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04B1BAA" w14:textId="77777777" w:rsidP="004068C1" w:rsidR="00A01179" w:rsidRDefault="00A01179">
      <w:pPr>
        <w:jc w:val="center"/>
        <w:rPr>
          <w:b/>
          <w:sz w:val="32"/>
          <w:szCs w:val="32"/>
          <w:u w:val="single"/>
        </w:rPr>
      </w:pPr>
      <w:bookmarkStart w:id="0" w:name="_GoBack"/>
      <w:bookmarkEnd w:id="0"/>
    </w:p>
    <w:p w14:paraId="757AFC1D" w14:textId="13618B7A" w:rsidP="004068C1" w:rsidR="00FE2258" w:rsidRDefault="00605A53" w:rsidRPr="00996B95">
      <w:pPr>
        <w:jc w:val="center"/>
        <w:rPr>
          <w:b/>
          <w:sz w:val="32"/>
          <w:szCs w:val="32"/>
          <w:u w:val="single"/>
        </w:rPr>
      </w:pPr>
      <w:r w:rsidRPr="00547634">
        <w:rPr>
          <w:b/>
          <w:sz w:val="32"/>
          <w:szCs w:val="32"/>
          <w:u w:val="single"/>
        </w:rPr>
        <w:t>AVENANT A</w:t>
      </w:r>
      <w:r>
        <w:rPr>
          <w:b/>
          <w:sz w:val="32"/>
          <w:szCs w:val="32"/>
          <w:u w:val="single"/>
        </w:rPr>
        <w:t xml:space="preserve"> L’</w:t>
      </w:r>
      <w:r w:rsidR="0073207F" w:rsidRPr="00996B95">
        <w:rPr>
          <w:b/>
          <w:sz w:val="32"/>
          <w:szCs w:val="32"/>
          <w:u w:val="single"/>
        </w:rPr>
        <w:t>ACCORD D’ENTREPRISE</w:t>
      </w:r>
    </w:p>
    <w:p w14:paraId="0A26E0EB" w14:textId="77777777" w:rsidP="004068C1" w:rsidR="00B141F2" w:rsidRDefault="0073207F" w:rsidRPr="00996B95">
      <w:pPr>
        <w:jc w:val="center"/>
        <w:rPr>
          <w:b/>
          <w:sz w:val="32"/>
          <w:szCs w:val="32"/>
          <w:u w:val="single"/>
        </w:rPr>
      </w:pPr>
      <w:r w:rsidRPr="00996B95">
        <w:rPr>
          <w:b/>
          <w:sz w:val="32"/>
          <w:szCs w:val="32"/>
          <w:u w:val="single"/>
        </w:rPr>
        <w:t>RELATIF A L’AMENAGEMENT DU TEMPS DE TRAVAIL</w:t>
      </w:r>
    </w:p>
    <w:p w14:paraId="108F5EEE" w14:textId="77777777" w:rsidP="00501605" w:rsidR="0073207F" w:rsidRDefault="0073207F" w:rsidRPr="00996B95">
      <w:pPr>
        <w:jc w:val="both"/>
      </w:pPr>
    </w:p>
    <w:p w14:paraId="673995D8" w14:textId="77777777" w:rsidP="00501605" w:rsidR="0073207F" w:rsidRDefault="0073207F" w:rsidRPr="00996B95">
      <w:pPr>
        <w:jc w:val="both"/>
      </w:pPr>
      <w:r w:rsidRPr="00996B95">
        <w:t>Entre les soussignés,</w:t>
      </w:r>
    </w:p>
    <w:p w14:paraId="273660F4" w14:textId="2FDA7617" w:rsidP="00501605" w:rsidR="00262ABE" w:rsidRDefault="00262ABE" w:rsidRPr="00066AEE">
      <w:pPr>
        <w:pStyle w:val="Paragraphedeliste"/>
        <w:numPr>
          <w:ilvl w:val="0"/>
          <w:numId w:val="3"/>
        </w:numPr>
        <w:jc w:val="both"/>
      </w:pPr>
      <w:r w:rsidRPr="00996B95">
        <w:t>L’</w:t>
      </w:r>
      <w:r w:rsidR="009A5F03" w:rsidRPr="00996B95">
        <w:t>Association Adapei86</w:t>
      </w:r>
      <w:r w:rsidR="004A1462" w:rsidRPr="00996B95">
        <w:t xml:space="preserve"> </w:t>
      </w:r>
      <w:r w:rsidR="00FE2258" w:rsidRPr="00996B95">
        <w:t>(</w:t>
      </w:r>
      <w:r w:rsidRPr="00996B95">
        <w:t>Association D</w:t>
      </w:r>
      <w:r w:rsidR="00FE2258" w:rsidRPr="00996B95">
        <w:t>épartementale d</w:t>
      </w:r>
      <w:r w:rsidRPr="00996B95">
        <w:t xml:space="preserve">es Amis et Parents </w:t>
      </w:r>
      <w:r w:rsidR="00FE2258" w:rsidRPr="00996B95">
        <w:t>de Personnes handicapées mentales</w:t>
      </w:r>
      <w:r w:rsidRPr="00996B95">
        <w:t>)</w:t>
      </w:r>
      <w:r w:rsidR="00FE2258" w:rsidRPr="00996B95">
        <w:t>, dont le siège social est situé à Saint Benoit – 11 avenue des grottes de Passe Lourdain – CS30023 – 86281</w:t>
      </w:r>
      <w:r w:rsidR="009A5F03" w:rsidRPr="00996B95">
        <w:t xml:space="preserve"> St BENOIT, représentée par </w:t>
      </w:r>
      <w:r w:rsidR="004A1982">
        <w:t>XXXXXX</w:t>
      </w:r>
      <w:r w:rsidR="00F05B6A" w:rsidRPr="00066AEE">
        <w:t xml:space="preserve">, agissant en qualité de </w:t>
      </w:r>
      <w:r w:rsidR="007D3E79">
        <w:t>XXXX</w:t>
      </w:r>
      <w:r w:rsidR="00F05B6A" w:rsidRPr="00066AEE">
        <w:t>,</w:t>
      </w:r>
    </w:p>
    <w:p w14:paraId="6C32302D" w14:textId="77777777" w:rsidP="00501605" w:rsidR="00FE2258" w:rsidRDefault="00FE2258" w:rsidRPr="00996B95">
      <w:pPr>
        <w:pStyle w:val="Paragraphedeliste"/>
        <w:ind w:left="1065"/>
        <w:jc w:val="both"/>
      </w:pPr>
      <w:r w:rsidRPr="00996B95">
        <w:tab/>
      </w:r>
      <w:r w:rsidRPr="00996B95">
        <w:tab/>
      </w:r>
      <w:r w:rsidRPr="00996B95">
        <w:tab/>
      </w:r>
      <w:r w:rsidRPr="00996B95">
        <w:tab/>
      </w:r>
      <w:r w:rsidRPr="00996B95">
        <w:tab/>
      </w:r>
      <w:r w:rsidRPr="00996B95">
        <w:tab/>
      </w:r>
      <w:r w:rsidRPr="00996B95">
        <w:tab/>
      </w:r>
      <w:r w:rsidRPr="00996B95">
        <w:tab/>
      </w:r>
      <w:r w:rsidRPr="00996B95">
        <w:tab/>
        <w:t>D’une part</w:t>
      </w:r>
    </w:p>
    <w:p w14:paraId="5C6F2FBF" w14:textId="77777777" w:rsidP="00501605" w:rsidR="0073207F" w:rsidRDefault="0073207F" w:rsidRPr="00996B95">
      <w:pPr>
        <w:pStyle w:val="Paragraphedeliste"/>
        <w:ind w:left="0"/>
        <w:jc w:val="both"/>
      </w:pPr>
      <w:r w:rsidRPr="00996B95">
        <w:t>Et,</w:t>
      </w:r>
    </w:p>
    <w:p w14:paraId="5F1AB0B3" w14:textId="68E083BF" w:rsidP="00A571A9" w:rsidR="004D5D5F" w:rsidRDefault="004D5D5F">
      <w:pPr>
        <w:pStyle w:val="Paragraphedeliste"/>
        <w:numPr>
          <w:ilvl w:val="0"/>
          <w:numId w:val="3"/>
        </w:numPr>
        <w:spacing w:after="0" w:line="240" w:lineRule="auto"/>
      </w:pPr>
      <w:r w:rsidRPr="004D5D5F">
        <w:t xml:space="preserve">L’organisation syndicale CGT </w:t>
      </w:r>
      <w:r w:rsidR="00FB5DEC">
        <w:t xml:space="preserve">représentée par </w:t>
      </w:r>
      <w:r w:rsidR="00715D91">
        <w:t>XXXX</w:t>
      </w:r>
    </w:p>
    <w:p w14:paraId="1DF9B97E" w14:textId="4D4F20EB" w:rsidP="004D5D5F" w:rsidR="004D5D5F" w:rsidRDefault="004D5D5F" w:rsidRPr="004D5D5F">
      <w:pPr>
        <w:pStyle w:val="Paragraphedeliste"/>
        <w:numPr>
          <w:ilvl w:val="0"/>
          <w:numId w:val="3"/>
        </w:numPr>
        <w:spacing w:after="0" w:line="240" w:lineRule="auto"/>
      </w:pPr>
      <w:r w:rsidRPr="004D5D5F">
        <w:t xml:space="preserve">L’organisation syndicale SUD représentée par </w:t>
      </w:r>
      <w:r w:rsidR="00715D91">
        <w:t>XXXX</w:t>
      </w:r>
    </w:p>
    <w:p w14:paraId="104DD0EC" w14:textId="77777777" w:rsidP="00501605" w:rsidR="00FE2258" w:rsidRDefault="00FE2258" w:rsidRPr="00996B95">
      <w:pPr>
        <w:pStyle w:val="Paragraphedeliste"/>
        <w:ind w:left="0"/>
        <w:jc w:val="both"/>
      </w:pPr>
    </w:p>
    <w:p w14:paraId="14549F6A" w14:textId="77777777" w:rsidP="00501605" w:rsidR="00FE2258" w:rsidRDefault="00FE2258" w:rsidRPr="00996B95">
      <w:pPr>
        <w:pStyle w:val="Paragraphedeliste"/>
        <w:ind w:left="0"/>
        <w:jc w:val="both"/>
      </w:pPr>
      <w:r w:rsidRPr="00996B95">
        <w:tab/>
      </w:r>
      <w:r w:rsidRPr="00996B95">
        <w:tab/>
      </w:r>
      <w:r w:rsidRPr="00996B95">
        <w:tab/>
      </w:r>
      <w:r w:rsidRPr="00996B95">
        <w:tab/>
      </w:r>
      <w:r w:rsidRPr="00996B95">
        <w:tab/>
      </w:r>
      <w:r w:rsidRPr="00996B95">
        <w:tab/>
      </w:r>
      <w:r w:rsidRPr="00996B95">
        <w:tab/>
      </w:r>
      <w:r w:rsidRPr="00996B95">
        <w:tab/>
      </w:r>
      <w:r w:rsidRPr="00996B95">
        <w:tab/>
      </w:r>
      <w:r w:rsidRPr="00996B95">
        <w:tab/>
        <w:t>D’autre part,</w:t>
      </w:r>
    </w:p>
    <w:p w14:paraId="0D746965" w14:textId="77777777" w:rsidP="00A01179" w:rsidR="00FE2258" w:rsidRDefault="00A01179" w:rsidRPr="00996B95">
      <w:pPr>
        <w:pStyle w:val="Paragraphedeliste"/>
        <w:tabs>
          <w:tab w:pos="6543" w:val="left"/>
        </w:tabs>
        <w:ind w:left="0"/>
        <w:jc w:val="both"/>
      </w:pPr>
      <w:r>
        <w:tab/>
      </w:r>
    </w:p>
    <w:p w14:paraId="45FC10E5" w14:textId="77777777" w:rsidP="00501605" w:rsidR="0073207F" w:rsidRDefault="0073207F" w:rsidRPr="00996B95">
      <w:pPr>
        <w:jc w:val="both"/>
      </w:pPr>
      <w:r w:rsidRPr="00996B95">
        <w:t>Il est convenu et arrêté ce qui suit :</w:t>
      </w:r>
    </w:p>
    <w:p w14:paraId="72210CC9" w14:textId="77777777" w:rsidR="002F5533" w:rsidRDefault="002F5533" w:rsidRPr="00996B95">
      <w:r w:rsidRPr="00996B95">
        <w:br w:type="page"/>
      </w:r>
    </w:p>
    <w:sdt>
      <w:sdtPr>
        <w:rPr>
          <w:rFonts w:asciiTheme="minorHAnsi" w:cstheme="minorBidi" w:eastAsiaTheme="minorHAnsi" w:hAnsiTheme="minorHAnsi"/>
          <w:b w:val="0"/>
          <w:bCs w:val="0"/>
          <w:color w:val="auto"/>
          <w:sz w:val="22"/>
          <w:szCs w:val="22"/>
          <w:lang w:eastAsia="en-US"/>
        </w:rPr>
        <w:id w:val="-1831588243"/>
        <w:docPartObj>
          <w:docPartGallery w:val="Table of Contents"/>
          <w:docPartUnique/>
        </w:docPartObj>
      </w:sdtPr>
      <w:sdtEndPr/>
      <w:sdtContent>
        <w:p w14:paraId="78F474ED" w14:textId="77777777" w:rsidR="002F5533" w:rsidRDefault="002F5533" w:rsidRPr="00996B95">
          <w:pPr>
            <w:pStyle w:val="En-ttedetabledesmatires"/>
            <w:rPr>
              <w:rFonts w:asciiTheme="minorHAnsi" w:hAnsiTheme="minorHAnsi"/>
            </w:rPr>
          </w:pPr>
          <w:r w:rsidRPr="00996B95">
            <w:rPr>
              <w:rFonts w:asciiTheme="minorHAnsi" w:hAnsiTheme="minorHAnsi"/>
            </w:rPr>
            <w:t>Contenu</w:t>
          </w:r>
        </w:p>
        <w:p w14:paraId="512912A9" w14:textId="327B5641" w:rsidR="006A58C5" w:rsidRDefault="002F5533">
          <w:pPr>
            <w:pStyle w:val="TM1"/>
            <w:tabs>
              <w:tab w:leader="dot" w:pos="9062" w:val="right"/>
            </w:tabs>
            <w:rPr>
              <w:rFonts w:eastAsiaTheme="minorEastAsia"/>
              <w:noProof/>
              <w:lang w:eastAsia="fr-FR"/>
            </w:rPr>
          </w:pPr>
          <w:r w:rsidRPr="00996B95">
            <w:fldChar w:fldCharType="begin"/>
          </w:r>
          <w:r w:rsidRPr="00996B95">
            <w:instrText xml:space="preserve"> TOC \o "1-3" \h \z \u </w:instrText>
          </w:r>
          <w:r w:rsidRPr="00996B95">
            <w:fldChar w:fldCharType="separate"/>
          </w:r>
          <w:hyperlink w:anchor="_Toc134698123" w:history="1">
            <w:r w:rsidR="006A58C5" w:rsidRPr="00641501">
              <w:rPr>
                <w:rStyle w:val="Lienhypertexte"/>
                <w:noProof/>
              </w:rPr>
              <w:t>Préambule</w:t>
            </w:r>
            <w:r w:rsidR="006A58C5">
              <w:rPr>
                <w:noProof/>
                <w:webHidden/>
              </w:rPr>
              <w:tab/>
            </w:r>
            <w:r w:rsidR="006A58C5">
              <w:rPr>
                <w:noProof/>
                <w:webHidden/>
              </w:rPr>
              <w:fldChar w:fldCharType="begin"/>
            </w:r>
            <w:r w:rsidR="006A58C5">
              <w:rPr>
                <w:noProof/>
                <w:webHidden/>
              </w:rPr>
              <w:instrText xml:space="preserve"> PAGEREF _Toc134698123 \h </w:instrText>
            </w:r>
            <w:r w:rsidR="006A58C5">
              <w:rPr>
                <w:noProof/>
                <w:webHidden/>
              </w:rPr>
            </w:r>
            <w:r w:rsidR="006A58C5">
              <w:rPr>
                <w:noProof/>
                <w:webHidden/>
              </w:rPr>
              <w:fldChar w:fldCharType="separate"/>
            </w:r>
            <w:r w:rsidR="00497374">
              <w:rPr>
                <w:noProof/>
                <w:webHidden/>
              </w:rPr>
              <w:t>4</w:t>
            </w:r>
            <w:r w:rsidR="006A58C5">
              <w:rPr>
                <w:noProof/>
                <w:webHidden/>
              </w:rPr>
              <w:fldChar w:fldCharType="end"/>
            </w:r>
          </w:hyperlink>
        </w:p>
        <w:p w14:paraId="2FBDCB2A" w14:textId="3766CDB9" w:rsidR="006A58C5" w:rsidRDefault="00497374">
          <w:pPr>
            <w:pStyle w:val="TM1"/>
            <w:tabs>
              <w:tab w:leader="dot" w:pos="9062" w:val="right"/>
            </w:tabs>
            <w:rPr>
              <w:rFonts w:eastAsiaTheme="minorEastAsia"/>
              <w:noProof/>
              <w:lang w:eastAsia="fr-FR"/>
            </w:rPr>
          </w:pPr>
          <w:hyperlink w:anchor="_Toc134698124" w:history="1">
            <w:r w:rsidR="006A58C5" w:rsidRPr="00641501">
              <w:rPr>
                <w:rStyle w:val="Lienhypertexte"/>
                <w:noProof/>
              </w:rPr>
              <w:t>Article 1 – DISPOSITIONS GENERALES</w:t>
            </w:r>
            <w:r w:rsidR="006A58C5">
              <w:rPr>
                <w:noProof/>
                <w:webHidden/>
              </w:rPr>
              <w:tab/>
            </w:r>
            <w:r w:rsidR="006A58C5">
              <w:rPr>
                <w:noProof/>
                <w:webHidden/>
              </w:rPr>
              <w:fldChar w:fldCharType="begin"/>
            </w:r>
            <w:r w:rsidR="006A58C5">
              <w:rPr>
                <w:noProof/>
                <w:webHidden/>
              </w:rPr>
              <w:instrText xml:space="preserve"> PAGEREF _Toc134698124 \h </w:instrText>
            </w:r>
            <w:r w:rsidR="006A58C5">
              <w:rPr>
                <w:noProof/>
                <w:webHidden/>
              </w:rPr>
            </w:r>
            <w:r w:rsidR="006A58C5">
              <w:rPr>
                <w:noProof/>
                <w:webHidden/>
              </w:rPr>
              <w:fldChar w:fldCharType="separate"/>
            </w:r>
            <w:r>
              <w:rPr>
                <w:noProof/>
                <w:webHidden/>
              </w:rPr>
              <w:t>4</w:t>
            </w:r>
            <w:r w:rsidR="006A58C5">
              <w:rPr>
                <w:noProof/>
                <w:webHidden/>
              </w:rPr>
              <w:fldChar w:fldCharType="end"/>
            </w:r>
          </w:hyperlink>
        </w:p>
        <w:p w14:paraId="1F27E812" w14:textId="53BCDBEA" w:rsidR="006A58C5" w:rsidRDefault="00497374">
          <w:pPr>
            <w:pStyle w:val="TM2"/>
            <w:tabs>
              <w:tab w:leader="dot" w:pos="9062" w:val="right"/>
            </w:tabs>
            <w:rPr>
              <w:rFonts w:eastAsiaTheme="minorEastAsia"/>
              <w:noProof/>
              <w:lang w:eastAsia="fr-FR"/>
            </w:rPr>
          </w:pPr>
          <w:hyperlink w:anchor="_Toc134698125" w:history="1">
            <w:r w:rsidR="006A58C5" w:rsidRPr="00641501">
              <w:rPr>
                <w:rStyle w:val="Lienhypertexte"/>
                <w:noProof/>
              </w:rPr>
              <w:t>1 – 1 – Cadre juridique</w:t>
            </w:r>
            <w:r w:rsidR="006A58C5">
              <w:rPr>
                <w:noProof/>
                <w:webHidden/>
              </w:rPr>
              <w:tab/>
            </w:r>
            <w:r w:rsidR="006A58C5">
              <w:rPr>
                <w:noProof/>
                <w:webHidden/>
              </w:rPr>
              <w:fldChar w:fldCharType="begin"/>
            </w:r>
            <w:r w:rsidR="006A58C5">
              <w:rPr>
                <w:noProof/>
                <w:webHidden/>
              </w:rPr>
              <w:instrText xml:space="preserve"> PAGEREF _Toc134698125 \h </w:instrText>
            </w:r>
            <w:r w:rsidR="006A58C5">
              <w:rPr>
                <w:noProof/>
                <w:webHidden/>
              </w:rPr>
            </w:r>
            <w:r w:rsidR="006A58C5">
              <w:rPr>
                <w:noProof/>
                <w:webHidden/>
              </w:rPr>
              <w:fldChar w:fldCharType="separate"/>
            </w:r>
            <w:r>
              <w:rPr>
                <w:noProof/>
                <w:webHidden/>
              </w:rPr>
              <w:t>4</w:t>
            </w:r>
            <w:r w:rsidR="006A58C5">
              <w:rPr>
                <w:noProof/>
                <w:webHidden/>
              </w:rPr>
              <w:fldChar w:fldCharType="end"/>
            </w:r>
          </w:hyperlink>
        </w:p>
        <w:p w14:paraId="58FEBDE6" w14:textId="2B0BC2B6" w:rsidR="006A58C5" w:rsidRDefault="00497374">
          <w:pPr>
            <w:pStyle w:val="TM2"/>
            <w:tabs>
              <w:tab w:leader="dot" w:pos="9062" w:val="right"/>
            </w:tabs>
            <w:rPr>
              <w:rFonts w:eastAsiaTheme="minorEastAsia"/>
              <w:noProof/>
              <w:lang w:eastAsia="fr-FR"/>
            </w:rPr>
          </w:pPr>
          <w:hyperlink w:anchor="_Toc134698126" w:history="1">
            <w:r w:rsidR="006A58C5" w:rsidRPr="00641501">
              <w:rPr>
                <w:rStyle w:val="Lienhypertexte"/>
                <w:noProof/>
              </w:rPr>
              <w:t>1 – 2 – Champ d’application</w:t>
            </w:r>
            <w:r w:rsidR="006A58C5">
              <w:rPr>
                <w:noProof/>
                <w:webHidden/>
              </w:rPr>
              <w:tab/>
            </w:r>
            <w:r w:rsidR="006A58C5">
              <w:rPr>
                <w:noProof/>
                <w:webHidden/>
              </w:rPr>
              <w:fldChar w:fldCharType="begin"/>
            </w:r>
            <w:r w:rsidR="006A58C5">
              <w:rPr>
                <w:noProof/>
                <w:webHidden/>
              </w:rPr>
              <w:instrText xml:space="preserve"> PAGEREF _Toc134698126 \h </w:instrText>
            </w:r>
            <w:r w:rsidR="006A58C5">
              <w:rPr>
                <w:noProof/>
                <w:webHidden/>
              </w:rPr>
            </w:r>
            <w:r w:rsidR="006A58C5">
              <w:rPr>
                <w:noProof/>
                <w:webHidden/>
              </w:rPr>
              <w:fldChar w:fldCharType="separate"/>
            </w:r>
            <w:r>
              <w:rPr>
                <w:noProof/>
                <w:webHidden/>
              </w:rPr>
              <w:t>4</w:t>
            </w:r>
            <w:r w:rsidR="006A58C5">
              <w:rPr>
                <w:noProof/>
                <w:webHidden/>
              </w:rPr>
              <w:fldChar w:fldCharType="end"/>
            </w:r>
          </w:hyperlink>
        </w:p>
        <w:p w14:paraId="3FC805B5" w14:textId="240272A1" w:rsidR="006A58C5" w:rsidRDefault="00497374">
          <w:pPr>
            <w:pStyle w:val="TM1"/>
            <w:tabs>
              <w:tab w:leader="dot" w:pos="9062" w:val="right"/>
            </w:tabs>
            <w:rPr>
              <w:rFonts w:eastAsiaTheme="minorEastAsia"/>
              <w:noProof/>
              <w:lang w:eastAsia="fr-FR"/>
            </w:rPr>
          </w:pPr>
          <w:hyperlink w:anchor="_Toc134698127" w:history="1">
            <w:r w:rsidR="006A58C5" w:rsidRPr="00641501">
              <w:rPr>
                <w:rStyle w:val="Lienhypertexte"/>
                <w:noProof/>
              </w:rPr>
              <w:t>Article 2 – DUREE DU TRAVAIL</w:t>
            </w:r>
            <w:r w:rsidR="006A58C5">
              <w:rPr>
                <w:noProof/>
                <w:webHidden/>
              </w:rPr>
              <w:tab/>
            </w:r>
            <w:r w:rsidR="006A58C5">
              <w:rPr>
                <w:noProof/>
                <w:webHidden/>
              </w:rPr>
              <w:fldChar w:fldCharType="begin"/>
            </w:r>
            <w:r w:rsidR="006A58C5">
              <w:rPr>
                <w:noProof/>
                <w:webHidden/>
              </w:rPr>
              <w:instrText xml:space="preserve"> PAGEREF _Toc134698127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778FD2D5" w14:textId="1338E48A" w:rsidR="006A58C5" w:rsidRDefault="00497374">
          <w:pPr>
            <w:pStyle w:val="TM2"/>
            <w:tabs>
              <w:tab w:leader="dot" w:pos="9062" w:val="right"/>
            </w:tabs>
            <w:rPr>
              <w:rFonts w:eastAsiaTheme="minorEastAsia"/>
              <w:noProof/>
              <w:lang w:eastAsia="fr-FR"/>
            </w:rPr>
          </w:pPr>
          <w:hyperlink w:anchor="_Toc134698128" w:history="1">
            <w:r w:rsidR="006A58C5" w:rsidRPr="00641501">
              <w:rPr>
                <w:rStyle w:val="Lienhypertexte"/>
                <w:noProof/>
              </w:rPr>
              <w:t>2 – 1 – Durée moyenne de travail</w:t>
            </w:r>
            <w:r w:rsidR="006A58C5">
              <w:rPr>
                <w:noProof/>
                <w:webHidden/>
              </w:rPr>
              <w:tab/>
            </w:r>
            <w:r w:rsidR="006A58C5">
              <w:rPr>
                <w:noProof/>
                <w:webHidden/>
              </w:rPr>
              <w:fldChar w:fldCharType="begin"/>
            </w:r>
            <w:r w:rsidR="006A58C5">
              <w:rPr>
                <w:noProof/>
                <w:webHidden/>
              </w:rPr>
              <w:instrText xml:space="preserve"> PAGEREF _Toc134698128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63982CAA" w14:textId="218F11FB" w:rsidR="006A58C5" w:rsidRDefault="00497374">
          <w:pPr>
            <w:pStyle w:val="TM2"/>
            <w:tabs>
              <w:tab w:leader="dot" w:pos="9062" w:val="right"/>
            </w:tabs>
            <w:rPr>
              <w:rFonts w:eastAsiaTheme="minorEastAsia"/>
              <w:noProof/>
              <w:lang w:eastAsia="fr-FR"/>
            </w:rPr>
          </w:pPr>
          <w:hyperlink w:anchor="_Toc134698129" w:history="1">
            <w:r w:rsidR="006A58C5" w:rsidRPr="00641501">
              <w:rPr>
                <w:rStyle w:val="Lienhypertexte"/>
                <w:noProof/>
              </w:rPr>
              <w:t>2 – 2 – Durée annuelle</w:t>
            </w:r>
            <w:r w:rsidR="006A58C5">
              <w:rPr>
                <w:noProof/>
                <w:webHidden/>
              </w:rPr>
              <w:tab/>
            </w:r>
            <w:r w:rsidR="006A58C5">
              <w:rPr>
                <w:noProof/>
                <w:webHidden/>
              </w:rPr>
              <w:fldChar w:fldCharType="begin"/>
            </w:r>
            <w:r w:rsidR="006A58C5">
              <w:rPr>
                <w:noProof/>
                <w:webHidden/>
              </w:rPr>
              <w:instrText xml:space="preserve"> PAGEREF _Toc134698129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5FF65630" w14:textId="1DC0FBF7" w:rsidR="006A58C5" w:rsidRDefault="00497374">
          <w:pPr>
            <w:pStyle w:val="TM2"/>
            <w:tabs>
              <w:tab w:leader="dot" w:pos="9062" w:val="right"/>
            </w:tabs>
            <w:rPr>
              <w:rFonts w:eastAsiaTheme="minorEastAsia"/>
              <w:noProof/>
              <w:lang w:eastAsia="fr-FR"/>
            </w:rPr>
          </w:pPr>
          <w:hyperlink w:anchor="_Toc134698130" w:history="1">
            <w:r w:rsidR="006A58C5" w:rsidRPr="00641501">
              <w:rPr>
                <w:rStyle w:val="Lienhypertexte"/>
                <w:noProof/>
              </w:rPr>
              <w:t>2 – 3 – Limites à la durée du travail</w:t>
            </w:r>
            <w:r w:rsidR="006A58C5">
              <w:rPr>
                <w:noProof/>
                <w:webHidden/>
              </w:rPr>
              <w:tab/>
            </w:r>
            <w:r w:rsidR="006A58C5">
              <w:rPr>
                <w:noProof/>
                <w:webHidden/>
              </w:rPr>
              <w:fldChar w:fldCharType="begin"/>
            </w:r>
            <w:r w:rsidR="006A58C5">
              <w:rPr>
                <w:noProof/>
                <w:webHidden/>
              </w:rPr>
              <w:instrText xml:space="preserve"> PAGEREF _Toc134698130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085566E0" w14:textId="77D79449" w:rsidR="006A58C5" w:rsidRDefault="00497374">
          <w:pPr>
            <w:pStyle w:val="TM1"/>
            <w:tabs>
              <w:tab w:leader="dot" w:pos="9062" w:val="right"/>
            </w:tabs>
            <w:rPr>
              <w:rFonts w:eastAsiaTheme="minorEastAsia"/>
              <w:noProof/>
              <w:lang w:eastAsia="fr-FR"/>
            </w:rPr>
          </w:pPr>
          <w:hyperlink w:anchor="_Toc134698131" w:history="1">
            <w:r w:rsidR="006A58C5" w:rsidRPr="00641501">
              <w:rPr>
                <w:rStyle w:val="Lienhypertexte"/>
                <w:noProof/>
              </w:rPr>
              <w:t>Article 3 – AMENAGEMENT DU TEMPS DE TRAVAIL</w:t>
            </w:r>
            <w:r w:rsidR="006A58C5">
              <w:rPr>
                <w:noProof/>
                <w:webHidden/>
              </w:rPr>
              <w:tab/>
            </w:r>
            <w:r w:rsidR="006A58C5">
              <w:rPr>
                <w:noProof/>
                <w:webHidden/>
              </w:rPr>
              <w:fldChar w:fldCharType="begin"/>
            </w:r>
            <w:r w:rsidR="006A58C5">
              <w:rPr>
                <w:noProof/>
                <w:webHidden/>
              </w:rPr>
              <w:instrText xml:space="preserve"> PAGEREF _Toc134698131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4F586761" w14:textId="2BBFFD71" w:rsidR="006A58C5" w:rsidRDefault="00497374">
          <w:pPr>
            <w:pStyle w:val="TM2"/>
            <w:tabs>
              <w:tab w:leader="dot" w:pos="9062" w:val="right"/>
            </w:tabs>
            <w:rPr>
              <w:rFonts w:eastAsiaTheme="minorEastAsia"/>
              <w:noProof/>
              <w:lang w:eastAsia="fr-FR"/>
            </w:rPr>
          </w:pPr>
          <w:hyperlink w:anchor="_Toc134698132" w:history="1">
            <w:r w:rsidR="006A58C5" w:rsidRPr="00641501">
              <w:rPr>
                <w:rStyle w:val="Lienhypertexte"/>
                <w:noProof/>
              </w:rPr>
              <w:t>3 – 1 – Répartition dans un cadre hebdomadaire</w:t>
            </w:r>
            <w:r w:rsidR="006A58C5">
              <w:rPr>
                <w:noProof/>
                <w:webHidden/>
              </w:rPr>
              <w:tab/>
            </w:r>
            <w:r w:rsidR="006A58C5">
              <w:rPr>
                <w:noProof/>
                <w:webHidden/>
              </w:rPr>
              <w:fldChar w:fldCharType="begin"/>
            </w:r>
            <w:r w:rsidR="006A58C5">
              <w:rPr>
                <w:noProof/>
                <w:webHidden/>
              </w:rPr>
              <w:instrText xml:space="preserve"> PAGEREF _Toc134698132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0D82E36F" w14:textId="369F9E65" w:rsidR="006A58C5" w:rsidRDefault="00497374">
          <w:pPr>
            <w:pStyle w:val="TM2"/>
            <w:tabs>
              <w:tab w:leader="dot" w:pos="9062" w:val="right"/>
            </w:tabs>
            <w:rPr>
              <w:rFonts w:eastAsiaTheme="minorEastAsia"/>
              <w:noProof/>
              <w:lang w:eastAsia="fr-FR"/>
            </w:rPr>
          </w:pPr>
          <w:hyperlink w:anchor="_Toc134698133" w:history="1">
            <w:r w:rsidR="006A58C5" w:rsidRPr="00641501">
              <w:rPr>
                <w:rStyle w:val="Lienhypertexte"/>
                <w:noProof/>
              </w:rPr>
              <w:t>3 – 2 – Répartition dans un cadre annuel</w:t>
            </w:r>
            <w:r w:rsidR="006A58C5">
              <w:rPr>
                <w:noProof/>
                <w:webHidden/>
              </w:rPr>
              <w:tab/>
            </w:r>
            <w:r w:rsidR="006A58C5">
              <w:rPr>
                <w:noProof/>
                <w:webHidden/>
              </w:rPr>
              <w:fldChar w:fldCharType="begin"/>
            </w:r>
            <w:r w:rsidR="006A58C5">
              <w:rPr>
                <w:noProof/>
                <w:webHidden/>
              </w:rPr>
              <w:instrText xml:space="preserve"> PAGEREF _Toc134698133 \h </w:instrText>
            </w:r>
            <w:r w:rsidR="006A58C5">
              <w:rPr>
                <w:noProof/>
                <w:webHidden/>
              </w:rPr>
            </w:r>
            <w:r w:rsidR="006A58C5">
              <w:rPr>
                <w:noProof/>
                <w:webHidden/>
              </w:rPr>
              <w:fldChar w:fldCharType="separate"/>
            </w:r>
            <w:r>
              <w:rPr>
                <w:noProof/>
                <w:webHidden/>
              </w:rPr>
              <w:t>5</w:t>
            </w:r>
            <w:r w:rsidR="006A58C5">
              <w:rPr>
                <w:noProof/>
                <w:webHidden/>
              </w:rPr>
              <w:fldChar w:fldCharType="end"/>
            </w:r>
          </w:hyperlink>
        </w:p>
        <w:p w14:paraId="715BE214" w14:textId="383F91FE" w:rsidR="006A58C5" w:rsidRDefault="00497374">
          <w:pPr>
            <w:pStyle w:val="TM3"/>
            <w:tabs>
              <w:tab w:leader="dot" w:pos="9062" w:val="right"/>
            </w:tabs>
            <w:rPr>
              <w:rFonts w:eastAsiaTheme="minorEastAsia"/>
              <w:noProof/>
              <w:lang w:eastAsia="fr-FR"/>
            </w:rPr>
          </w:pPr>
          <w:hyperlink w:anchor="_Toc134698134" w:history="1">
            <w:r w:rsidR="006A58C5" w:rsidRPr="00641501">
              <w:rPr>
                <w:rStyle w:val="Lienhypertexte"/>
                <w:noProof/>
              </w:rPr>
              <w:t>3 – 2 – 1 – Programmation annuelle par roulement de 1 à.6 semaines maximum, pouvant aller jusqu’à 12 semaines à titre exceptionnel.</w:t>
            </w:r>
            <w:r w:rsidR="006A58C5">
              <w:rPr>
                <w:noProof/>
                <w:webHidden/>
              </w:rPr>
              <w:tab/>
            </w:r>
            <w:r w:rsidR="006A58C5">
              <w:rPr>
                <w:noProof/>
                <w:webHidden/>
              </w:rPr>
              <w:fldChar w:fldCharType="begin"/>
            </w:r>
            <w:r w:rsidR="006A58C5">
              <w:rPr>
                <w:noProof/>
                <w:webHidden/>
              </w:rPr>
              <w:instrText xml:space="preserve"> PAGEREF _Toc134698134 \h </w:instrText>
            </w:r>
            <w:r w:rsidR="006A58C5">
              <w:rPr>
                <w:noProof/>
                <w:webHidden/>
              </w:rPr>
            </w:r>
            <w:r w:rsidR="006A58C5">
              <w:rPr>
                <w:noProof/>
                <w:webHidden/>
              </w:rPr>
              <w:fldChar w:fldCharType="separate"/>
            </w:r>
            <w:r>
              <w:rPr>
                <w:noProof/>
                <w:webHidden/>
              </w:rPr>
              <w:t>6</w:t>
            </w:r>
            <w:r w:rsidR="006A58C5">
              <w:rPr>
                <w:noProof/>
                <w:webHidden/>
              </w:rPr>
              <w:fldChar w:fldCharType="end"/>
            </w:r>
          </w:hyperlink>
        </w:p>
        <w:p w14:paraId="6CFD016A" w14:textId="52A9808D" w:rsidR="006A58C5" w:rsidRDefault="00497374">
          <w:pPr>
            <w:pStyle w:val="TM3"/>
            <w:tabs>
              <w:tab w:leader="dot" w:pos="9062" w:val="right"/>
            </w:tabs>
            <w:rPr>
              <w:rFonts w:eastAsiaTheme="minorEastAsia"/>
              <w:noProof/>
              <w:lang w:eastAsia="fr-FR"/>
            </w:rPr>
          </w:pPr>
          <w:hyperlink w:anchor="_Toc134698135" w:history="1">
            <w:r w:rsidR="006A58C5" w:rsidRPr="00641501">
              <w:rPr>
                <w:rStyle w:val="Lienhypertexte"/>
                <w:noProof/>
              </w:rPr>
              <w:t>3 – 2 – 2 – Programmation de la durée de travail dans une période annuelle</w:t>
            </w:r>
            <w:r w:rsidR="006A58C5">
              <w:rPr>
                <w:noProof/>
                <w:webHidden/>
              </w:rPr>
              <w:tab/>
            </w:r>
            <w:r w:rsidR="006A58C5">
              <w:rPr>
                <w:noProof/>
                <w:webHidden/>
              </w:rPr>
              <w:fldChar w:fldCharType="begin"/>
            </w:r>
            <w:r w:rsidR="006A58C5">
              <w:rPr>
                <w:noProof/>
                <w:webHidden/>
              </w:rPr>
              <w:instrText xml:space="preserve"> PAGEREF _Toc134698135 \h </w:instrText>
            </w:r>
            <w:r w:rsidR="006A58C5">
              <w:rPr>
                <w:noProof/>
                <w:webHidden/>
              </w:rPr>
            </w:r>
            <w:r w:rsidR="006A58C5">
              <w:rPr>
                <w:noProof/>
                <w:webHidden/>
              </w:rPr>
              <w:fldChar w:fldCharType="separate"/>
            </w:r>
            <w:r>
              <w:rPr>
                <w:noProof/>
                <w:webHidden/>
              </w:rPr>
              <w:t>8</w:t>
            </w:r>
            <w:r w:rsidR="006A58C5">
              <w:rPr>
                <w:noProof/>
                <w:webHidden/>
              </w:rPr>
              <w:fldChar w:fldCharType="end"/>
            </w:r>
          </w:hyperlink>
        </w:p>
        <w:p w14:paraId="412C2BEE" w14:textId="0CF6DE36" w:rsidR="006A58C5" w:rsidRDefault="00497374">
          <w:pPr>
            <w:pStyle w:val="TM2"/>
            <w:tabs>
              <w:tab w:leader="dot" w:pos="9062" w:val="right"/>
            </w:tabs>
            <w:rPr>
              <w:rFonts w:eastAsiaTheme="minorEastAsia"/>
              <w:noProof/>
              <w:lang w:eastAsia="fr-FR"/>
            </w:rPr>
          </w:pPr>
          <w:hyperlink w:anchor="_Toc134698136" w:history="1">
            <w:r w:rsidR="006A58C5" w:rsidRPr="00641501">
              <w:rPr>
                <w:rStyle w:val="Lienhypertexte"/>
                <w:noProof/>
              </w:rPr>
              <w:t>3 – 3 – Rémunération et Gestion du Temps</w:t>
            </w:r>
            <w:r w:rsidR="006A58C5">
              <w:rPr>
                <w:noProof/>
                <w:webHidden/>
              </w:rPr>
              <w:tab/>
            </w:r>
            <w:r w:rsidR="006A58C5">
              <w:rPr>
                <w:noProof/>
                <w:webHidden/>
              </w:rPr>
              <w:fldChar w:fldCharType="begin"/>
            </w:r>
            <w:r w:rsidR="006A58C5">
              <w:rPr>
                <w:noProof/>
                <w:webHidden/>
              </w:rPr>
              <w:instrText xml:space="preserve"> PAGEREF _Toc134698136 \h </w:instrText>
            </w:r>
            <w:r w:rsidR="006A58C5">
              <w:rPr>
                <w:noProof/>
                <w:webHidden/>
              </w:rPr>
            </w:r>
            <w:r w:rsidR="006A58C5">
              <w:rPr>
                <w:noProof/>
                <w:webHidden/>
              </w:rPr>
              <w:fldChar w:fldCharType="separate"/>
            </w:r>
            <w:r>
              <w:rPr>
                <w:noProof/>
                <w:webHidden/>
              </w:rPr>
              <w:t>10</w:t>
            </w:r>
            <w:r w:rsidR="006A58C5">
              <w:rPr>
                <w:noProof/>
                <w:webHidden/>
              </w:rPr>
              <w:fldChar w:fldCharType="end"/>
            </w:r>
          </w:hyperlink>
        </w:p>
        <w:p w14:paraId="569E1D01" w14:textId="1A212FE4" w:rsidR="006A58C5" w:rsidRDefault="00497374">
          <w:pPr>
            <w:pStyle w:val="TM2"/>
            <w:tabs>
              <w:tab w:leader="dot" w:pos="9062" w:val="right"/>
            </w:tabs>
            <w:rPr>
              <w:rFonts w:eastAsiaTheme="minorEastAsia"/>
              <w:noProof/>
              <w:lang w:eastAsia="fr-FR"/>
            </w:rPr>
          </w:pPr>
          <w:hyperlink w:anchor="_Toc134698137" w:history="1">
            <w:r w:rsidR="006A58C5" w:rsidRPr="00641501">
              <w:rPr>
                <w:rStyle w:val="Lienhypertexte"/>
                <w:noProof/>
              </w:rPr>
              <w:t>3 – 4 – Heures supplémentaires</w:t>
            </w:r>
            <w:r w:rsidR="006A58C5">
              <w:rPr>
                <w:noProof/>
                <w:webHidden/>
              </w:rPr>
              <w:tab/>
            </w:r>
            <w:r w:rsidR="006A58C5">
              <w:rPr>
                <w:noProof/>
                <w:webHidden/>
              </w:rPr>
              <w:fldChar w:fldCharType="begin"/>
            </w:r>
            <w:r w:rsidR="006A58C5">
              <w:rPr>
                <w:noProof/>
                <w:webHidden/>
              </w:rPr>
              <w:instrText xml:space="preserve"> PAGEREF _Toc134698137 \h </w:instrText>
            </w:r>
            <w:r w:rsidR="006A58C5">
              <w:rPr>
                <w:noProof/>
                <w:webHidden/>
              </w:rPr>
            </w:r>
            <w:r w:rsidR="006A58C5">
              <w:rPr>
                <w:noProof/>
                <w:webHidden/>
              </w:rPr>
              <w:fldChar w:fldCharType="separate"/>
            </w:r>
            <w:r>
              <w:rPr>
                <w:noProof/>
                <w:webHidden/>
              </w:rPr>
              <w:t>10</w:t>
            </w:r>
            <w:r w:rsidR="006A58C5">
              <w:rPr>
                <w:noProof/>
                <w:webHidden/>
              </w:rPr>
              <w:fldChar w:fldCharType="end"/>
            </w:r>
          </w:hyperlink>
        </w:p>
        <w:p w14:paraId="0ACB9D83" w14:textId="092F5CD5" w:rsidR="006A58C5" w:rsidRDefault="00497374">
          <w:pPr>
            <w:pStyle w:val="TM2"/>
            <w:tabs>
              <w:tab w:leader="dot" w:pos="9062" w:val="right"/>
            </w:tabs>
            <w:rPr>
              <w:rFonts w:eastAsiaTheme="minorEastAsia"/>
              <w:noProof/>
              <w:lang w:eastAsia="fr-FR"/>
            </w:rPr>
          </w:pPr>
          <w:hyperlink w:anchor="_Toc134698138" w:history="1">
            <w:r w:rsidR="006A58C5" w:rsidRPr="00641501">
              <w:rPr>
                <w:rStyle w:val="Lienhypertexte"/>
                <w:noProof/>
              </w:rPr>
              <w:t>3 – 5 – Délai de prévenance</w:t>
            </w:r>
            <w:r w:rsidR="006A58C5">
              <w:rPr>
                <w:noProof/>
                <w:webHidden/>
              </w:rPr>
              <w:tab/>
            </w:r>
            <w:r w:rsidR="006A58C5">
              <w:rPr>
                <w:noProof/>
                <w:webHidden/>
              </w:rPr>
              <w:fldChar w:fldCharType="begin"/>
            </w:r>
            <w:r w:rsidR="006A58C5">
              <w:rPr>
                <w:noProof/>
                <w:webHidden/>
              </w:rPr>
              <w:instrText xml:space="preserve"> PAGEREF _Toc134698138 \h </w:instrText>
            </w:r>
            <w:r w:rsidR="006A58C5">
              <w:rPr>
                <w:noProof/>
                <w:webHidden/>
              </w:rPr>
            </w:r>
            <w:r w:rsidR="006A58C5">
              <w:rPr>
                <w:noProof/>
                <w:webHidden/>
              </w:rPr>
              <w:fldChar w:fldCharType="separate"/>
            </w:r>
            <w:r>
              <w:rPr>
                <w:noProof/>
                <w:webHidden/>
              </w:rPr>
              <w:t>11</w:t>
            </w:r>
            <w:r w:rsidR="006A58C5">
              <w:rPr>
                <w:noProof/>
                <w:webHidden/>
              </w:rPr>
              <w:fldChar w:fldCharType="end"/>
            </w:r>
          </w:hyperlink>
        </w:p>
        <w:p w14:paraId="40665E84" w14:textId="6CB870CB" w:rsidR="006A58C5" w:rsidRDefault="00497374">
          <w:pPr>
            <w:pStyle w:val="TM2"/>
            <w:tabs>
              <w:tab w:leader="dot" w:pos="9062" w:val="right"/>
            </w:tabs>
            <w:rPr>
              <w:rFonts w:eastAsiaTheme="minorEastAsia"/>
              <w:noProof/>
              <w:lang w:eastAsia="fr-FR"/>
            </w:rPr>
          </w:pPr>
          <w:hyperlink w:anchor="_Toc134698139" w:history="1">
            <w:r w:rsidR="006A58C5" w:rsidRPr="00641501">
              <w:rPr>
                <w:rStyle w:val="Lienhypertexte"/>
                <w:noProof/>
              </w:rPr>
              <w:t>3 - 6 – Temps d’habillage/déshabillage</w:t>
            </w:r>
            <w:r w:rsidR="006A58C5">
              <w:rPr>
                <w:noProof/>
                <w:webHidden/>
              </w:rPr>
              <w:tab/>
            </w:r>
            <w:r w:rsidR="006A58C5">
              <w:rPr>
                <w:noProof/>
                <w:webHidden/>
              </w:rPr>
              <w:fldChar w:fldCharType="begin"/>
            </w:r>
            <w:r w:rsidR="006A58C5">
              <w:rPr>
                <w:noProof/>
                <w:webHidden/>
              </w:rPr>
              <w:instrText xml:space="preserve"> PAGEREF _Toc134698139 \h </w:instrText>
            </w:r>
            <w:r w:rsidR="006A58C5">
              <w:rPr>
                <w:noProof/>
                <w:webHidden/>
              </w:rPr>
            </w:r>
            <w:r w:rsidR="006A58C5">
              <w:rPr>
                <w:noProof/>
                <w:webHidden/>
              </w:rPr>
              <w:fldChar w:fldCharType="separate"/>
            </w:r>
            <w:r>
              <w:rPr>
                <w:noProof/>
                <w:webHidden/>
              </w:rPr>
              <w:t>12</w:t>
            </w:r>
            <w:r w:rsidR="006A58C5">
              <w:rPr>
                <w:noProof/>
                <w:webHidden/>
              </w:rPr>
              <w:fldChar w:fldCharType="end"/>
            </w:r>
          </w:hyperlink>
        </w:p>
        <w:p w14:paraId="3244C313" w14:textId="037009FE" w:rsidR="006A58C5" w:rsidRDefault="00497374">
          <w:pPr>
            <w:pStyle w:val="TM2"/>
            <w:tabs>
              <w:tab w:leader="dot" w:pos="9062" w:val="right"/>
            </w:tabs>
            <w:rPr>
              <w:rFonts w:eastAsiaTheme="minorEastAsia"/>
              <w:noProof/>
              <w:lang w:eastAsia="fr-FR"/>
            </w:rPr>
          </w:pPr>
          <w:hyperlink w:anchor="_Toc134698140" w:history="1">
            <w:r w:rsidR="006A58C5" w:rsidRPr="00641501">
              <w:rPr>
                <w:rStyle w:val="Lienhypertexte"/>
                <w:noProof/>
              </w:rPr>
              <w:t>3 -7 – Incidences des départs et arrivées en cours d’année</w:t>
            </w:r>
            <w:r w:rsidR="006A58C5">
              <w:rPr>
                <w:noProof/>
                <w:webHidden/>
              </w:rPr>
              <w:tab/>
            </w:r>
            <w:r w:rsidR="006A58C5">
              <w:rPr>
                <w:noProof/>
                <w:webHidden/>
              </w:rPr>
              <w:fldChar w:fldCharType="begin"/>
            </w:r>
            <w:r w:rsidR="006A58C5">
              <w:rPr>
                <w:noProof/>
                <w:webHidden/>
              </w:rPr>
              <w:instrText xml:space="preserve"> PAGEREF _Toc134698140 \h </w:instrText>
            </w:r>
            <w:r w:rsidR="006A58C5">
              <w:rPr>
                <w:noProof/>
                <w:webHidden/>
              </w:rPr>
            </w:r>
            <w:r w:rsidR="006A58C5">
              <w:rPr>
                <w:noProof/>
                <w:webHidden/>
              </w:rPr>
              <w:fldChar w:fldCharType="separate"/>
            </w:r>
            <w:r>
              <w:rPr>
                <w:noProof/>
                <w:webHidden/>
              </w:rPr>
              <w:t>12</w:t>
            </w:r>
            <w:r w:rsidR="006A58C5">
              <w:rPr>
                <w:noProof/>
                <w:webHidden/>
              </w:rPr>
              <w:fldChar w:fldCharType="end"/>
            </w:r>
          </w:hyperlink>
        </w:p>
        <w:p w14:paraId="12FC7092" w14:textId="27F46ABB" w:rsidR="006A58C5" w:rsidRDefault="00497374">
          <w:pPr>
            <w:pStyle w:val="TM1"/>
            <w:tabs>
              <w:tab w:leader="dot" w:pos="9062" w:val="right"/>
            </w:tabs>
            <w:rPr>
              <w:rFonts w:eastAsiaTheme="minorEastAsia"/>
              <w:noProof/>
              <w:lang w:eastAsia="fr-FR"/>
            </w:rPr>
          </w:pPr>
          <w:hyperlink w:anchor="_Toc134698141" w:history="1">
            <w:r w:rsidR="006A58C5" w:rsidRPr="00641501">
              <w:rPr>
                <w:rStyle w:val="Lienhypertexte"/>
                <w:noProof/>
              </w:rPr>
              <w:t>Article 4 – DROITS A CONGES</w:t>
            </w:r>
            <w:r w:rsidR="006A58C5">
              <w:rPr>
                <w:noProof/>
                <w:webHidden/>
              </w:rPr>
              <w:tab/>
            </w:r>
            <w:r w:rsidR="006A58C5">
              <w:rPr>
                <w:noProof/>
                <w:webHidden/>
              </w:rPr>
              <w:fldChar w:fldCharType="begin"/>
            </w:r>
            <w:r w:rsidR="006A58C5">
              <w:rPr>
                <w:noProof/>
                <w:webHidden/>
              </w:rPr>
              <w:instrText xml:space="preserve"> PAGEREF _Toc134698141 \h </w:instrText>
            </w:r>
            <w:r w:rsidR="006A58C5">
              <w:rPr>
                <w:noProof/>
                <w:webHidden/>
              </w:rPr>
            </w:r>
            <w:r w:rsidR="006A58C5">
              <w:rPr>
                <w:noProof/>
                <w:webHidden/>
              </w:rPr>
              <w:fldChar w:fldCharType="separate"/>
            </w:r>
            <w:r>
              <w:rPr>
                <w:noProof/>
                <w:webHidden/>
              </w:rPr>
              <w:t>13</w:t>
            </w:r>
            <w:r w:rsidR="006A58C5">
              <w:rPr>
                <w:noProof/>
                <w:webHidden/>
              </w:rPr>
              <w:fldChar w:fldCharType="end"/>
            </w:r>
          </w:hyperlink>
        </w:p>
        <w:p w14:paraId="79773B25" w14:textId="70274788" w:rsidR="006A58C5" w:rsidRDefault="00497374">
          <w:pPr>
            <w:pStyle w:val="TM2"/>
            <w:tabs>
              <w:tab w:leader="dot" w:pos="9062" w:val="right"/>
            </w:tabs>
            <w:rPr>
              <w:rFonts w:eastAsiaTheme="minorEastAsia"/>
              <w:noProof/>
              <w:lang w:eastAsia="fr-FR"/>
            </w:rPr>
          </w:pPr>
          <w:hyperlink w:anchor="_Toc134698142" w:history="1">
            <w:r w:rsidR="006A58C5" w:rsidRPr="00641501">
              <w:rPr>
                <w:rStyle w:val="Lienhypertexte"/>
                <w:noProof/>
              </w:rPr>
              <w:t>4 – 1 – Les modalités de demandes de congés</w:t>
            </w:r>
            <w:r w:rsidR="006A58C5">
              <w:rPr>
                <w:noProof/>
                <w:webHidden/>
              </w:rPr>
              <w:tab/>
            </w:r>
            <w:r w:rsidR="006A58C5">
              <w:rPr>
                <w:noProof/>
                <w:webHidden/>
              </w:rPr>
              <w:fldChar w:fldCharType="begin"/>
            </w:r>
            <w:r w:rsidR="006A58C5">
              <w:rPr>
                <w:noProof/>
                <w:webHidden/>
              </w:rPr>
              <w:instrText xml:space="preserve"> PAGEREF _Toc134698142 \h </w:instrText>
            </w:r>
            <w:r w:rsidR="006A58C5">
              <w:rPr>
                <w:noProof/>
                <w:webHidden/>
              </w:rPr>
            </w:r>
            <w:r w:rsidR="006A58C5">
              <w:rPr>
                <w:noProof/>
                <w:webHidden/>
              </w:rPr>
              <w:fldChar w:fldCharType="separate"/>
            </w:r>
            <w:r>
              <w:rPr>
                <w:noProof/>
                <w:webHidden/>
              </w:rPr>
              <w:t>13</w:t>
            </w:r>
            <w:r w:rsidR="006A58C5">
              <w:rPr>
                <w:noProof/>
                <w:webHidden/>
              </w:rPr>
              <w:fldChar w:fldCharType="end"/>
            </w:r>
          </w:hyperlink>
        </w:p>
        <w:p w14:paraId="6E24FDCA" w14:textId="705F8043" w:rsidR="006A58C5" w:rsidRDefault="00497374">
          <w:pPr>
            <w:pStyle w:val="TM2"/>
            <w:tabs>
              <w:tab w:leader="dot" w:pos="9062" w:val="right"/>
            </w:tabs>
            <w:rPr>
              <w:rFonts w:eastAsiaTheme="minorEastAsia"/>
              <w:noProof/>
              <w:lang w:eastAsia="fr-FR"/>
            </w:rPr>
          </w:pPr>
          <w:hyperlink w:anchor="_Toc134698143" w:history="1">
            <w:r w:rsidR="006A58C5" w:rsidRPr="00641501">
              <w:rPr>
                <w:rStyle w:val="Lienhypertexte"/>
                <w:noProof/>
              </w:rPr>
              <w:t>4 – 2 – Congés pour enfant</w:t>
            </w:r>
            <w:r w:rsidR="006A58C5">
              <w:rPr>
                <w:noProof/>
                <w:webHidden/>
              </w:rPr>
              <w:tab/>
            </w:r>
            <w:r w:rsidR="006A58C5">
              <w:rPr>
                <w:noProof/>
                <w:webHidden/>
              </w:rPr>
              <w:fldChar w:fldCharType="begin"/>
            </w:r>
            <w:r w:rsidR="006A58C5">
              <w:rPr>
                <w:noProof/>
                <w:webHidden/>
              </w:rPr>
              <w:instrText xml:space="preserve"> PAGEREF _Toc134698143 \h </w:instrText>
            </w:r>
            <w:r w:rsidR="006A58C5">
              <w:rPr>
                <w:noProof/>
                <w:webHidden/>
              </w:rPr>
            </w:r>
            <w:r w:rsidR="006A58C5">
              <w:rPr>
                <w:noProof/>
                <w:webHidden/>
              </w:rPr>
              <w:fldChar w:fldCharType="separate"/>
            </w:r>
            <w:r>
              <w:rPr>
                <w:noProof/>
                <w:webHidden/>
              </w:rPr>
              <w:t>13</w:t>
            </w:r>
            <w:r w:rsidR="006A58C5">
              <w:rPr>
                <w:noProof/>
                <w:webHidden/>
              </w:rPr>
              <w:fldChar w:fldCharType="end"/>
            </w:r>
          </w:hyperlink>
        </w:p>
        <w:p w14:paraId="1C291842" w14:textId="1A6F288F" w:rsidR="006A58C5" w:rsidRDefault="00497374">
          <w:pPr>
            <w:pStyle w:val="TM3"/>
            <w:tabs>
              <w:tab w:leader="dot" w:pos="9062" w:val="right"/>
            </w:tabs>
            <w:rPr>
              <w:rFonts w:eastAsiaTheme="minorEastAsia"/>
              <w:noProof/>
              <w:lang w:eastAsia="fr-FR"/>
            </w:rPr>
          </w:pPr>
          <w:hyperlink w:anchor="_Toc134698144" w:history="1">
            <w:r w:rsidR="006A58C5" w:rsidRPr="00641501">
              <w:rPr>
                <w:rStyle w:val="Lienhypertexte"/>
                <w:noProof/>
              </w:rPr>
              <w:t>4 – 2 – 1 Congés pour enfant malade</w:t>
            </w:r>
            <w:r w:rsidR="006A58C5">
              <w:rPr>
                <w:noProof/>
                <w:webHidden/>
              </w:rPr>
              <w:tab/>
            </w:r>
            <w:r w:rsidR="006A58C5">
              <w:rPr>
                <w:noProof/>
                <w:webHidden/>
              </w:rPr>
              <w:fldChar w:fldCharType="begin"/>
            </w:r>
            <w:r w:rsidR="006A58C5">
              <w:rPr>
                <w:noProof/>
                <w:webHidden/>
              </w:rPr>
              <w:instrText xml:space="preserve"> PAGEREF _Toc134698144 \h </w:instrText>
            </w:r>
            <w:r w:rsidR="006A58C5">
              <w:rPr>
                <w:noProof/>
                <w:webHidden/>
              </w:rPr>
            </w:r>
            <w:r w:rsidR="006A58C5">
              <w:rPr>
                <w:noProof/>
                <w:webHidden/>
              </w:rPr>
              <w:fldChar w:fldCharType="separate"/>
            </w:r>
            <w:r>
              <w:rPr>
                <w:noProof/>
                <w:webHidden/>
              </w:rPr>
              <w:t>13</w:t>
            </w:r>
            <w:r w:rsidR="006A58C5">
              <w:rPr>
                <w:noProof/>
                <w:webHidden/>
              </w:rPr>
              <w:fldChar w:fldCharType="end"/>
            </w:r>
          </w:hyperlink>
        </w:p>
        <w:p w14:paraId="6F9468C7" w14:textId="330097B5" w:rsidR="006A58C5" w:rsidRDefault="00497374">
          <w:pPr>
            <w:pStyle w:val="TM3"/>
            <w:tabs>
              <w:tab w:leader="dot" w:pos="9062" w:val="right"/>
            </w:tabs>
            <w:rPr>
              <w:rFonts w:eastAsiaTheme="minorEastAsia"/>
              <w:noProof/>
              <w:lang w:eastAsia="fr-FR"/>
            </w:rPr>
          </w:pPr>
          <w:hyperlink w:anchor="_Toc134698145" w:history="1">
            <w:r w:rsidR="006A58C5" w:rsidRPr="00641501">
              <w:rPr>
                <w:rStyle w:val="Lienhypertexte"/>
                <w:rFonts w:cstheme="minorHAnsi"/>
                <w:noProof/>
              </w:rPr>
              <w:t>4 – 2 – 2 Congés naissance ou pour adoption</w:t>
            </w:r>
            <w:r w:rsidR="006A58C5">
              <w:rPr>
                <w:noProof/>
                <w:webHidden/>
              </w:rPr>
              <w:tab/>
            </w:r>
            <w:r w:rsidR="006A58C5">
              <w:rPr>
                <w:noProof/>
                <w:webHidden/>
              </w:rPr>
              <w:fldChar w:fldCharType="begin"/>
            </w:r>
            <w:r w:rsidR="006A58C5">
              <w:rPr>
                <w:noProof/>
                <w:webHidden/>
              </w:rPr>
              <w:instrText xml:space="preserve"> PAGEREF _Toc134698145 \h </w:instrText>
            </w:r>
            <w:r w:rsidR="006A58C5">
              <w:rPr>
                <w:noProof/>
                <w:webHidden/>
              </w:rPr>
            </w:r>
            <w:r w:rsidR="006A58C5">
              <w:rPr>
                <w:noProof/>
                <w:webHidden/>
              </w:rPr>
              <w:fldChar w:fldCharType="separate"/>
            </w:r>
            <w:r>
              <w:rPr>
                <w:noProof/>
                <w:webHidden/>
              </w:rPr>
              <w:t>14</w:t>
            </w:r>
            <w:r w:rsidR="006A58C5">
              <w:rPr>
                <w:noProof/>
                <w:webHidden/>
              </w:rPr>
              <w:fldChar w:fldCharType="end"/>
            </w:r>
          </w:hyperlink>
        </w:p>
        <w:p w14:paraId="2B847B1A" w14:textId="0B0982F9" w:rsidR="006A58C5" w:rsidRDefault="00497374">
          <w:pPr>
            <w:pStyle w:val="TM2"/>
            <w:tabs>
              <w:tab w:leader="dot" w:pos="9062" w:val="right"/>
            </w:tabs>
            <w:rPr>
              <w:rFonts w:eastAsiaTheme="minorEastAsia"/>
              <w:noProof/>
              <w:lang w:eastAsia="fr-FR"/>
            </w:rPr>
          </w:pPr>
          <w:hyperlink w:anchor="_Toc134698146" w:history="1">
            <w:r w:rsidR="006A58C5" w:rsidRPr="00641501">
              <w:rPr>
                <w:rStyle w:val="Lienhypertexte"/>
                <w:noProof/>
              </w:rPr>
              <w:t>4 – 3 – Congés d’ancienneté</w:t>
            </w:r>
            <w:r w:rsidR="006A58C5">
              <w:rPr>
                <w:noProof/>
                <w:webHidden/>
              </w:rPr>
              <w:tab/>
            </w:r>
            <w:r w:rsidR="006A58C5">
              <w:rPr>
                <w:noProof/>
                <w:webHidden/>
              </w:rPr>
              <w:fldChar w:fldCharType="begin"/>
            </w:r>
            <w:r w:rsidR="006A58C5">
              <w:rPr>
                <w:noProof/>
                <w:webHidden/>
              </w:rPr>
              <w:instrText xml:space="preserve"> PAGEREF _Toc134698146 \h </w:instrText>
            </w:r>
            <w:r w:rsidR="006A58C5">
              <w:rPr>
                <w:noProof/>
                <w:webHidden/>
              </w:rPr>
            </w:r>
            <w:r w:rsidR="006A58C5">
              <w:rPr>
                <w:noProof/>
                <w:webHidden/>
              </w:rPr>
              <w:fldChar w:fldCharType="separate"/>
            </w:r>
            <w:r>
              <w:rPr>
                <w:noProof/>
                <w:webHidden/>
              </w:rPr>
              <w:t>14</w:t>
            </w:r>
            <w:r w:rsidR="006A58C5">
              <w:rPr>
                <w:noProof/>
                <w:webHidden/>
              </w:rPr>
              <w:fldChar w:fldCharType="end"/>
            </w:r>
          </w:hyperlink>
        </w:p>
        <w:p w14:paraId="14736200" w14:textId="1675690B" w:rsidR="006A58C5" w:rsidRDefault="00497374">
          <w:pPr>
            <w:pStyle w:val="TM2"/>
            <w:tabs>
              <w:tab w:leader="dot" w:pos="9062" w:val="right"/>
            </w:tabs>
            <w:rPr>
              <w:rFonts w:eastAsiaTheme="minorEastAsia"/>
              <w:noProof/>
              <w:lang w:eastAsia="fr-FR"/>
            </w:rPr>
          </w:pPr>
          <w:hyperlink w:anchor="_Toc134698147" w:history="1">
            <w:r w:rsidR="006A58C5" w:rsidRPr="00641501">
              <w:rPr>
                <w:rStyle w:val="Lienhypertexte"/>
                <w:noProof/>
              </w:rPr>
              <w:t xml:space="preserve">4 – 4 – </w:t>
            </w:r>
            <w:r w:rsidR="006A58C5" w:rsidRPr="00641501">
              <w:rPr>
                <w:rStyle w:val="Lienhypertexte"/>
                <w:rFonts w:cstheme="minorHAnsi"/>
                <w:noProof/>
              </w:rPr>
              <w:t>Reports des congés sur la période suivante</w:t>
            </w:r>
            <w:r w:rsidR="006A58C5">
              <w:rPr>
                <w:noProof/>
                <w:webHidden/>
              </w:rPr>
              <w:tab/>
            </w:r>
            <w:r w:rsidR="006A58C5">
              <w:rPr>
                <w:noProof/>
                <w:webHidden/>
              </w:rPr>
              <w:fldChar w:fldCharType="begin"/>
            </w:r>
            <w:r w:rsidR="006A58C5">
              <w:rPr>
                <w:noProof/>
                <w:webHidden/>
              </w:rPr>
              <w:instrText xml:space="preserve"> PAGEREF _Toc134698147 \h </w:instrText>
            </w:r>
            <w:r w:rsidR="006A58C5">
              <w:rPr>
                <w:noProof/>
                <w:webHidden/>
              </w:rPr>
            </w:r>
            <w:r w:rsidR="006A58C5">
              <w:rPr>
                <w:noProof/>
                <w:webHidden/>
              </w:rPr>
              <w:fldChar w:fldCharType="separate"/>
            </w:r>
            <w:r>
              <w:rPr>
                <w:noProof/>
                <w:webHidden/>
              </w:rPr>
              <w:t>14</w:t>
            </w:r>
            <w:r w:rsidR="006A58C5">
              <w:rPr>
                <w:noProof/>
                <w:webHidden/>
              </w:rPr>
              <w:fldChar w:fldCharType="end"/>
            </w:r>
          </w:hyperlink>
        </w:p>
        <w:p w14:paraId="29834D67" w14:textId="37F21D1F" w:rsidR="006A58C5" w:rsidRDefault="00497374">
          <w:pPr>
            <w:pStyle w:val="TM3"/>
            <w:tabs>
              <w:tab w:leader="dot" w:pos="9062" w:val="right"/>
            </w:tabs>
            <w:rPr>
              <w:rFonts w:eastAsiaTheme="minorEastAsia"/>
              <w:noProof/>
              <w:lang w:eastAsia="fr-FR"/>
            </w:rPr>
          </w:pPr>
          <w:hyperlink w:anchor="_Toc134698148" w:history="1">
            <w:r w:rsidR="006A58C5" w:rsidRPr="00641501">
              <w:rPr>
                <w:rStyle w:val="Lienhypertexte"/>
                <w:rFonts w:cstheme="minorHAnsi"/>
                <w:noProof/>
              </w:rPr>
              <w:t>4 – 4 – 1 – Congés payés</w:t>
            </w:r>
            <w:r w:rsidR="006A58C5">
              <w:rPr>
                <w:noProof/>
                <w:webHidden/>
              </w:rPr>
              <w:tab/>
            </w:r>
            <w:r w:rsidR="006A58C5">
              <w:rPr>
                <w:noProof/>
                <w:webHidden/>
              </w:rPr>
              <w:fldChar w:fldCharType="begin"/>
            </w:r>
            <w:r w:rsidR="006A58C5">
              <w:rPr>
                <w:noProof/>
                <w:webHidden/>
              </w:rPr>
              <w:instrText xml:space="preserve"> PAGEREF _Toc134698148 \h </w:instrText>
            </w:r>
            <w:r w:rsidR="006A58C5">
              <w:rPr>
                <w:noProof/>
                <w:webHidden/>
              </w:rPr>
            </w:r>
            <w:r w:rsidR="006A58C5">
              <w:rPr>
                <w:noProof/>
                <w:webHidden/>
              </w:rPr>
              <w:fldChar w:fldCharType="separate"/>
            </w:r>
            <w:r>
              <w:rPr>
                <w:noProof/>
                <w:webHidden/>
              </w:rPr>
              <w:t>14</w:t>
            </w:r>
            <w:r w:rsidR="006A58C5">
              <w:rPr>
                <w:noProof/>
                <w:webHidden/>
              </w:rPr>
              <w:fldChar w:fldCharType="end"/>
            </w:r>
          </w:hyperlink>
        </w:p>
        <w:p w14:paraId="2D3D331F" w14:textId="5823C67D" w:rsidR="006A58C5" w:rsidRDefault="00497374">
          <w:pPr>
            <w:pStyle w:val="TM3"/>
            <w:tabs>
              <w:tab w:leader="dot" w:pos="9062" w:val="right"/>
            </w:tabs>
            <w:rPr>
              <w:rFonts w:eastAsiaTheme="minorEastAsia"/>
              <w:noProof/>
              <w:lang w:eastAsia="fr-FR"/>
            </w:rPr>
          </w:pPr>
          <w:hyperlink w:anchor="_Toc134698149" w:history="1">
            <w:r w:rsidR="006A58C5" w:rsidRPr="00641501">
              <w:rPr>
                <w:rStyle w:val="Lienhypertexte"/>
                <w:rFonts w:cstheme="minorHAnsi"/>
                <w:noProof/>
              </w:rPr>
              <w:t>4 – 4 – 2 – Congés trimestriels pour les nouveaux salariés du pôle éducation</w:t>
            </w:r>
            <w:r w:rsidR="006A58C5">
              <w:rPr>
                <w:noProof/>
                <w:webHidden/>
              </w:rPr>
              <w:tab/>
            </w:r>
            <w:r w:rsidR="006A58C5">
              <w:rPr>
                <w:noProof/>
                <w:webHidden/>
              </w:rPr>
              <w:fldChar w:fldCharType="begin"/>
            </w:r>
            <w:r w:rsidR="006A58C5">
              <w:rPr>
                <w:noProof/>
                <w:webHidden/>
              </w:rPr>
              <w:instrText xml:space="preserve"> PAGEREF _Toc134698149 \h </w:instrText>
            </w:r>
            <w:r w:rsidR="006A58C5">
              <w:rPr>
                <w:noProof/>
                <w:webHidden/>
              </w:rPr>
            </w:r>
            <w:r w:rsidR="006A58C5">
              <w:rPr>
                <w:noProof/>
                <w:webHidden/>
              </w:rPr>
              <w:fldChar w:fldCharType="separate"/>
            </w:r>
            <w:r>
              <w:rPr>
                <w:noProof/>
                <w:webHidden/>
              </w:rPr>
              <w:t>15</w:t>
            </w:r>
            <w:r w:rsidR="006A58C5">
              <w:rPr>
                <w:noProof/>
                <w:webHidden/>
              </w:rPr>
              <w:fldChar w:fldCharType="end"/>
            </w:r>
          </w:hyperlink>
        </w:p>
        <w:p w14:paraId="1FDF09C6" w14:textId="7D95D88C" w:rsidR="006A58C5" w:rsidRDefault="00497374">
          <w:pPr>
            <w:pStyle w:val="TM3"/>
            <w:tabs>
              <w:tab w:leader="dot" w:pos="9062" w:val="right"/>
            </w:tabs>
            <w:rPr>
              <w:rFonts w:eastAsiaTheme="minorEastAsia"/>
              <w:noProof/>
              <w:lang w:eastAsia="fr-FR"/>
            </w:rPr>
          </w:pPr>
          <w:hyperlink w:anchor="_Toc134698150" w:history="1">
            <w:r w:rsidR="006A58C5" w:rsidRPr="00641501">
              <w:rPr>
                <w:rStyle w:val="Lienhypertexte"/>
                <w:rFonts w:cstheme="minorHAnsi"/>
                <w:noProof/>
              </w:rPr>
              <w:t>4 – 4 – 3 – Fermeture du pôle éducation pour les nouveaux salariés</w:t>
            </w:r>
            <w:r w:rsidR="006A58C5">
              <w:rPr>
                <w:noProof/>
                <w:webHidden/>
              </w:rPr>
              <w:tab/>
            </w:r>
            <w:r w:rsidR="006A58C5">
              <w:rPr>
                <w:noProof/>
                <w:webHidden/>
              </w:rPr>
              <w:fldChar w:fldCharType="begin"/>
            </w:r>
            <w:r w:rsidR="006A58C5">
              <w:rPr>
                <w:noProof/>
                <w:webHidden/>
              </w:rPr>
              <w:instrText xml:space="preserve"> PAGEREF _Toc134698150 \h </w:instrText>
            </w:r>
            <w:r w:rsidR="006A58C5">
              <w:rPr>
                <w:noProof/>
                <w:webHidden/>
              </w:rPr>
            </w:r>
            <w:r w:rsidR="006A58C5">
              <w:rPr>
                <w:noProof/>
                <w:webHidden/>
              </w:rPr>
              <w:fldChar w:fldCharType="separate"/>
            </w:r>
            <w:r>
              <w:rPr>
                <w:noProof/>
                <w:webHidden/>
              </w:rPr>
              <w:t>15</w:t>
            </w:r>
            <w:r w:rsidR="006A58C5">
              <w:rPr>
                <w:noProof/>
                <w:webHidden/>
              </w:rPr>
              <w:fldChar w:fldCharType="end"/>
            </w:r>
          </w:hyperlink>
        </w:p>
        <w:p w14:paraId="4A86BEC8" w14:textId="6404875A" w:rsidR="006A58C5" w:rsidRDefault="00497374">
          <w:pPr>
            <w:pStyle w:val="TM1"/>
            <w:tabs>
              <w:tab w:leader="dot" w:pos="9062" w:val="right"/>
            </w:tabs>
            <w:rPr>
              <w:rFonts w:eastAsiaTheme="minorEastAsia"/>
              <w:noProof/>
              <w:lang w:eastAsia="fr-FR"/>
            </w:rPr>
          </w:pPr>
          <w:hyperlink w:anchor="_Toc134698151" w:history="1">
            <w:r w:rsidR="006A58C5" w:rsidRPr="00641501">
              <w:rPr>
                <w:rStyle w:val="Lienhypertexte"/>
                <w:noProof/>
              </w:rPr>
              <w:t>Article 5 – SALARIES A TEMPS PARTIEL</w:t>
            </w:r>
            <w:r w:rsidR="006A58C5">
              <w:rPr>
                <w:noProof/>
                <w:webHidden/>
              </w:rPr>
              <w:tab/>
            </w:r>
            <w:r w:rsidR="006A58C5">
              <w:rPr>
                <w:noProof/>
                <w:webHidden/>
              </w:rPr>
              <w:fldChar w:fldCharType="begin"/>
            </w:r>
            <w:r w:rsidR="006A58C5">
              <w:rPr>
                <w:noProof/>
                <w:webHidden/>
              </w:rPr>
              <w:instrText xml:space="preserve"> PAGEREF _Toc134698151 \h </w:instrText>
            </w:r>
            <w:r w:rsidR="006A58C5">
              <w:rPr>
                <w:noProof/>
                <w:webHidden/>
              </w:rPr>
            </w:r>
            <w:r w:rsidR="006A58C5">
              <w:rPr>
                <w:noProof/>
                <w:webHidden/>
              </w:rPr>
              <w:fldChar w:fldCharType="separate"/>
            </w:r>
            <w:r>
              <w:rPr>
                <w:noProof/>
                <w:webHidden/>
              </w:rPr>
              <w:t>16</w:t>
            </w:r>
            <w:r w:rsidR="006A58C5">
              <w:rPr>
                <w:noProof/>
                <w:webHidden/>
              </w:rPr>
              <w:fldChar w:fldCharType="end"/>
            </w:r>
          </w:hyperlink>
        </w:p>
        <w:p w14:paraId="2E51CDEF" w14:textId="776CF6E2" w:rsidR="006A58C5" w:rsidRDefault="00497374">
          <w:pPr>
            <w:pStyle w:val="TM2"/>
            <w:tabs>
              <w:tab w:leader="dot" w:pos="9062" w:val="right"/>
            </w:tabs>
            <w:rPr>
              <w:rFonts w:eastAsiaTheme="minorEastAsia"/>
              <w:noProof/>
              <w:lang w:eastAsia="fr-FR"/>
            </w:rPr>
          </w:pPr>
          <w:hyperlink w:anchor="_Toc134698152" w:history="1">
            <w:r w:rsidR="006A58C5" w:rsidRPr="00641501">
              <w:rPr>
                <w:rStyle w:val="Lienhypertexte"/>
                <w:noProof/>
              </w:rPr>
              <w:t>5 – 1 – Organisation annuelle du temps de travail</w:t>
            </w:r>
            <w:r w:rsidR="006A58C5">
              <w:rPr>
                <w:noProof/>
                <w:webHidden/>
              </w:rPr>
              <w:tab/>
            </w:r>
            <w:r w:rsidR="006A58C5">
              <w:rPr>
                <w:noProof/>
                <w:webHidden/>
              </w:rPr>
              <w:fldChar w:fldCharType="begin"/>
            </w:r>
            <w:r w:rsidR="006A58C5">
              <w:rPr>
                <w:noProof/>
                <w:webHidden/>
              </w:rPr>
              <w:instrText xml:space="preserve"> PAGEREF _Toc134698152 \h </w:instrText>
            </w:r>
            <w:r w:rsidR="006A58C5">
              <w:rPr>
                <w:noProof/>
                <w:webHidden/>
              </w:rPr>
            </w:r>
            <w:r w:rsidR="006A58C5">
              <w:rPr>
                <w:noProof/>
                <w:webHidden/>
              </w:rPr>
              <w:fldChar w:fldCharType="separate"/>
            </w:r>
            <w:r>
              <w:rPr>
                <w:noProof/>
                <w:webHidden/>
              </w:rPr>
              <w:t>16</w:t>
            </w:r>
            <w:r w:rsidR="006A58C5">
              <w:rPr>
                <w:noProof/>
                <w:webHidden/>
              </w:rPr>
              <w:fldChar w:fldCharType="end"/>
            </w:r>
          </w:hyperlink>
        </w:p>
        <w:p w14:paraId="1356040C" w14:textId="2EF69CD4" w:rsidR="006A58C5" w:rsidRDefault="00497374">
          <w:pPr>
            <w:pStyle w:val="TM2"/>
            <w:tabs>
              <w:tab w:leader="dot" w:pos="9062" w:val="right"/>
            </w:tabs>
            <w:rPr>
              <w:rFonts w:eastAsiaTheme="minorEastAsia"/>
              <w:noProof/>
              <w:lang w:eastAsia="fr-FR"/>
            </w:rPr>
          </w:pPr>
          <w:hyperlink w:anchor="_Toc134698153" w:history="1">
            <w:r w:rsidR="006A58C5" w:rsidRPr="00641501">
              <w:rPr>
                <w:rStyle w:val="Lienhypertexte"/>
                <w:noProof/>
              </w:rPr>
              <w:t>5 – 2 –Variation de la durée hebdomadaire de travail :</w:t>
            </w:r>
            <w:r w:rsidR="006A58C5">
              <w:rPr>
                <w:noProof/>
                <w:webHidden/>
              </w:rPr>
              <w:tab/>
            </w:r>
            <w:r w:rsidR="006A58C5">
              <w:rPr>
                <w:noProof/>
                <w:webHidden/>
              </w:rPr>
              <w:fldChar w:fldCharType="begin"/>
            </w:r>
            <w:r w:rsidR="006A58C5">
              <w:rPr>
                <w:noProof/>
                <w:webHidden/>
              </w:rPr>
              <w:instrText xml:space="preserve"> PAGEREF _Toc134698153 \h </w:instrText>
            </w:r>
            <w:r w:rsidR="006A58C5">
              <w:rPr>
                <w:noProof/>
                <w:webHidden/>
              </w:rPr>
            </w:r>
            <w:r w:rsidR="006A58C5">
              <w:rPr>
                <w:noProof/>
                <w:webHidden/>
              </w:rPr>
              <w:fldChar w:fldCharType="separate"/>
            </w:r>
            <w:r>
              <w:rPr>
                <w:noProof/>
                <w:webHidden/>
              </w:rPr>
              <w:t>16</w:t>
            </w:r>
            <w:r w:rsidR="006A58C5">
              <w:rPr>
                <w:noProof/>
                <w:webHidden/>
              </w:rPr>
              <w:fldChar w:fldCharType="end"/>
            </w:r>
          </w:hyperlink>
        </w:p>
        <w:p w14:paraId="65E5F901" w14:textId="6B480BE6" w:rsidR="006A58C5" w:rsidRDefault="00497374">
          <w:pPr>
            <w:pStyle w:val="TM2"/>
            <w:tabs>
              <w:tab w:leader="dot" w:pos="9062" w:val="right"/>
            </w:tabs>
            <w:rPr>
              <w:rFonts w:eastAsiaTheme="minorEastAsia"/>
              <w:noProof/>
              <w:lang w:eastAsia="fr-FR"/>
            </w:rPr>
          </w:pPr>
          <w:hyperlink w:anchor="_Toc134698154" w:history="1">
            <w:r w:rsidR="006A58C5" w:rsidRPr="00641501">
              <w:rPr>
                <w:rStyle w:val="Lienhypertexte"/>
                <w:noProof/>
              </w:rPr>
              <w:t>5 – 3 –Contrat de travail :</w:t>
            </w:r>
            <w:r w:rsidR="006A58C5">
              <w:rPr>
                <w:noProof/>
                <w:webHidden/>
              </w:rPr>
              <w:tab/>
            </w:r>
            <w:r w:rsidR="006A58C5">
              <w:rPr>
                <w:noProof/>
                <w:webHidden/>
              </w:rPr>
              <w:fldChar w:fldCharType="begin"/>
            </w:r>
            <w:r w:rsidR="006A58C5">
              <w:rPr>
                <w:noProof/>
                <w:webHidden/>
              </w:rPr>
              <w:instrText xml:space="preserve"> PAGEREF _Toc134698154 \h </w:instrText>
            </w:r>
            <w:r w:rsidR="006A58C5">
              <w:rPr>
                <w:noProof/>
                <w:webHidden/>
              </w:rPr>
            </w:r>
            <w:r w:rsidR="006A58C5">
              <w:rPr>
                <w:noProof/>
                <w:webHidden/>
              </w:rPr>
              <w:fldChar w:fldCharType="separate"/>
            </w:r>
            <w:r>
              <w:rPr>
                <w:noProof/>
                <w:webHidden/>
              </w:rPr>
              <w:t>16</w:t>
            </w:r>
            <w:r w:rsidR="006A58C5">
              <w:rPr>
                <w:noProof/>
                <w:webHidden/>
              </w:rPr>
              <w:fldChar w:fldCharType="end"/>
            </w:r>
          </w:hyperlink>
        </w:p>
        <w:p w14:paraId="428E817E" w14:textId="22A01D67" w:rsidR="006A58C5" w:rsidRDefault="00497374">
          <w:pPr>
            <w:pStyle w:val="TM2"/>
            <w:tabs>
              <w:tab w:leader="dot" w:pos="9062" w:val="right"/>
            </w:tabs>
            <w:rPr>
              <w:rFonts w:eastAsiaTheme="minorEastAsia"/>
              <w:noProof/>
              <w:lang w:eastAsia="fr-FR"/>
            </w:rPr>
          </w:pPr>
          <w:hyperlink w:anchor="_Toc134698155" w:history="1">
            <w:r w:rsidR="006A58C5" w:rsidRPr="00641501">
              <w:rPr>
                <w:rStyle w:val="Lienhypertexte"/>
                <w:noProof/>
              </w:rPr>
              <w:t>5 – 4 –Conditions et délais de prévenance des changements d’horaires :</w:t>
            </w:r>
            <w:r w:rsidR="006A58C5">
              <w:rPr>
                <w:noProof/>
                <w:webHidden/>
              </w:rPr>
              <w:tab/>
            </w:r>
            <w:r w:rsidR="006A58C5">
              <w:rPr>
                <w:noProof/>
                <w:webHidden/>
              </w:rPr>
              <w:fldChar w:fldCharType="begin"/>
            </w:r>
            <w:r w:rsidR="006A58C5">
              <w:rPr>
                <w:noProof/>
                <w:webHidden/>
              </w:rPr>
              <w:instrText xml:space="preserve"> PAGEREF _Toc134698155 \h </w:instrText>
            </w:r>
            <w:r w:rsidR="006A58C5">
              <w:rPr>
                <w:noProof/>
                <w:webHidden/>
              </w:rPr>
            </w:r>
            <w:r w:rsidR="006A58C5">
              <w:rPr>
                <w:noProof/>
                <w:webHidden/>
              </w:rPr>
              <w:fldChar w:fldCharType="separate"/>
            </w:r>
            <w:r>
              <w:rPr>
                <w:noProof/>
                <w:webHidden/>
              </w:rPr>
              <w:t>17</w:t>
            </w:r>
            <w:r w:rsidR="006A58C5">
              <w:rPr>
                <w:noProof/>
                <w:webHidden/>
              </w:rPr>
              <w:fldChar w:fldCharType="end"/>
            </w:r>
          </w:hyperlink>
        </w:p>
        <w:p w14:paraId="700A885A" w14:textId="2C1FC482" w:rsidR="006A58C5" w:rsidRDefault="00497374">
          <w:pPr>
            <w:pStyle w:val="TM2"/>
            <w:tabs>
              <w:tab w:leader="dot" w:pos="9062" w:val="right"/>
            </w:tabs>
            <w:rPr>
              <w:rFonts w:eastAsiaTheme="minorEastAsia"/>
              <w:noProof/>
              <w:lang w:eastAsia="fr-FR"/>
            </w:rPr>
          </w:pPr>
          <w:hyperlink w:anchor="_Toc134698156" w:history="1">
            <w:r w:rsidR="006A58C5" w:rsidRPr="00641501">
              <w:rPr>
                <w:rStyle w:val="Lienhypertexte"/>
                <w:noProof/>
              </w:rPr>
              <w:t>5 – 5 –Lissage de la rémunération :</w:t>
            </w:r>
            <w:r w:rsidR="006A58C5">
              <w:rPr>
                <w:noProof/>
                <w:webHidden/>
              </w:rPr>
              <w:tab/>
            </w:r>
            <w:r w:rsidR="006A58C5">
              <w:rPr>
                <w:noProof/>
                <w:webHidden/>
              </w:rPr>
              <w:fldChar w:fldCharType="begin"/>
            </w:r>
            <w:r w:rsidR="006A58C5">
              <w:rPr>
                <w:noProof/>
                <w:webHidden/>
              </w:rPr>
              <w:instrText xml:space="preserve"> PAGEREF _Toc134698156 \h </w:instrText>
            </w:r>
            <w:r w:rsidR="006A58C5">
              <w:rPr>
                <w:noProof/>
                <w:webHidden/>
              </w:rPr>
            </w:r>
            <w:r w:rsidR="006A58C5">
              <w:rPr>
                <w:noProof/>
                <w:webHidden/>
              </w:rPr>
              <w:fldChar w:fldCharType="separate"/>
            </w:r>
            <w:r>
              <w:rPr>
                <w:noProof/>
                <w:webHidden/>
              </w:rPr>
              <w:t>17</w:t>
            </w:r>
            <w:r w:rsidR="006A58C5">
              <w:rPr>
                <w:noProof/>
                <w:webHidden/>
              </w:rPr>
              <w:fldChar w:fldCharType="end"/>
            </w:r>
          </w:hyperlink>
        </w:p>
        <w:p w14:paraId="5F1DCCC5" w14:textId="14CC7CF9" w:rsidR="006A58C5" w:rsidRDefault="00497374">
          <w:pPr>
            <w:pStyle w:val="TM2"/>
            <w:tabs>
              <w:tab w:leader="dot" w:pos="9062" w:val="right"/>
            </w:tabs>
            <w:rPr>
              <w:rFonts w:eastAsiaTheme="minorEastAsia"/>
              <w:noProof/>
              <w:lang w:eastAsia="fr-FR"/>
            </w:rPr>
          </w:pPr>
          <w:hyperlink w:anchor="_Toc134698157" w:history="1">
            <w:r w:rsidR="006A58C5" w:rsidRPr="00641501">
              <w:rPr>
                <w:rStyle w:val="Lienhypertexte"/>
                <w:noProof/>
              </w:rPr>
              <w:t>5 – 6 –Absences :</w:t>
            </w:r>
            <w:r w:rsidR="006A58C5">
              <w:rPr>
                <w:noProof/>
                <w:webHidden/>
              </w:rPr>
              <w:tab/>
            </w:r>
            <w:r w:rsidR="006A58C5">
              <w:rPr>
                <w:noProof/>
                <w:webHidden/>
              </w:rPr>
              <w:fldChar w:fldCharType="begin"/>
            </w:r>
            <w:r w:rsidR="006A58C5">
              <w:rPr>
                <w:noProof/>
                <w:webHidden/>
              </w:rPr>
              <w:instrText xml:space="preserve"> PAGEREF _Toc134698157 \h </w:instrText>
            </w:r>
            <w:r w:rsidR="006A58C5">
              <w:rPr>
                <w:noProof/>
                <w:webHidden/>
              </w:rPr>
            </w:r>
            <w:r w:rsidR="006A58C5">
              <w:rPr>
                <w:noProof/>
                <w:webHidden/>
              </w:rPr>
              <w:fldChar w:fldCharType="separate"/>
            </w:r>
            <w:r>
              <w:rPr>
                <w:noProof/>
                <w:webHidden/>
              </w:rPr>
              <w:t>17</w:t>
            </w:r>
            <w:r w:rsidR="006A58C5">
              <w:rPr>
                <w:noProof/>
                <w:webHidden/>
              </w:rPr>
              <w:fldChar w:fldCharType="end"/>
            </w:r>
          </w:hyperlink>
        </w:p>
        <w:p w14:paraId="154586F3" w14:textId="3CDAE7F9" w:rsidR="006A58C5" w:rsidRDefault="00497374">
          <w:pPr>
            <w:pStyle w:val="TM2"/>
            <w:tabs>
              <w:tab w:leader="dot" w:pos="9062" w:val="right"/>
            </w:tabs>
            <w:rPr>
              <w:rFonts w:eastAsiaTheme="minorEastAsia"/>
              <w:noProof/>
              <w:lang w:eastAsia="fr-FR"/>
            </w:rPr>
          </w:pPr>
          <w:hyperlink w:anchor="_Toc134698158" w:history="1">
            <w:r w:rsidR="006A58C5" w:rsidRPr="00641501">
              <w:rPr>
                <w:rStyle w:val="Lienhypertexte"/>
                <w:noProof/>
              </w:rPr>
              <w:t>5 – 7 –Heures complémentaires :</w:t>
            </w:r>
            <w:r w:rsidR="006A58C5">
              <w:rPr>
                <w:noProof/>
                <w:webHidden/>
              </w:rPr>
              <w:tab/>
            </w:r>
            <w:r w:rsidR="006A58C5">
              <w:rPr>
                <w:noProof/>
                <w:webHidden/>
              </w:rPr>
              <w:fldChar w:fldCharType="begin"/>
            </w:r>
            <w:r w:rsidR="006A58C5">
              <w:rPr>
                <w:noProof/>
                <w:webHidden/>
              </w:rPr>
              <w:instrText xml:space="preserve"> PAGEREF _Toc134698158 \h </w:instrText>
            </w:r>
            <w:r w:rsidR="006A58C5">
              <w:rPr>
                <w:noProof/>
                <w:webHidden/>
              </w:rPr>
            </w:r>
            <w:r w:rsidR="006A58C5">
              <w:rPr>
                <w:noProof/>
                <w:webHidden/>
              </w:rPr>
              <w:fldChar w:fldCharType="separate"/>
            </w:r>
            <w:r>
              <w:rPr>
                <w:noProof/>
                <w:webHidden/>
              </w:rPr>
              <w:t>18</w:t>
            </w:r>
            <w:r w:rsidR="006A58C5">
              <w:rPr>
                <w:noProof/>
                <w:webHidden/>
              </w:rPr>
              <w:fldChar w:fldCharType="end"/>
            </w:r>
          </w:hyperlink>
        </w:p>
        <w:p w14:paraId="2756C28A" w14:textId="2CFA8AA5" w:rsidR="006A58C5" w:rsidRDefault="00497374">
          <w:pPr>
            <w:pStyle w:val="TM2"/>
            <w:tabs>
              <w:tab w:leader="dot" w:pos="9062" w:val="right"/>
            </w:tabs>
            <w:rPr>
              <w:rFonts w:eastAsiaTheme="minorEastAsia"/>
              <w:noProof/>
              <w:lang w:eastAsia="fr-FR"/>
            </w:rPr>
          </w:pPr>
          <w:hyperlink w:anchor="_Toc134698159" w:history="1">
            <w:r w:rsidR="006A58C5" w:rsidRPr="00641501">
              <w:rPr>
                <w:rStyle w:val="Lienhypertexte"/>
                <w:noProof/>
              </w:rPr>
              <w:t>5 – 8 –Période minimale d’activité et interruptions :</w:t>
            </w:r>
            <w:r w:rsidR="006A58C5">
              <w:rPr>
                <w:noProof/>
                <w:webHidden/>
              </w:rPr>
              <w:tab/>
            </w:r>
            <w:r w:rsidR="006A58C5">
              <w:rPr>
                <w:noProof/>
                <w:webHidden/>
              </w:rPr>
              <w:fldChar w:fldCharType="begin"/>
            </w:r>
            <w:r w:rsidR="006A58C5">
              <w:rPr>
                <w:noProof/>
                <w:webHidden/>
              </w:rPr>
              <w:instrText xml:space="preserve"> PAGEREF _Toc134698159 \h </w:instrText>
            </w:r>
            <w:r w:rsidR="006A58C5">
              <w:rPr>
                <w:noProof/>
                <w:webHidden/>
              </w:rPr>
            </w:r>
            <w:r w:rsidR="006A58C5">
              <w:rPr>
                <w:noProof/>
                <w:webHidden/>
              </w:rPr>
              <w:fldChar w:fldCharType="separate"/>
            </w:r>
            <w:r>
              <w:rPr>
                <w:noProof/>
                <w:webHidden/>
              </w:rPr>
              <w:t>18</w:t>
            </w:r>
            <w:r w:rsidR="006A58C5">
              <w:rPr>
                <w:noProof/>
                <w:webHidden/>
              </w:rPr>
              <w:fldChar w:fldCharType="end"/>
            </w:r>
          </w:hyperlink>
        </w:p>
        <w:p w14:paraId="4671ECB1" w14:textId="46533855" w:rsidR="006A58C5" w:rsidRDefault="00497374">
          <w:pPr>
            <w:pStyle w:val="TM2"/>
            <w:tabs>
              <w:tab w:leader="dot" w:pos="9062" w:val="right"/>
            </w:tabs>
            <w:rPr>
              <w:rFonts w:eastAsiaTheme="minorEastAsia"/>
              <w:noProof/>
              <w:lang w:eastAsia="fr-FR"/>
            </w:rPr>
          </w:pPr>
          <w:hyperlink w:anchor="_Toc134698160" w:history="1">
            <w:r w:rsidR="006A58C5" w:rsidRPr="00641501">
              <w:rPr>
                <w:rStyle w:val="Lienhypertexte"/>
                <w:noProof/>
              </w:rPr>
              <w:t>5 – 9 –Egalité de traitement :</w:t>
            </w:r>
            <w:r w:rsidR="006A58C5">
              <w:rPr>
                <w:noProof/>
                <w:webHidden/>
              </w:rPr>
              <w:tab/>
            </w:r>
            <w:r w:rsidR="006A58C5">
              <w:rPr>
                <w:noProof/>
                <w:webHidden/>
              </w:rPr>
              <w:fldChar w:fldCharType="begin"/>
            </w:r>
            <w:r w:rsidR="006A58C5">
              <w:rPr>
                <w:noProof/>
                <w:webHidden/>
              </w:rPr>
              <w:instrText xml:space="preserve"> PAGEREF _Toc134698160 \h </w:instrText>
            </w:r>
            <w:r w:rsidR="006A58C5">
              <w:rPr>
                <w:noProof/>
                <w:webHidden/>
              </w:rPr>
            </w:r>
            <w:r w:rsidR="006A58C5">
              <w:rPr>
                <w:noProof/>
                <w:webHidden/>
              </w:rPr>
              <w:fldChar w:fldCharType="separate"/>
            </w:r>
            <w:r>
              <w:rPr>
                <w:noProof/>
                <w:webHidden/>
              </w:rPr>
              <w:t>18</w:t>
            </w:r>
            <w:r w:rsidR="006A58C5">
              <w:rPr>
                <w:noProof/>
                <w:webHidden/>
              </w:rPr>
              <w:fldChar w:fldCharType="end"/>
            </w:r>
          </w:hyperlink>
        </w:p>
        <w:p w14:paraId="1B9223DC" w14:textId="318901F2" w:rsidR="006A58C5" w:rsidRDefault="00497374">
          <w:pPr>
            <w:pStyle w:val="TM1"/>
            <w:tabs>
              <w:tab w:leader="dot" w:pos="9062" w:val="right"/>
            </w:tabs>
            <w:rPr>
              <w:rFonts w:eastAsiaTheme="minorEastAsia"/>
              <w:noProof/>
              <w:lang w:eastAsia="fr-FR"/>
            </w:rPr>
          </w:pPr>
          <w:hyperlink w:anchor="_Toc134698161" w:history="1">
            <w:r w:rsidR="006A58C5" w:rsidRPr="00641501">
              <w:rPr>
                <w:rStyle w:val="Lienhypertexte"/>
                <w:noProof/>
              </w:rPr>
              <w:t>Article 6 – DATE D’EFFET</w:t>
            </w:r>
            <w:r w:rsidR="006A58C5">
              <w:rPr>
                <w:noProof/>
                <w:webHidden/>
              </w:rPr>
              <w:tab/>
            </w:r>
            <w:r w:rsidR="006A58C5">
              <w:rPr>
                <w:noProof/>
                <w:webHidden/>
              </w:rPr>
              <w:fldChar w:fldCharType="begin"/>
            </w:r>
            <w:r w:rsidR="006A58C5">
              <w:rPr>
                <w:noProof/>
                <w:webHidden/>
              </w:rPr>
              <w:instrText xml:space="preserve"> PAGEREF _Toc134698161 \h </w:instrText>
            </w:r>
            <w:r w:rsidR="006A58C5">
              <w:rPr>
                <w:noProof/>
                <w:webHidden/>
              </w:rPr>
            </w:r>
            <w:r w:rsidR="006A58C5">
              <w:rPr>
                <w:noProof/>
                <w:webHidden/>
              </w:rPr>
              <w:fldChar w:fldCharType="separate"/>
            </w:r>
            <w:r>
              <w:rPr>
                <w:noProof/>
                <w:webHidden/>
              </w:rPr>
              <w:t>19</w:t>
            </w:r>
            <w:r w:rsidR="006A58C5">
              <w:rPr>
                <w:noProof/>
                <w:webHidden/>
              </w:rPr>
              <w:fldChar w:fldCharType="end"/>
            </w:r>
          </w:hyperlink>
        </w:p>
        <w:p w14:paraId="5076756E" w14:textId="0D313739" w:rsidR="006A58C5" w:rsidRDefault="00497374">
          <w:pPr>
            <w:pStyle w:val="TM1"/>
            <w:tabs>
              <w:tab w:leader="dot" w:pos="9062" w:val="right"/>
            </w:tabs>
            <w:rPr>
              <w:rFonts w:eastAsiaTheme="minorEastAsia"/>
              <w:noProof/>
              <w:lang w:eastAsia="fr-FR"/>
            </w:rPr>
          </w:pPr>
          <w:hyperlink w:anchor="_Toc134698162" w:history="1">
            <w:r w:rsidR="006A58C5" w:rsidRPr="00641501">
              <w:rPr>
                <w:rStyle w:val="Lienhypertexte"/>
                <w:noProof/>
              </w:rPr>
              <w:t>Article 7 – DUREE – REVISION – DENONCIATION</w:t>
            </w:r>
            <w:r w:rsidR="006A58C5">
              <w:rPr>
                <w:noProof/>
                <w:webHidden/>
              </w:rPr>
              <w:tab/>
            </w:r>
            <w:r w:rsidR="006A58C5">
              <w:rPr>
                <w:noProof/>
                <w:webHidden/>
              </w:rPr>
              <w:fldChar w:fldCharType="begin"/>
            </w:r>
            <w:r w:rsidR="006A58C5">
              <w:rPr>
                <w:noProof/>
                <w:webHidden/>
              </w:rPr>
              <w:instrText xml:space="preserve"> PAGEREF _Toc134698162 \h </w:instrText>
            </w:r>
            <w:r w:rsidR="006A58C5">
              <w:rPr>
                <w:noProof/>
                <w:webHidden/>
              </w:rPr>
            </w:r>
            <w:r w:rsidR="006A58C5">
              <w:rPr>
                <w:noProof/>
                <w:webHidden/>
              </w:rPr>
              <w:fldChar w:fldCharType="separate"/>
            </w:r>
            <w:r>
              <w:rPr>
                <w:noProof/>
                <w:webHidden/>
              </w:rPr>
              <w:t>19</w:t>
            </w:r>
            <w:r w:rsidR="006A58C5">
              <w:rPr>
                <w:noProof/>
                <w:webHidden/>
              </w:rPr>
              <w:fldChar w:fldCharType="end"/>
            </w:r>
          </w:hyperlink>
        </w:p>
        <w:p w14:paraId="6B83D3E0" w14:textId="568BABB9" w:rsidR="006A58C5" w:rsidRDefault="00497374">
          <w:pPr>
            <w:pStyle w:val="TM1"/>
            <w:tabs>
              <w:tab w:leader="dot" w:pos="9062" w:val="right"/>
            </w:tabs>
            <w:rPr>
              <w:rFonts w:eastAsiaTheme="minorEastAsia"/>
              <w:noProof/>
              <w:lang w:eastAsia="fr-FR"/>
            </w:rPr>
          </w:pPr>
          <w:hyperlink w:anchor="_Toc134698163" w:history="1">
            <w:r w:rsidR="006A58C5" w:rsidRPr="00641501">
              <w:rPr>
                <w:rStyle w:val="Lienhypertexte"/>
                <w:noProof/>
              </w:rPr>
              <w:t>Article 8 – DEPOT</w:t>
            </w:r>
            <w:r w:rsidR="006A58C5">
              <w:rPr>
                <w:noProof/>
                <w:webHidden/>
              </w:rPr>
              <w:tab/>
            </w:r>
            <w:r w:rsidR="006A58C5">
              <w:rPr>
                <w:noProof/>
                <w:webHidden/>
              </w:rPr>
              <w:fldChar w:fldCharType="begin"/>
            </w:r>
            <w:r w:rsidR="006A58C5">
              <w:rPr>
                <w:noProof/>
                <w:webHidden/>
              </w:rPr>
              <w:instrText xml:space="preserve"> PAGEREF _Toc134698163 \h </w:instrText>
            </w:r>
            <w:r w:rsidR="006A58C5">
              <w:rPr>
                <w:noProof/>
                <w:webHidden/>
              </w:rPr>
            </w:r>
            <w:r w:rsidR="006A58C5">
              <w:rPr>
                <w:noProof/>
                <w:webHidden/>
              </w:rPr>
              <w:fldChar w:fldCharType="separate"/>
            </w:r>
            <w:r>
              <w:rPr>
                <w:noProof/>
                <w:webHidden/>
              </w:rPr>
              <w:t>19</w:t>
            </w:r>
            <w:r w:rsidR="006A58C5">
              <w:rPr>
                <w:noProof/>
                <w:webHidden/>
              </w:rPr>
              <w:fldChar w:fldCharType="end"/>
            </w:r>
          </w:hyperlink>
        </w:p>
        <w:p w14:paraId="71E896F1" w14:textId="2F11990B" w:rsidR="002F5533" w:rsidRDefault="002F5533" w:rsidRPr="00996B95">
          <w:r w:rsidRPr="00996B95">
            <w:rPr>
              <w:b/>
              <w:bCs/>
            </w:rPr>
            <w:fldChar w:fldCharType="end"/>
          </w:r>
        </w:p>
      </w:sdtContent>
    </w:sdt>
    <w:p w14:paraId="02F38C79" w14:textId="77777777" w:rsidR="008B11D7" w:rsidRDefault="008B11D7" w:rsidRPr="00996B95">
      <w:r w:rsidRPr="00996B95">
        <w:br w:type="page"/>
      </w:r>
    </w:p>
    <w:p w14:paraId="5460A73E" w14:textId="77777777" w:rsidP="00501605" w:rsidR="0073207F" w:rsidRDefault="0073207F" w:rsidRPr="00996B95">
      <w:pPr>
        <w:jc w:val="both"/>
        <w:rPr>
          <w:b/>
          <w:u w:val="single"/>
        </w:rPr>
      </w:pPr>
      <w:bookmarkStart w:id="1" w:name="_Toc134698123"/>
      <w:r w:rsidRPr="00996B95">
        <w:rPr>
          <w:rStyle w:val="Titre1Car"/>
          <w:rFonts w:asciiTheme="minorHAnsi" w:hAnsiTheme="minorHAnsi"/>
        </w:rPr>
        <w:lastRenderedPageBreak/>
        <w:t>Préambule</w:t>
      </w:r>
      <w:bookmarkEnd w:id="1"/>
      <w:r w:rsidR="002F5533" w:rsidRPr="00996B95">
        <w:rPr>
          <w:b/>
          <w:u w:val="single"/>
        </w:rPr>
        <w:t xml:space="preserve"> </w:t>
      </w:r>
    </w:p>
    <w:p w14:paraId="1AFCD297" w14:textId="77777777" w:rsidP="00501605" w:rsidR="0081689D" w:rsidRDefault="0081689D" w:rsidRPr="00996B95">
      <w:pPr>
        <w:spacing w:after="0" w:line="240" w:lineRule="auto"/>
        <w:jc w:val="both"/>
      </w:pPr>
      <w:r w:rsidRPr="00996B95">
        <w:t xml:space="preserve">Les partenaires sociaux ont engagé des négociations sur de nouvelles modalités d’aménagement du temps de travail permises aujourd’hui par la loi. </w:t>
      </w:r>
      <w:r w:rsidR="009012DD" w:rsidRPr="00996B95">
        <w:t xml:space="preserve">Les </w:t>
      </w:r>
      <w:r w:rsidR="0073207F" w:rsidRPr="00996B95">
        <w:t>accord</w:t>
      </w:r>
      <w:r w:rsidR="009012DD" w:rsidRPr="00996B95">
        <w:t>s</w:t>
      </w:r>
      <w:r w:rsidR="0073207F" w:rsidRPr="00996B95">
        <w:t xml:space="preserve"> collectif</w:t>
      </w:r>
      <w:r w:rsidR="009012DD" w:rsidRPr="00996B95">
        <w:t>s</w:t>
      </w:r>
      <w:r w:rsidR="0073207F" w:rsidRPr="00996B95">
        <w:t xml:space="preserve"> d’entreprise relatif</w:t>
      </w:r>
      <w:r w:rsidR="00C625B5" w:rsidRPr="00C625B5">
        <w:rPr>
          <w:color w:val="0070C0"/>
        </w:rPr>
        <w:t>s</w:t>
      </w:r>
      <w:r w:rsidR="0073207F" w:rsidRPr="00C625B5">
        <w:rPr>
          <w:color w:val="0070C0"/>
        </w:rPr>
        <w:t xml:space="preserve"> </w:t>
      </w:r>
      <w:r w:rsidR="0073207F" w:rsidRPr="00996B95">
        <w:t>à la réduction et à l’aménagement du temps de travail signé</w:t>
      </w:r>
      <w:r w:rsidR="00300647" w:rsidRPr="00996B95">
        <w:t xml:space="preserve">s </w:t>
      </w:r>
      <w:r w:rsidR="005B1E7D" w:rsidRPr="00996B95">
        <w:t>(références en annexe)</w:t>
      </w:r>
      <w:r w:rsidR="005B1E7D" w:rsidRPr="00996B95">
        <w:rPr>
          <w:color w:val="FF0000"/>
        </w:rPr>
        <w:t xml:space="preserve"> </w:t>
      </w:r>
      <w:r w:rsidR="00300647" w:rsidRPr="00996B95">
        <w:t>ainsi que l’ensemble des usages</w:t>
      </w:r>
      <w:r w:rsidR="004B648F" w:rsidRPr="00996B95">
        <w:t> </w:t>
      </w:r>
      <w:r w:rsidRPr="00996B95">
        <w:t xml:space="preserve">suivant : </w:t>
      </w:r>
    </w:p>
    <w:p w14:paraId="7027A5E5" w14:textId="77777777" w:rsidP="00501605" w:rsidR="002A78CD" w:rsidRDefault="002A78CD" w:rsidRPr="00996B95">
      <w:pPr>
        <w:pStyle w:val="Paragraphedeliste"/>
        <w:numPr>
          <w:ilvl w:val="0"/>
          <w:numId w:val="3"/>
        </w:numPr>
        <w:spacing w:after="0" w:line="240" w:lineRule="auto"/>
        <w:jc w:val="both"/>
      </w:pPr>
      <w:r w:rsidRPr="00996B95">
        <w:t>Les congés pour enfant malade</w:t>
      </w:r>
      <w:r w:rsidR="009A2B9D" w:rsidRPr="00996B95">
        <w:t xml:space="preserve"> de l’IME de Mauroc</w:t>
      </w:r>
      <w:r w:rsidRPr="00996B95">
        <w:t xml:space="preserve">, </w:t>
      </w:r>
    </w:p>
    <w:p w14:paraId="3C14477D" w14:textId="77777777" w:rsidP="00501605" w:rsidR="002A78CD" w:rsidRDefault="002A78CD" w:rsidRPr="00996B95">
      <w:pPr>
        <w:pStyle w:val="Paragraphedeliste"/>
        <w:numPr>
          <w:ilvl w:val="0"/>
          <w:numId w:val="3"/>
        </w:numPr>
        <w:spacing w:after="0" w:line="240" w:lineRule="auto"/>
        <w:jc w:val="both"/>
      </w:pPr>
      <w:r w:rsidRPr="00996B95">
        <w:t xml:space="preserve">Les congés trimestriels pour </w:t>
      </w:r>
      <w:r w:rsidR="009A2561" w:rsidRPr="00996B95">
        <w:t>les salariés hors éducatifs</w:t>
      </w:r>
      <w:r w:rsidRPr="00996B95">
        <w:t xml:space="preserve"> des IME,</w:t>
      </w:r>
    </w:p>
    <w:p w14:paraId="710765A4" w14:textId="77777777" w:rsidP="00501605" w:rsidR="002A78CD" w:rsidRDefault="00437830" w:rsidRPr="00996B95">
      <w:pPr>
        <w:pStyle w:val="Paragraphedeliste"/>
        <w:numPr>
          <w:ilvl w:val="0"/>
          <w:numId w:val="3"/>
        </w:numPr>
        <w:spacing w:after="0" w:line="240" w:lineRule="auto"/>
        <w:jc w:val="both"/>
      </w:pPr>
      <w:r w:rsidRPr="00996B95">
        <w:t>Les RTT sur temps partiel du pôle T</w:t>
      </w:r>
      <w:r w:rsidR="00E54CC3" w:rsidRPr="00996B95">
        <w:t xml:space="preserve">ravail </w:t>
      </w:r>
      <w:r w:rsidRPr="00996B95">
        <w:t>A</w:t>
      </w:r>
      <w:r w:rsidR="00E54CC3" w:rsidRPr="00996B95">
        <w:t>dapté</w:t>
      </w:r>
    </w:p>
    <w:p w14:paraId="43D33F9C" w14:textId="77777777" w:rsidP="00501605" w:rsidR="00437830" w:rsidRDefault="00A24485" w:rsidRPr="00996B95">
      <w:pPr>
        <w:pStyle w:val="Paragraphedeliste"/>
        <w:numPr>
          <w:ilvl w:val="0"/>
          <w:numId w:val="3"/>
        </w:numPr>
        <w:spacing w:after="0" w:line="240" w:lineRule="auto"/>
        <w:jc w:val="both"/>
      </w:pPr>
      <w:r w:rsidRPr="00996B95">
        <w:t xml:space="preserve">Les temps de </w:t>
      </w:r>
      <w:r w:rsidR="008B089D" w:rsidRPr="00996B95">
        <w:t>pause dans temps de travail</w:t>
      </w:r>
    </w:p>
    <w:p w14:paraId="1A3C2767" w14:textId="7E5AA7A1" w:rsidP="00501605" w:rsidR="0081689D" w:rsidRDefault="0081689D">
      <w:pPr>
        <w:spacing w:after="0" w:line="240" w:lineRule="auto"/>
        <w:jc w:val="both"/>
      </w:pPr>
      <w:r w:rsidRPr="00996B95">
        <w:t>sont dénoncés.</w:t>
      </w:r>
    </w:p>
    <w:p w14:paraId="76DDD0B5" w14:textId="77777777" w:rsidP="00501605" w:rsidR="00626F09" w:rsidRDefault="00626F09" w:rsidRPr="00996B95">
      <w:pPr>
        <w:spacing w:after="0" w:line="240" w:lineRule="auto"/>
        <w:jc w:val="both"/>
      </w:pPr>
    </w:p>
    <w:p w14:paraId="10C06B32" w14:textId="369CAE75" w:rsidP="00501605" w:rsidR="0073207F" w:rsidRDefault="0073207F">
      <w:pPr>
        <w:spacing w:after="0" w:line="240" w:lineRule="auto"/>
        <w:jc w:val="both"/>
      </w:pPr>
      <w:r w:rsidRPr="00996B95">
        <w:t>Le présent accord constitue donc un accord de substitution au sens de l’article L.2261-10 du Code du Travail.</w:t>
      </w:r>
    </w:p>
    <w:p w14:paraId="33DD9E57" w14:textId="77777777" w:rsidP="00501605" w:rsidR="00626F09" w:rsidRDefault="00626F09" w:rsidRPr="00996B95">
      <w:pPr>
        <w:spacing w:after="0" w:line="240" w:lineRule="auto"/>
        <w:jc w:val="both"/>
      </w:pPr>
    </w:p>
    <w:p w14:paraId="40DD094C" w14:textId="77777777" w:rsidP="00501605" w:rsidR="009012DD" w:rsidRDefault="0073207F" w:rsidRPr="00996B95">
      <w:pPr>
        <w:spacing w:after="0" w:line="240" w:lineRule="auto"/>
        <w:jc w:val="both"/>
      </w:pPr>
      <w:r w:rsidRPr="00996B95">
        <w:t>Ces négociations ont porté, en particulier, sur des organisations du temps de travail adaptées au fonctionnement des établissements à ouverture permanente.</w:t>
      </w:r>
    </w:p>
    <w:p w14:paraId="7ABA81EC" w14:textId="2030807E" w:rsidP="00501605" w:rsidR="0073207F" w:rsidRDefault="0073207F">
      <w:pPr>
        <w:spacing w:after="0" w:line="240" w:lineRule="auto"/>
        <w:jc w:val="both"/>
      </w:pPr>
    </w:p>
    <w:p w14:paraId="7FBE2BF3" w14:textId="3597B971" w:rsidP="00501605" w:rsidR="00605A53" w:rsidRDefault="00605A53" w:rsidRPr="00066AEE">
      <w:pPr>
        <w:spacing w:after="0" w:line="240" w:lineRule="auto"/>
        <w:jc w:val="both"/>
      </w:pPr>
      <w:r w:rsidRPr="00066AEE">
        <w:t xml:space="preserve">Un accord a été conclu sur ce sujet le 15 décembre 2022. </w:t>
      </w:r>
    </w:p>
    <w:p w14:paraId="18B1E6AA" w14:textId="7BEACD96" w:rsidP="00501605" w:rsidR="00605A53" w:rsidRDefault="00605A53" w:rsidRPr="00066AEE">
      <w:pPr>
        <w:spacing w:after="0" w:line="240" w:lineRule="auto"/>
        <w:jc w:val="both"/>
      </w:pPr>
    </w:p>
    <w:p w14:paraId="79DDFEC8" w14:textId="101BAC7B" w:rsidP="00501605" w:rsidR="00605A53" w:rsidRDefault="00605A53" w:rsidRPr="00066AEE">
      <w:pPr>
        <w:spacing w:after="0" w:line="240" w:lineRule="auto"/>
        <w:jc w:val="both"/>
      </w:pPr>
      <w:r w:rsidRPr="00066AEE">
        <w:t>Toutefois, il est apparu que certaines formulations posaient question, et qu’il était nécessaire d’apporter des compléments.</w:t>
      </w:r>
    </w:p>
    <w:p w14:paraId="10B49565" w14:textId="7AD40BB2" w:rsidP="00501605" w:rsidR="00605A53" w:rsidRDefault="00605A53" w:rsidRPr="00066AEE">
      <w:pPr>
        <w:spacing w:after="0" w:line="240" w:lineRule="auto"/>
        <w:jc w:val="both"/>
      </w:pPr>
    </w:p>
    <w:p w14:paraId="33D19ADC" w14:textId="54A3D659" w:rsidP="00501605" w:rsidR="00605A53" w:rsidRDefault="00605A53" w:rsidRPr="00066AEE">
      <w:pPr>
        <w:spacing w:after="0" w:line="240" w:lineRule="auto"/>
        <w:jc w:val="both"/>
      </w:pPr>
      <w:r w:rsidRPr="00066AEE">
        <w:t>Un avenant a donc été négocié et, pour la facilité de lecture, les parties ont considéré qu’il était nécessaire de réécrire l’accord, en intégrant les modifications.</w:t>
      </w:r>
    </w:p>
    <w:p w14:paraId="2C62E8C7" w14:textId="6EFBB3DC" w:rsidP="00501605" w:rsidR="00605A53" w:rsidRDefault="00605A53" w:rsidRPr="00066AEE">
      <w:pPr>
        <w:spacing w:after="0" w:line="240" w:lineRule="auto"/>
        <w:jc w:val="both"/>
      </w:pPr>
    </w:p>
    <w:p w14:paraId="492FE20D" w14:textId="684ACB02" w:rsidP="00501605" w:rsidR="00605A53" w:rsidRDefault="00605A53" w:rsidRPr="00066AEE">
      <w:pPr>
        <w:spacing w:after="0" w:line="240" w:lineRule="auto"/>
        <w:jc w:val="both"/>
        <w:rPr>
          <w:b/>
          <w:color w:val="00B050"/>
        </w:rPr>
      </w:pPr>
      <w:r w:rsidRPr="00066AEE">
        <w:t>Le présent avenant a donc vocation à se substituer</w:t>
      </w:r>
      <w:r w:rsidR="003B5CD2" w:rsidRPr="00066AEE">
        <w:t xml:space="preserve"> intégralement</w:t>
      </w:r>
      <w:r w:rsidRPr="00066AEE">
        <w:t xml:space="preserve"> à l’accord initial. </w:t>
      </w:r>
    </w:p>
    <w:p w14:paraId="6017285A" w14:textId="77777777" w:rsidP="00B42BB9" w:rsidR="0073207F" w:rsidRDefault="0073207F" w:rsidRPr="00996B95">
      <w:pPr>
        <w:pStyle w:val="Titre1"/>
        <w:rPr>
          <w:rFonts w:asciiTheme="minorHAnsi" w:hAnsiTheme="minorHAnsi"/>
        </w:rPr>
      </w:pPr>
      <w:bookmarkStart w:id="2" w:name="_Toc134698124"/>
      <w:r w:rsidRPr="00996B95">
        <w:rPr>
          <w:rFonts w:asciiTheme="minorHAnsi" w:hAnsiTheme="minorHAnsi"/>
        </w:rPr>
        <w:t>Article 1 – DISPOSITIONS GENERALES</w:t>
      </w:r>
      <w:bookmarkEnd w:id="2"/>
    </w:p>
    <w:p w14:paraId="7373FB01" w14:textId="77777777" w:rsidP="00501605" w:rsidR="0073207F" w:rsidRDefault="0073207F" w:rsidRPr="00996B95">
      <w:pPr>
        <w:spacing w:after="0" w:line="240" w:lineRule="auto"/>
        <w:jc w:val="both"/>
      </w:pPr>
    </w:p>
    <w:p w14:paraId="43714E4C" w14:textId="77777777" w:rsidP="00B42BB9" w:rsidR="0073207F" w:rsidRDefault="0073207F" w:rsidRPr="00996B95">
      <w:pPr>
        <w:pStyle w:val="Titre2"/>
        <w:rPr>
          <w:rFonts w:asciiTheme="minorHAnsi" w:hAnsiTheme="minorHAnsi"/>
        </w:rPr>
      </w:pPr>
      <w:r w:rsidRPr="00996B95">
        <w:rPr>
          <w:rFonts w:asciiTheme="minorHAnsi" w:hAnsiTheme="minorHAnsi"/>
        </w:rPr>
        <w:tab/>
      </w:r>
      <w:bookmarkStart w:id="3" w:name="_Toc134698125"/>
      <w:r w:rsidRPr="00996B95">
        <w:rPr>
          <w:rFonts w:asciiTheme="minorHAnsi" w:hAnsiTheme="minorHAnsi"/>
        </w:rPr>
        <w:t>1 – 1 – Cadre juridique</w:t>
      </w:r>
      <w:bookmarkEnd w:id="3"/>
    </w:p>
    <w:p w14:paraId="6CD59A0A" w14:textId="77777777" w:rsidP="00501605" w:rsidR="0073207F" w:rsidRDefault="0073207F" w:rsidRPr="00996B95">
      <w:pPr>
        <w:spacing w:after="0" w:line="240" w:lineRule="auto"/>
        <w:jc w:val="both"/>
      </w:pPr>
    </w:p>
    <w:p w14:paraId="59836911" w14:textId="77777777" w:rsidP="00501605" w:rsidR="0073207F" w:rsidRDefault="0073207F" w:rsidRPr="00996B95">
      <w:pPr>
        <w:spacing w:after="0" w:line="240" w:lineRule="auto"/>
        <w:jc w:val="both"/>
      </w:pPr>
      <w:r w:rsidRPr="00996B95">
        <w:t>Le présent accord est conclu dans le cadre de :</w:t>
      </w:r>
    </w:p>
    <w:p w14:paraId="21629FB2" w14:textId="77777777" w:rsidP="00501605" w:rsidR="00262ABE" w:rsidRDefault="00EE720E" w:rsidRPr="00996B95">
      <w:pPr>
        <w:pStyle w:val="Paragraphedeliste"/>
        <w:numPr>
          <w:ilvl w:val="0"/>
          <w:numId w:val="1"/>
        </w:numPr>
        <w:spacing w:after="0" w:line="240" w:lineRule="auto"/>
        <w:jc w:val="both"/>
      </w:pPr>
      <w:r w:rsidRPr="00996B95">
        <w:t>Des articles L.3121-41 et suivants du Code du travail ainsi que L.3121-44 et suivants du Code du Travail</w:t>
      </w:r>
      <w:r w:rsidR="003665E4" w:rsidRPr="00996B95">
        <w:t>,</w:t>
      </w:r>
    </w:p>
    <w:p w14:paraId="5F95466E" w14:textId="77777777" w:rsidP="00501605" w:rsidR="00B029FF" w:rsidRDefault="00B029FF" w:rsidRPr="00996B95">
      <w:pPr>
        <w:pStyle w:val="Paragraphedeliste"/>
        <w:numPr>
          <w:ilvl w:val="0"/>
          <w:numId w:val="1"/>
        </w:numPr>
        <w:jc w:val="both"/>
      </w:pPr>
      <w:r w:rsidRPr="00996B95">
        <w:t>Convention Collective nationale de Travail des établissements et services pour personnes inadaptées et handicapées du 15 mars 1966 (CCNT 66) et son accord de branche du 01 avril 1999.</w:t>
      </w:r>
    </w:p>
    <w:p w14:paraId="7CBBD0D6" w14:textId="77777777" w:rsidP="00B42BB9" w:rsidR="00262ABE" w:rsidRDefault="00262ABE" w:rsidRPr="00996B95">
      <w:pPr>
        <w:pStyle w:val="Titre2"/>
        <w:rPr>
          <w:rFonts w:asciiTheme="minorHAnsi" w:hAnsiTheme="minorHAnsi"/>
        </w:rPr>
      </w:pPr>
      <w:r w:rsidRPr="00996B95">
        <w:rPr>
          <w:rFonts w:asciiTheme="minorHAnsi" w:hAnsiTheme="minorHAnsi"/>
        </w:rPr>
        <w:tab/>
      </w:r>
      <w:bookmarkStart w:id="4" w:name="_Toc134698126"/>
      <w:r w:rsidRPr="00996B95">
        <w:rPr>
          <w:rFonts w:asciiTheme="minorHAnsi" w:hAnsiTheme="minorHAnsi"/>
        </w:rPr>
        <w:t>1 – 2 – Champ d’application</w:t>
      </w:r>
      <w:bookmarkEnd w:id="4"/>
    </w:p>
    <w:p w14:paraId="4C478AA4" w14:textId="77777777" w:rsidP="00501605" w:rsidR="00262ABE" w:rsidRDefault="00262ABE" w:rsidRPr="00996B95">
      <w:pPr>
        <w:spacing w:after="0" w:line="240" w:lineRule="auto"/>
        <w:jc w:val="both"/>
      </w:pPr>
    </w:p>
    <w:p w14:paraId="6F9E9ACE" w14:textId="77777777" w:rsidP="00501605" w:rsidR="00262ABE" w:rsidRDefault="00262ABE" w:rsidRPr="00996B95">
      <w:pPr>
        <w:spacing w:after="0" w:line="240" w:lineRule="auto"/>
        <w:jc w:val="both"/>
      </w:pPr>
      <w:r w:rsidRPr="00996B95">
        <w:t>Le présent accord concerne l’ensemble des salariés de l’Association</w:t>
      </w:r>
      <w:r w:rsidR="00CF17DE" w:rsidRPr="00996B95">
        <w:t>.</w:t>
      </w:r>
    </w:p>
    <w:p w14:paraId="32A5B9E3" w14:textId="77777777" w:rsidP="00501605" w:rsidR="00CF17DE" w:rsidRDefault="00CF17DE" w:rsidRPr="00996B95">
      <w:pPr>
        <w:spacing w:after="0" w:line="240" w:lineRule="auto"/>
        <w:jc w:val="both"/>
      </w:pPr>
    </w:p>
    <w:p w14:paraId="1AD9066B" w14:textId="77777777" w:rsidP="00501605" w:rsidR="00B720DB" w:rsidRDefault="00CF17DE" w:rsidRPr="00996B95">
      <w:pPr>
        <w:spacing w:after="0" w:line="240" w:lineRule="auto"/>
        <w:jc w:val="both"/>
        <w:rPr>
          <w:highlight w:val="magenta"/>
        </w:rPr>
      </w:pPr>
      <w:r w:rsidRPr="00996B95">
        <w:t>Cet accord d’entreprise ne pourra en aucun</w:t>
      </w:r>
      <w:r w:rsidR="00CE5D79" w:rsidRPr="00996B95">
        <w:t xml:space="preserve"> cas</w:t>
      </w:r>
      <w:r w:rsidR="00815043" w:rsidRPr="00996B95">
        <w:t xml:space="preserve"> proposer</w:t>
      </w:r>
      <w:r w:rsidRPr="00996B95">
        <w:t xml:space="preserve"> des dispositions inférieures à cel</w:t>
      </w:r>
      <w:r w:rsidR="00B720DB" w:rsidRPr="00996B95">
        <w:t xml:space="preserve">les de la convention collective du 15 </w:t>
      </w:r>
      <w:r w:rsidR="00A75D81" w:rsidRPr="00996B95">
        <w:t>mars 1966</w:t>
      </w:r>
      <w:r w:rsidR="00B720DB" w:rsidRPr="00996B95">
        <w:t xml:space="preserve"> </w:t>
      </w:r>
      <w:r w:rsidR="000729D0" w:rsidRPr="00996B95">
        <w:t>et de</w:t>
      </w:r>
      <w:r w:rsidR="00B029FF" w:rsidRPr="00996B95">
        <w:t>s</w:t>
      </w:r>
      <w:r w:rsidR="000729D0" w:rsidRPr="00996B95">
        <w:t xml:space="preserve"> accords de branche UNIFED.</w:t>
      </w:r>
    </w:p>
    <w:p w14:paraId="310619E2" w14:textId="77777777" w:rsidP="00B42BB9" w:rsidR="00262ABE" w:rsidRDefault="00BB7631">
      <w:pPr>
        <w:pStyle w:val="Titre1"/>
        <w:rPr>
          <w:rFonts w:asciiTheme="minorHAnsi" w:hAnsiTheme="minorHAnsi"/>
        </w:rPr>
      </w:pPr>
      <w:bookmarkStart w:id="5" w:name="_Toc134698127"/>
      <w:r w:rsidRPr="00996B95">
        <w:rPr>
          <w:rFonts w:asciiTheme="minorHAnsi" w:hAnsiTheme="minorHAnsi"/>
        </w:rPr>
        <w:lastRenderedPageBreak/>
        <w:t>Article 2 – DUREE DU</w:t>
      </w:r>
      <w:r w:rsidR="00262ABE" w:rsidRPr="00996B95">
        <w:rPr>
          <w:rFonts w:asciiTheme="minorHAnsi" w:hAnsiTheme="minorHAnsi"/>
        </w:rPr>
        <w:t xml:space="preserve"> TRAVAIL</w:t>
      </w:r>
      <w:bookmarkEnd w:id="5"/>
    </w:p>
    <w:p w14:paraId="521BC2F9" w14:textId="77777777" w:rsidP="00237CE8" w:rsidR="00237CE8" w:rsidRDefault="00237CE8"/>
    <w:p w14:paraId="26305FA4" w14:textId="77777777" w:rsidP="00B42BB9" w:rsidR="00262ABE" w:rsidRDefault="00262ABE" w:rsidRPr="00996B95">
      <w:pPr>
        <w:pStyle w:val="Titre2"/>
        <w:rPr>
          <w:rFonts w:asciiTheme="minorHAnsi" w:hAnsiTheme="minorHAnsi"/>
        </w:rPr>
      </w:pPr>
      <w:r w:rsidRPr="00996B95">
        <w:rPr>
          <w:rFonts w:asciiTheme="minorHAnsi" w:hAnsiTheme="minorHAnsi"/>
        </w:rPr>
        <w:tab/>
      </w:r>
      <w:bookmarkStart w:id="6" w:name="_Toc134698128"/>
      <w:r w:rsidRPr="00996B95">
        <w:rPr>
          <w:rFonts w:asciiTheme="minorHAnsi" w:hAnsiTheme="minorHAnsi"/>
        </w:rPr>
        <w:t>2 – 1 – Durée moyenne de travail</w:t>
      </w:r>
      <w:bookmarkEnd w:id="6"/>
    </w:p>
    <w:p w14:paraId="28D1D957" w14:textId="77777777" w:rsidP="00501605" w:rsidR="00262ABE" w:rsidRDefault="00262ABE" w:rsidRPr="00996B95">
      <w:pPr>
        <w:spacing w:after="0" w:line="240" w:lineRule="auto"/>
        <w:jc w:val="both"/>
      </w:pPr>
    </w:p>
    <w:p w14:paraId="158BB261" w14:textId="77777777" w:rsidP="00501605" w:rsidR="00262ABE" w:rsidRDefault="00262ABE" w:rsidRPr="00996B95">
      <w:pPr>
        <w:spacing w:after="0" w:line="240" w:lineRule="auto"/>
        <w:jc w:val="both"/>
      </w:pPr>
      <w:r w:rsidRPr="00996B95">
        <w:t>La durée moyenne hebdomadaire de travail effectif reste fixée à 35 heures.</w:t>
      </w:r>
    </w:p>
    <w:p w14:paraId="2B46E990" w14:textId="77777777" w:rsidP="00501605" w:rsidR="00262ABE" w:rsidRDefault="00262ABE" w:rsidRPr="00996B95">
      <w:pPr>
        <w:spacing w:after="0" w:line="240" w:lineRule="auto"/>
        <w:jc w:val="both"/>
      </w:pPr>
    </w:p>
    <w:p w14:paraId="5A7B073D" w14:textId="77777777" w:rsidP="00B42BB9" w:rsidR="00262ABE" w:rsidRDefault="00262ABE" w:rsidRPr="00996B95">
      <w:pPr>
        <w:pStyle w:val="Titre2"/>
        <w:rPr>
          <w:rFonts w:asciiTheme="minorHAnsi" w:hAnsiTheme="minorHAnsi"/>
        </w:rPr>
      </w:pPr>
      <w:r w:rsidRPr="00996B95">
        <w:rPr>
          <w:rFonts w:asciiTheme="minorHAnsi" w:hAnsiTheme="minorHAnsi"/>
        </w:rPr>
        <w:tab/>
      </w:r>
      <w:bookmarkStart w:id="7" w:name="_Toc134698129"/>
      <w:r w:rsidRPr="00996B95">
        <w:rPr>
          <w:rFonts w:asciiTheme="minorHAnsi" w:hAnsiTheme="minorHAnsi"/>
        </w:rPr>
        <w:t>2 – 2 – Durée annuelle</w:t>
      </w:r>
      <w:bookmarkEnd w:id="7"/>
      <w:r w:rsidR="00237CE8">
        <w:rPr>
          <w:rFonts w:asciiTheme="minorHAnsi" w:hAnsiTheme="minorHAnsi"/>
        </w:rPr>
        <w:t> </w:t>
      </w:r>
    </w:p>
    <w:p w14:paraId="3CD18567" w14:textId="77777777" w:rsidP="00501605" w:rsidR="00262ABE" w:rsidRDefault="00262ABE" w:rsidRPr="00996B95">
      <w:pPr>
        <w:spacing w:after="0" w:line="240" w:lineRule="auto"/>
        <w:jc w:val="both"/>
      </w:pPr>
    </w:p>
    <w:p w14:paraId="61727792" w14:textId="3733BB70" w:rsidP="00605A53" w:rsidR="00605A53" w:rsidRDefault="00262ABE" w:rsidRPr="00066AEE">
      <w:pPr>
        <w:spacing w:after="0" w:line="240" w:lineRule="auto"/>
        <w:jc w:val="both"/>
      </w:pPr>
      <w:r w:rsidRPr="00066AEE">
        <w:t xml:space="preserve">La durée annuelle de travail effectif, pour les salariés employés à temps plein et pour lesquels la durée de travail est répartie sur l’année, </w:t>
      </w:r>
      <w:r w:rsidR="00605A53" w:rsidRPr="00066AEE">
        <w:t xml:space="preserve">disposant de la totalité de leur droit à congés payés, </w:t>
      </w:r>
      <w:r w:rsidRPr="00066AEE">
        <w:t>est fixée à 1582 heures</w:t>
      </w:r>
      <w:r w:rsidR="00605A53" w:rsidRPr="00066AEE">
        <w:t>,</w:t>
      </w:r>
      <w:r w:rsidR="00B805A6" w:rsidRPr="00066AEE">
        <w:t xml:space="preserve"> soit 1575 + 1 journée de solidarité</w:t>
      </w:r>
      <w:r w:rsidR="00605A53" w:rsidRPr="00066AEE">
        <w:t xml:space="preserve"> de 7 heures.</w:t>
      </w:r>
    </w:p>
    <w:p w14:paraId="56AA886C" w14:textId="67407963" w:rsidP="00605A53" w:rsidR="00605A53" w:rsidRDefault="00605A53" w:rsidRPr="00066AEE">
      <w:pPr>
        <w:spacing w:after="0" w:line="240" w:lineRule="auto"/>
        <w:jc w:val="both"/>
      </w:pPr>
    </w:p>
    <w:p w14:paraId="1E27D4DD" w14:textId="4DF64F2B" w:rsidP="00605A53" w:rsidR="00605A53" w:rsidRDefault="00605A53" w:rsidRPr="00F05B6A">
      <w:pPr>
        <w:spacing w:after="0" w:line="240" w:lineRule="auto"/>
        <w:jc w:val="both"/>
        <w:rPr>
          <w:b/>
          <w:color w:val="00B050"/>
        </w:rPr>
      </w:pPr>
      <w:r w:rsidRPr="00066AEE">
        <w:t>Les congés conventionnels supplémentaires (congés « trimestriels » et congés d’ancienneté) viendront en déduction et réduiront donc ce seuil.</w:t>
      </w:r>
      <w:r w:rsidR="00C71B7B">
        <w:t xml:space="preserve"> </w:t>
      </w:r>
    </w:p>
    <w:p w14:paraId="574ACC13" w14:textId="1FEF24FC" w:rsidP="00605A53" w:rsidR="00182912" w:rsidRDefault="00182912">
      <w:pPr>
        <w:spacing w:after="0" w:line="240" w:lineRule="auto"/>
        <w:jc w:val="both"/>
        <w:rPr>
          <w:color w:val="00B050"/>
        </w:rPr>
      </w:pPr>
    </w:p>
    <w:p w14:paraId="74640D12" w14:textId="77777777" w:rsidP="003B6046" w:rsidR="003B6046" w:rsidRDefault="003B6046" w:rsidRPr="00066AEE">
      <w:pPr>
        <w:spacing w:after="0" w:line="240" w:lineRule="auto"/>
        <w:jc w:val="both"/>
      </w:pPr>
      <w:r w:rsidRPr="00066AEE">
        <w:t xml:space="preserve">365 jours calendaires – 25 congés payés – 11 jours fériés – 104 repos hebdomadaire + 1 jour de solidarité = 226 jours </w:t>
      </w:r>
    </w:p>
    <w:p w14:paraId="3D56562A" w14:textId="77177473" w:rsidP="003B6046" w:rsidR="003B6046" w:rsidRDefault="003B6046" w:rsidRPr="00066AEE">
      <w:pPr>
        <w:spacing w:after="0" w:line="240" w:lineRule="auto"/>
        <w:jc w:val="both"/>
        <w:rPr>
          <w:i/>
          <w:sz w:val="20"/>
          <w:szCs w:val="20"/>
        </w:rPr>
      </w:pPr>
      <w:r w:rsidRPr="00066AEE">
        <w:t>226 jours x 7 heures = 1582 heures</w:t>
      </w:r>
      <w:r w:rsidR="009D1AA8" w:rsidRPr="00066AEE">
        <w:t xml:space="preserve"> </w:t>
      </w:r>
      <w:r w:rsidR="009D1AA8" w:rsidRPr="00066AEE">
        <w:rPr>
          <w:i/>
          <w:sz w:val="20"/>
          <w:szCs w:val="20"/>
        </w:rPr>
        <w:t>(</w:t>
      </w:r>
      <w:r w:rsidR="00D314F9" w:rsidRPr="00066AEE">
        <w:rPr>
          <w:i/>
          <w:sz w:val="20"/>
          <w:szCs w:val="20"/>
        </w:rPr>
        <w:t>pour un temps complet hors congés conventionnels supplémentaires).</w:t>
      </w:r>
    </w:p>
    <w:p w14:paraId="4362AB63" w14:textId="77777777" w:rsidP="00605A53" w:rsidR="003B6046" w:rsidRDefault="003B6046">
      <w:pPr>
        <w:spacing w:after="0" w:line="240" w:lineRule="auto"/>
        <w:jc w:val="both"/>
        <w:rPr>
          <w:color w:val="FF0000"/>
        </w:rPr>
      </w:pPr>
    </w:p>
    <w:p w14:paraId="0D1957EA" w14:textId="77777777" w:rsidP="00605A53" w:rsidR="00605A53" w:rsidRDefault="00605A53">
      <w:pPr>
        <w:spacing w:after="0" w:line="240" w:lineRule="auto"/>
        <w:jc w:val="both"/>
      </w:pPr>
    </w:p>
    <w:p w14:paraId="714E0C0A" w14:textId="77777777" w:rsidP="00B42BB9" w:rsidR="00FE2258" w:rsidRDefault="00FE2258" w:rsidRPr="00996B95">
      <w:pPr>
        <w:pStyle w:val="Titre2"/>
        <w:rPr>
          <w:rFonts w:asciiTheme="minorHAnsi" w:hAnsiTheme="minorHAnsi"/>
        </w:rPr>
      </w:pPr>
      <w:r w:rsidRPr="00996B95">
        <w:rPr>
          <w:rFonts w:asciiTheme="minorHAnsi" w:hAnsiTheme="minorHAnsi"/>
        </w:rPr>
        <w:tab/>
      </w:r>
      <w:bookmarkStart w:id="8" w:name="_Toc134698130"/>
      <w:r w:rsidRPr="00996B95">
        <w:rPr>
          <w:rFonts w:asciiTheme="minorHAnsi" w:hAnsiTheme="minorHAnsi"/>
        </w:rPr>
        <w:t>2 – 3 – Limites à la durée du travail</w:t>
      </w:r>
      <w:bookmarkEnd w:id="8"/>
    </w:p>
    <w:p w14:paraId="5A30BDB6" w14:textId="77777777" w:rsidP="00501605" w:rsidR="00FE2258" w:rsidRDefault="00FE2258" w:rsidRPr="00996B95">
      <w:pPr>
        <w:spacing w:after="0" w:line="240" w:lineRule="auto"/>
        <w:jc w:val="both"/>
      </w:pPr>
    </w:p>
    <w:p w14:paraId="1AEAE67B" w14:textId="77777777" w:rsidP="00501605" w:rsidR="00FE2258" w:rsidRDefault="00FE2258" w:rsidRPr="00996B95">
      <w:pPr>
        <w:spacing w:after="0" w:line="240" w:lineRule="auto"/>
        <w:jc w:val="both"/>
      </w:pPr>
      <w:r w:rsidRPr="00996B95">
        <w:t xml:space="preserve">La durée hebdomadaire de travail s’apprécie sur la semaine civile et sa durée maximale est fixée à </w:t>
      </w:r>
      <w:r w:rsidR="00811E87" w:rsidRPr="00996B95">
        <w:t>44</w:t>
      </w:r>
      <w:r w:rsidRPr="00996B95">
        <w:t xml:space="preserve"> heures</w:t>
      </w:r>
      <w:r w:rsidR="009B740A" w:rsidRPr="00996B95">
        <w:t xml:space="preserve"> par semaine,</w:t>
      </w:r>
      <w:r w:rsidR="00811E87" w:rsidRPr="00996B95">
        <w:t xml:space="preserve"> dans la limite</w:t>
      </w:r>
      <w:r w:rsidR="00455D26" w:rsidRPr="00996B95">
        <w:t xml:space="preserve"> de</w:t>
      </w:r>
      <w:r w:rsidR="00811E87" w:rsidRPr="00996B95">
        <w:t xml:space="preserve"> </w:t>
      </w:r>
      <w:r w:rsidR="00CC256B" w:rsidRPr="00996B95">
        <w:t>2</w:t>
      </w:r>
      <w:r w:rsidR="00691DE8">
        <w:t xml:space="preserve"> semaines consécutives, </w:t>
      </w:r>
      <w:r w:rsidR="00B2590E" w:rsidRPr="00996B95">
        <w:t>sous réserve de disposit</w:t>
      </w:r>
      <w:r w:rsidR="00996B95">
        <w:t>ions particulières (délégations</w:t>
      </w:r>
      <w:r w:rsidR="00B2590E" w:rsidRPr="00996B95">
        <w:t xml:space="preserve"> ou avec consentement du salarié).</w:t>
      </w:r>
    </w:p>
    <w:p w14:paraId="4098BDB9" w14:textId="77777777" w:rsidP="00B42BB9" w:rsidR="003E6BA1" w:rsidRDefault="003E6BA1" w:rsidRPr="00996B95">
      <w:pPr>
        <w:pStyle w:val="Titre1"/>
        <w:rPr>
          <w:rFonts w:asciiTheme="minorHAnsi" w:hAnsiTheme="minorHAnsi"/>
        </w:rPr>
      </w:pPr>
      <w:bookmarkStart w:id="9" w:name="_Toc134698131"/>
      <w:r w:rsidRPr="00996B95">
        <w:rPr>
          <w:rFonts w:asciiTheme="minorHAnsi" w:hAnsiTheme="minorHAnsi"/>
        </w:rPr>
        <w:t>Article 3 – AMENAGEMENT DU TEMPS DE TRAVAIL</w:t>
      </w:r>
      <w:bookmarkEnd w:id="9"/>
    </w:p>
    <w:p w14:paraId="3EB32F29" w14:textId="77777777" w:rsidP="00501605" w:rsidR="003E6BA1" w:rsidRDefault="003E6BA1" w:rsidRPr="00996B95">
      <w:pPr>
        <w:spacing w:after="0" w:line="240" w:lineRule="auto"/>
        <w:jc w:val="both"/>
      </w:pPr>
    </w:p>
    <w:p w14:paraId="7B250046" w14:textId="77777777" w:rsidP="00501605" w:rsidR="003E6BA1" w:rsidRDefault="003E6BA1" w:rsidRPr="00996B95">
      <w:pPr>
        <w:spacing w:after="0" w:line="240" w:lineRule="auto"/>
        <w:jc w:val="both"/>
      </w:pPr>
      <w:r w:rsidRPr="00996B95">
        <w:t xml:space="preserve">La répartition de la durée légale </w:t>
      </w:r>
      <w:r w:rsidR="00C20AA5" w:rsidRPr="00996B95">
        <w:t>de travail peut prendre les formes suivantes :</w:t>
      </w:r>
    </w:p>
    <w:p w14:paraId="5588691A" w14:textId="77777777" w:rsidP="00501605" w:rsidR="00C20AA5" w:rsidRDefault="00C20AA5" w:rsidRPr="00996B95">
      <w:pPr>
        <w:spacing w:after="0" w:line="240" w:lineRule="auto"/>
        <w:jc w:val="both"/>
      </w:pPr>
    </w:p>
    <w:p w14:paraId="6D34E508" w14:textId="77777777" w:rsidP="00B42BB9" w:rsidR="00C20AA5" w:rsidRDefault="00C20AA5" w:rsidRPr="00996B95">
      <w:pPr>
        <w:pStyle w:val="Titre2"/>
        <w:rPr>
          <w:rFonts w:asciiTheme="minorHAnsi" w:hAnsiTheme="minorHAnsi"/>
        </w:rPr>
      </w:pPr>
      <w:r w:rsidRPr="00996B95">
        <w:rPr>
          <w:rFonts w:asciiTheme="minorHAnsi" w:hAnsiTheme="minorHAnsi"/>
        </w:rPr>
        <w:tab/>
      </w:r>
      <w:bookmarkStart w:id="10" w:name="_Toc134698132"/>
      <w:r w:rsidRPr="00996B95">
        <w:rPr>
          <w:rFonts w:asciiTheme="minorHAnsi" w:hAnsiTheme="minorHAnsi"/>
        </w:rPr>
        <w:t>3 – 1 – Répartition dans un cadre hebdomadaire</w:t>
      </w:r>
      <w:bookmarkEnd w:id="10"/>
    </w:p>
    <w:p w14:paraId="214354E6" w14:textId="77777777" w:rsidP="00501605" w:rsidR="00C20AA5" w:rsidRDefault="00C20AA5" w:rsidRPr="00996B95">
      <w:pPr>
        <w:spacing w:after="0" w:line="240" w:lineRule="auto"/>
        <w:jc w:val="both"/>
      </w:pPr>
    </w:p>
    <w:p w14:paraId="53B3FFB8" w14:textId="77777777" w:rsidP="00501605" w:rsidR="00605A53" w:rsidRDefault="00C20AA5" w:rsidRPr="00066AEE">
      <w:pPr>
        <w:spacing w:after="0" w:line="240" w:lineRule="auto"/>
        <w:jc w:val="both"/>
      </w:pPr>
      <w:r w:rsidRPr="00066AEE">
        <w:t>Le temps de travail est réparti sur l</w:t>
      </w:r>
      <w:r w:rsidR="00A8205C" w:rsidRPr="00066AEE">
        <w:t>a base de 35 heures par semaine</w:t>
      </w:r>
      <w:r w:rsidR="00605A53" w:rsidRPr="00066AEE">
        <w:t>.</w:t>
      </w:r>
    </w:p>
    <w:p w14:paraId="59909D4C" w14:textId="77777777" w:rsidP="00501605" w:rsidR="00605A53" w:rsidRDefault="00605A53" w:rsidRPr="00066AEE">
      <w:pPr>
        <w:spacing w:after="0" w:line="240" w:lineRule="auto"/>
        <w:jc w:val="both"/>
      </w:pPr>
    </w:p>
    <w:p w14:paraId="7FB4DB0D" w14:textId="4014902B" w:rsidP="00501605" w:rsidR="00B42BB9" w:rsidRDefault="00605A53" w:rsidRPr="00066AEE">
      <w:pPr>
        <w:spacing w:after="0" w:line="240" w:lineRule="auto"/>
        <w:jc w:val="both"/>
      </w:pPr>
      <w:r w:rsidRPr="00066AEE">
        <w:t xml:space="preserve">La répartition à la semaine concerne tous </w:t>
      </w:r>
      <w:r w:rsidR="00A8205C" w:rsidRPr="00066AEE">
        <w:t xml:space="preserve">les salariés </w:t>
      </w:r>
      <w:r w:rsidRPr="00066AEE">
        <w:t xml:space="preserve">qui ne font pas l’objet d’une organisation du </w:t>
      </w:r>
      <w:r w:rsidR="009C1154" w:rsidRPr="00066AEE">
        <w:t>t</w:t>
      </w:r>
      <w:r w:rsidRPr="00066AEE">
        <w:t>emps de travail dans un autre cad</w:t>
      </w:r>
      <w:r w:rsidR="00E25858" w:rsidRPr="00066AEE">
        <w:t xml:space="preserve">re, </w:t>
      </w:r>
      <w:r w:rsidR="00E52589" w:rsidRPr="00066AEE">
        <w:t xml:space="preserve">que </w:t>
      </w:r>
      <w:r w:rsidR="00CA1C78" w:rsidRPr="00066AEE">
        <w:t>celui défini</w:t>
      </w:r>
      <w:r w:rsidR="00547634" w:rsidRPr="00066AEE">
        <w:t xml:space="preserve"> ci-dessous</w:t>
      </w:r>
      <w:r w:rsidR="00066AEE">
        <w:t xml:space="preserve">, </w:t>
      </w:r>
      <w:r w:rsidR="0054282A" w:rsidRPr="00066AEE">
        <w:t>notamment</w:t>
      </w:r>
      <w:r w:rsidR="00066AEE">
        <w:t xml:space="preserve"> pour</w:t>
      </w:r>
      <w:r w:rsidR="00CA1C78" w:rsidRPr="00066AEE">
        <w:t xml:space="preserve"> </w:t>
      </w:r>
      <w:r w:rsidR="00E52589" w:rsidRPr="00066AEE">
        <w:t xml:space="preserve">les CDD </w:t>
      </w:r>
      <w:r w:rsidR="00EA062C" w:rsidRPr="00066AEE">
        <w:t>inférieur ou égal à</w:t>
      </w:r>
      <w:r w:rsidR="00E52589" w:rsidRPr="00066AEE">
        <w:t xml:space="preserve"> 3 mois. </w:t>
      </w:r>
    </w:p>
    <w:p w14:paraId="584476FC" w14:textId="77777777" w:rsidP="00B42BB9" w:rsidR="00C20AA5" w:rsidRDefault="00C20AA5" w:rsidRPr="00996B95">
      <w:pPr>
        <w:pStyle w:val="Titre2"/>
        <w:rPr>
          <w:rFonts w:asciiTheme="minorHAnsi" w:hAnsiTheme="minorHAnsi"/>
        </w:rPr>
      </w:pPr>
      <w:r w:rsidRPr="00996B95">
        <w:rPr>
          <w:rFonts w:asciiTheme="minorHAnsi" w:hAnsiTheme="minorHAnsi"/>
        </w:rPr>
        <w:tab/>
      </w:r>
      <w:bookmarkStart w:id="11" w:name="_Toc134698133"/>
      <w:r w:rsidRPr="00996B95">
        <w:rPr>
          <w:rFonts w:asciiTheme="minorHAnsi" w:hAnsiTheme="minorHAnsi"/>
        </w:rPr>
        <w:t>3 – 2 – Répartition dans un cadre annuel</w:t>
      </w:r>
      <w:bookmarkEnd w:id="11"/>
    </w:p>
    <w:p w14:paraId="559585BA" w14:textId="6D88D8CD" w:rsidP="00501605" w:rsidR="00C20AA5" w:rsidRDefault="00C20AA5">
      <w:pPr>
        <w:spacing w:after="0" w:line="240" w:lineRule="auto"/>
        <w:jc w:val="both"/>
      </w:pPr>
    </w:p>
    <w:p w14:paraId="35F212A1" w14:textId="5FF55863" w:rsidP="00501605" w:rsidR="009C1154" w:rsidRDefault="009C1154" w:rsidRPr="00066AEE">
      <w:pPr>
        <w:spacing w:after="0" w:line="240" w:lineRule="auto"/>
        <w:jc w:val="both"/>
      </w:pPr>
      <w:r w:rsidRPr="00066AEE">
        <w:t>Les parties conviennent que les dispositions qui suivent s’insèrent dans l’organisation d’un travail sur une période supérieure à la semaine et au plus égale à l’année.</w:t>
      </w:r>
    </w:p>
    <w:p w14:paraId="624CB045" w14:textId="33132CE5" w:rsidP="00501605" w:rsidR="009C1154" w:rsidRDefault="009C1154" w:rsidRPr="00066AEE">
      <w:pPr>
        <w:spacing w:after="0" w:line="240" w:lineRule="auto"/>
        <w:jc w:val="both"/>
      </w:pPr>
    </w:p>
    <w:p w14:paraId="78B3A7FE" w14:textId="3D0C9734" w:rsidP="00D314F9" w:rsidR="009C1154" w:rsidRDefault="009C1154" w:rsidRPr="00066AEE">
      <w:pPr>
        <w:spacing w:after="0" w:line="240" w:lineRule="auto"/>
        <w:jc w:val="both"/>
      </w:pPr>
      <w:r w:rsidRPr="00066AEE">
        <w:t>A l’intérieur de ce cadre, plusieurs modalités d’organisation du temps de travail sont possibles. Selon les établissements, il est mis en place en effet soit une organisation basée sur l’année et une répartition des horaires par roulement sur plusieurs semaines consécutives</w:t>
      </w:r>
      <w:r w:rsidR="00896A98" w:rsidRPr="00066AEE">
        <w:t xml:space="preserve"> </w:t>
      </w:r>
      <w:r w:rsidR="00896A98" w:rsidRPr="00066AEE">
        <w:rPr>
          <w:i/>
          <w:sz w:val="20"/>
          <w:szCs w:val="20"/>
        </w:rPr>
        <w:t>(maximum 12 semaines)</w:t>
      </w:r>
      <w:r w:rsidR="00896A98" w:rsidRPr="00066AEE">
        <w:rPr>
          <w:color w:val="FF0000"/>
        </w:rPr>
        <w:t xml:space="preserve"> </w:t>
      </w:r>
      <w:r w:rsidRPr="00066AEE">
        <w:t>se répétant, soit un système d’annualisation avec des compensations d’heures effectuées en plus de l’horaire moyen avec des horaires inférieurs.</w:t>
      </w:r>
    </w:p>
    <w:p w14:paraId="3A03DD89" w14:textId="41569DA5" w:rsidP="00501605" w:rsidR="009C1154" w:rsidRDefault="009C1154" w:rsidRPr="00066AEE">
      <w:pPr>
        <w:spacing w:after="0" w:line="240" w:lineRule="auto"/>
        <w:jc w:val="both"/>
      </w:pPr>
    </w:p>
    <w:p w14:paraId="32EAAAB8" w14:textId="08626DD8" w:rsidP="00501605" w:rsidR="009C1154" w:rsidRDefault="009C1154" w:rsidRPr="00066AEE">
      <w:pPr>
        <w:spacing w:after="0" w:line="240" w:lineRule="auto"/>
        <w:jc w:val="both"/>
      </w:pPr>
      <w:r w:rsidRPr="00066AEE">
        <w:t>Les règles communes sont fixées aux articles 3.3 et suivants.</w:t>
      </w:r>
    </w:p>
    <w:p w14:paraId="431CA9AC" w14:textId="3DA5F9C9" w:rsidP="00501605" w:rsidR="009C1154" w:rsidRDefault="009C1154" w:rsidRPr="00066AEE">
      <w:pPr>
        <w:spacing w:after="0" w:line="240" w:lineRule="auto"/>
        <w:jc w:val="both"/>
      </w:pPr>
    </w:p>
    <w:p w14:paraId="236C66BE" w14:textId="46DE34B9" w:rsidP="00501605" w:rsidR="009C1154" w:rsidRDefault="009C1154">
      <w:pPr>
        <w:spacing w:after="0" w:line="240" w:lineRule="auto"/>
        <w:jc w:val="both"/>
      </w:pPr>
      <w:r w:rsidRPr="00066AEE">
        <w:t>Le présent article 3.2 détaille les différentes modalités d’organisation selon les services ou établissements.</w:t>
      </w:r>
      <w:r w:rsidR="00C71B7B">
        <w:t xml:space="preserve"> </w:t>
      </w:r>
    </w:p>
    <w:p w14:paraId="32B95BE0" w14:textId="0C066CCE" w:rsidP="00501605" w:rsidR="009C1154" w:rsidRDefault="009C1154" w:rsidRPr="00996B95">
      <w:pPr>
        <w:spacing w:after="0" w:line="240" w:lineRule="auto"/>
        <w:jc w:val="both"/>
      </w:pPr>
      <w:r>
        <w:tab/>
      </w:r>
    </w:p>
    <w:p w14:paraId="643804CA" w14:textId="6FF3F5CE" w:rsidP="00B42BB9" w:rsidR="00BE57F6" w:rsidRDefault="00C20AA5" w:rsidRPr="00EA062C">
      <w:pPr>
        <w:pStyle w:val="Titre3"/>
        <w:rPr>
          <w:rFonts w:asciiTheme="minorHAnsi" w:hAnsiTheme="minorHAnsi"/>
          <w:color w:val="0070C0"/>
        </w:rPr>
      </w:pPr>
      <w:r w:rsidRPr="00996B95">
        <w:rPr>
          <w:rFonts w:asciiTheme="minorHAnsi" w:hAnsiTheme="minorHAnsi"/>
        </w:rPr>
        <w:tab/>
      </w:r>
      <w:r w:rsidRPr="00996B95">
        <w:rPr>
          <w:rFonts w:asciiTheme="minorHAnsi" w:hAnsiTheme="minorHAnsi"/>
        </w:rPr>
        <w:tab/>
      </w:r>
      <w:bookmarkStart w:id="12" w:name="_Toc134698134"/>
      <w:r w:rsidRPr="00996B95">
        <w:rPr>
          <w:rFonts w:asciiTheme="minorHAnsi" w:hAnsiTheme="minorHAnsi"/>
        </w:rPr>
        <w:t xml:space="preserve">3 – 2 – 1 – </w:t>
      </w:r>
      <w:r w:rsidRPr="00066AEE">
        <w:rPr>
          <w:rFonts w:asciiTheme="minorHAnsi" w:hAnsiTheme="minorHAnsi"/>
        </w:rPr>
        <w:t>Programmation</w:t>
      </w:r>
      <w:r w:rsidR="009C1154" w:rsidRPr="00066AEE">
        <w:rPr>
          <w:rFonts w:asciiTheme="minorHAnsi" w:hAnsiTheme="minorHAnsi"/>
        </w:rPr>
        <w:t xml:space="preserve"> annuelle par roulement </w:t>
      </w:r>
      <w:r w:rsidRPr="00066AEE">
        <w:rPr>
          <w:rFonts w:asciiTheme="minorHAnsi" w:hAnsiTheme="minorHAnsi"/>
        </w:rPr>
        <w:t>de</w:t>
      </w:r>
      <w:r w:rsidR="007A5E36" w:rsidRPr="00066AEE">
        <w:rPr>
          <w:rFonts w:asciiTheme="minorHAnsi" w:hAnsiTheme="minorHAnsi"/>
        </w:rPr>
        <w:t xml:space="preserve"> 1 à.</w:t>
      </w:r>
      <w:r w:rsidR="00D314F9" w:rsidRPr="00EA062C">
        <w:rPr>
          <w:rFonts w:asciiTheme="minorHAnsi" w:hAnsiTheme="minorHAnsi"/>
          <w:color w:val="0070C0"/>
        </w:rPr>
        <w:t>6 semaines maximum, pouvant aller jusqu’à 12 semaines à titre exceptionnel.</w:t>
      </w:r>
      <w:bookmarkEnd w:id="12"/>
    </w:p>
    <w:p w14:paraId="4D0D3920" w14:textId="77777777" w:rsidP="002244D7" w:rsidR="002244D7" w:rsidRDefault="002244D7" w:rsidRPr="00CB037B">
      <w:pPr>
        <w:pStyle w:val="Titre4"/>
        <w:numPr>
          <w:ilvl w:val="0"/>
          <w:numId w:val="26"/>
        </w:numPr>
        <w:rPr>
          <w:rFonts w:asciiTheme="minorHAnsi" w:hAnsiTheme="minorHAnsi"/>
        </w:rPr>
      </w:pPr>
      <w:bookmarkStart w:id="13" w:name="_Hlk128383352"/>
      <w:r w:rsidRPr="00CB037B">
        <w:rPr>
          <w:rFonts w:asciiTheme="minorHAnsi" w:hAnsiTheme="minorHAnsi"/>
        </w:rPr>
        <w:t>Etablissements et personnels concernés :</w:t>
      </w:r>
    </w:p>
    <w:p w14:paraId="0F555DC4" w14:textId="77777777" w:rsidP="002244D7" w:rsidR="002244D7" w:rsidRDefault="002244D7" w:rsidRPr="00CB037B">
      <w:pPr>
        <w:spacing w:after="0" w:line="240" w:lineRule="auto"/>
        <w:jc w:val="both"/>
      </w:pPr>
    </w:p>
    <w:p w14:paraId="58FAD336" w14:textId="77777777" w:rsidP="002244D7" w:rsidR="002244D7" w:rsidRDefault="002244D7" w:rsidRPr="00CB037B">
      <w:pPr>
        <w:spacing w:after="0" w:line="240" w:lineRule="auto"/>
        <w:jc w:val="both"/>
      </w:pPr>
      <w:r w:rsidRPr="00CB037B">
        <w:t>Sont concernés par ce mode d’organisation du travail principalement les établissements d’hébergement et fonctionnant 24 h/24.</w:t>
      </w:r>
    </w:p>
    <w:p w14:paraId="2985A280" w14:textId="77777777" w:rsidP="002244D7" w:rsidR="002244D7" w:rsidRDefault="002244D7" w:rsidRPr="00CB037B">
      <w:pPr>
        <w:spacing w:after="0" w:line="240" w:lineRule="auto"/>
        <w:jc w:val="both"/>
      </w:pPr>
    </w:p>
    <w:p w14:paraId="06B7C0DA" w14:textId="63D09D51" w:rsidP="002244D7" w:rsidR="002244D7" w:rsidRDefault="002244D7" w:rsidRPr="00C71B7B">
      <w:pPr>
        <w:spacing w:after="0" w:line="240" w:lineRule="auto"/>
        <w:jc w:val="both"/>
        <w:rPr>
          <w:color w:val="00B050"/>
        </w:rPr>
      </w:pPr>
      <w:r w:rsidRPr="00CB037B">
        <w:t>Tous les personnels travaillant au sein de ces établissements sont concernés par cette modalité d’organisation du travail, à l’exception des salariés intervenant en contrat à durée déterminée ou en intérim, lorsque la durée du contrat est inférieure à trois mois</w:t>
      </w:r>
      <w:r w:rsidRPr="00CB037B">
        <w:rPr>
          <w:b/>
        </w:rPr>
        <w:t>.</w:t>
      </w:r>
      <w:r w:rsidR="00C71B7B" w:rsidRPr="00D314F9">
        <w:rPr>
          <w:b/>
        </w:rPr>
        <w:t xml:space="preserve"> </w:t>
      </w:r>
    </w:p>
    <w:p w14:paraId="526E0F16" w14:textId="77777777" w:rsidP="002244D7" w:rsidR="002244D7" w:rsidRDefault="002244D7" w:rsidRPr="00996B95">
      <w:pPr>
        <w:spacing w:after="0" w:line="240" w:lineRule="auto"/>
        <w:jc w:val="both"/>
      </w:pPr>
    </w:p>
    <w:bookmarkEnd w:id="13"/>
    <w:p w14:paraId="66C5F4BE" w14:textId="3413D3B3" w:rsidP="00B42BB9" w:rsidR="007131F5" w:rsidRDefault="00C20AA5" w:rsidRPr="00996B95">
      <w:pPr>
        <w:pStyle w:val="Titre4"/>
        <w:numPr>
          <w:ilvl w:val="0"/>
          <w:numId w:val="26"/>
        </w:numPr>
        <w:rPr>
          <w:rFonts w:asciiTheme="minorHAnsi" w:hAnsiTheme="minorHAnsi"/>
        </w:rPr>
      </w:pPr>
      <w:r w:rsidRPr="00996B95">
        <w:rPr>
          <w:rFonts w:asciiTheme="minorHAnsi" w:hAnsiTheme="minorHAnsi"/>
        </w:rPr>
        <w:t>Durée de la période de travail</w:t>
      </w:r>
      <w:r w:rsidR="007069F8" w:rsidRPr="00996B95">
        <w:rPr>
          <w:rFonts w:asciiTheme="minorHAnsi" w:hAnsiTheme="minorHAnsi"/>
        </w:rPr>
        <w:t xml:space="preserve"> </w:t>
      </w:r>
      <w:r w:rsidRPr="00996B95">
        <w:rPr>
          <w:rFonts w:asciiTheme="minorHAnsi" w:hAnsiTheme="minorHAnsi"/>
        </w:rPr>
        <w:t>:</w:t>
      </w:r>
    </w:p>
    <w:p w14:paraId="534B1A3A" w14:textId="77777777" w:rsidP="00501605" w:rsidR="005C3CA2" w:rsidRDefault="005C3CA2">
      <w:pPr>
        <w:spacing w:after="0" w:line="240" w:lineRule="auto"/>
        <w:jc w:val="both"/>
      </w:pPr>
    </w:p>
    <w:p w14:paraId="033A10EB" w14:textId="543DF350" w:rsidP="00501605" w:rsidR="00BE57F6" w:rsidRDefault="00E10A76" w:rsidRPr="00996B95">
      <w:pPr>
        <w:spacing w:after="0" w:line="240" w:lineRule="auto"/>
        <w:jc w:val="both"/>
      </w:pPr>
      <w:r w:rsidRPr="00996B95">
        <w:t>L</w:t>
      </w:r>
      <w:r w:rsidR="00136F88">
        <w:t xml:space="preserve">a période de travail </w:t>
      </w:r>
      <w:r w:rsidR="00136F88" w:rsidRPr="00E673C9">
        <w:rPr>
          <w:i/>
          <w:sz w:val="20"/>
          <w:szCs w:val="20"/>
        </w:rPr>
        <w:t>(période de roulement)</w:t>
      </w:r>
      <w:r w:rsidR="00BE57F6" w:rsidRPr="00996B95">
        <w:t xml:space="preserve"> sera </w:t>
      </w:r>
      <w:r w:rsidR="00691DE8" w:rsidRPr="00996B95">
        <w:t>définie</w:t>
      </w:r>
      <w:r w:rsidR="00BE57F6" w:rsidRPr="00996B95">
        <w:t xml:space="preserve"> au niveau de chaque établissement</w:t>
      </w:r>
      <w:r w:rsidR="002E79AF" w:rsidRPr="00996B95">
        <w:t xml:space="preserve"> </w:t>
      </w:r>
      <w:r w:rsidR="00911BA9" w:rsidRPr="00996B95">
        <w:t xml:space="preserve">au regard de son mode de fonctionnement </w:t>
      </w:r>
      <w:r w:rsidR="002E79AF" w:rsidRPr="00996B95">
        <w:t>et</w:t>
      </w:r>
      <w:r w:rsidR="00BE57F6" w:rsidRPr="00996B95">
        <w:t xml:space="preserve"> après consultation du comité</w:t>
      </w:r>
      <w:r w:rsidR="004E1EC9" w:rsidRPr="00996B95">
        <w:t xml:space="preserve"> social et économique</w:t>
      </w:r>
      <w:r w:rsidR="002E79AF" w:rsidRPr="00996B95">
        <w:t>.</w:t>
      </w:r>
      <w:r w:rsidR="00BE57F6" w:rsidRPr="00996B95">
        <w:t xml:space="preserve"> </w:t>
      </w:r>
    </w:p>
    <w:p w14:paraId="65A7C5C9" w14:textId="77777777" w:rsidP="00501605" w:rsidR="007069F8" w:rsidRDefault="007069F8" w:rsidRPr="00996B95">
      <w:pPr>
        <w:spacing w:after="0" w:line="240" w:lineRule="auto"/>
        <w:ind w:firstLine="708" w:left="708"/>
        <w:jc w:val="both"/>
      </w:pPr>
    </w:p>
    <w:p w14:paraId="705B959F" w14:textId="77777777" w:rsidP="00501605" w:rsidR="00501F8A" w:rsidRDefault="007069F8" w:rsidRPr="00996B95">
      <w:pPr>
        <w:spacing w:after="0" w:line="240" w:lineRule="auto"/>
        <w:jc w:val="both"/>
      </w:pPr>
      <w:r w:rsidRPr="00996B95">
        <w:t>Cette programmation s’apprécie</w:t>
      </w:r>
      <w:r w:rsidR="007131F5" w:rsidRPr="00996B95">
        <w:t>ra</w:t>
      </w:r>
      <w:r w:rsidRPr="00996B95">
        <w:t xml:space="preserve"> sur une période de 12 mois du 1</w:t>
      </w:r>
      <w:r w:rsidRPr="00996B95">
        <w:rPr>
          <w:vertAlign w:val="superscript"/>
        </w:rPr>
        <w:t>er</w:t>
      </w:r>
      <w:r w:rsidR="00911BA9" w:rsidRPr="00996B95">
        <w:t xml:space="preserve"> juin année N</w:t>
      </w:r>
      <w:r w:rsidRPr="00996B95">
        <w:t xml:space="preserve"> au 31 mai </w:t>
      </w:r>
      <w:r w:rsidR="00691DE8" w:rsidRPr="00996B95">
        <w:t>année N</w:t>
      </w:r>
      <w:r w:rsidRPr="00996B95">
        <w:t>+1</w:t>
      </w:r>
      <w:r w:rsidR="00911BA9" w:rsidRPr="00996B95">
        <w:t>.</w:t>
      </w:r>
    </w:p>
    <w:p w14:paraId="0487F14C" w14:textId="77777777" w:rsidP="00501605" w:rsidR="00BE57F6" w:rsidRDefault="00BE57F6" w:rsidRPr="00996B95">
      <w:pPr>
        <w:spacing w:after="0" w:line="240" w:lineRule="auto"/>
        <w:ind w:left="1410"/>
        <w:jc w:val="both"/>
      </w:pPr>
    </w:p>
    <w:p w14:paraId="6E409FE3" w14:textId="77777777" w:rsidP="00B42BB9" w:rsidR="007131F5" w:rsidRDefault="00C20AA5" w:rsidRPr="00CB037B">
      <w:pPr>
        <w:pStyle w:val="Titre4"/>
        <w:numPr>
          <w:ilvl w:val="0"/>
          <w:numId w:val="26"/>
        </w:numPr>
        <w:rPr>
          <w:rFonts w:asciiTheme="minorHAnsi" w:hAnsiTheme="minorHAnsi"/>
        </w:rPr>
      </w:pPr>
      <w:r w:rsidRPr="00CB037B">
        <w:rPr>
          <w:rFonts w:asciiTheme="minorHAnsi" w:hAnsiTheme="minorHAnsi"/>
        </w:rPr>
        <w:t>Durée moyenne de travail :</w:t>
      </w:r>
    </w:p>
    <w:p w14:paraId="4042B8E8" w14:textId="77777777" w:rsidP="00DF6CDA" w:rsidR="00DF6CDA" w:rsidRDefault="00DF6CDA" w:rsidRPr="00CB037B">
      <w:pPr>
        <w:spacing w:after="0" w:line="240" w:lineRule="auto"/>
        <w:ind w:left="1415"/>
        <w:jc w:val="both"/>
      </w:pPr>
    </w:p>
    <w:p w14:paraId="7EEE0218" w14:textId="74162A3A" w:rsidP="00501605" w:rsidR="002244D7" w:rsidRDefault="002244D7" w:rsidRPr="00CB037B">
      <w:pPr>
        <w:spacing w:after="0" w:line="240" w:lineRule="auto"/>
        <w:jc w:val="both"/>
      </w:pPr>
      <w:r w:rsidRPr="00CB037B">
        <w:t>L</w:t>
      </w:r>
      <w:r w:rsidR="00BE57F6" w:rsidRPr="00CB037B">
        <w:t xml:space="preserve">a durée moyenne de travail </w:t>
      </w:r>
      <w:r w:rsidRPr="00CB037B">
        <w:t>est de 35 heures.</w:t>
      </w:r>
    </w:p>
    <w:p w14:paraId="115ED694" w14:textId="77777777" w:rsidP="00501605" w:rsidR="00626F09" w:rsidRDefault="00626F09" w:rsidRPr="00CB037B">
      <w:pPr>
        <w:spacing w:after="0" w:line="240" w:lineRule="auto"/>
        <w:jc w:val="both"/>
      </w:pPr>
    </w:p>
    <w:p w14:paraId="6FDA8FC9" w14:textId="40A4E3F5" w:rsidP="002244D7" w:rsidR="002244D7" w:rsidRDefault="002244D7" w:rsidRPr="00CB037B">
      <w:pPr>
        <w:pStyle w:val="Titre4"/>
        <w:numPr>
          <w:ilvl w:val="0"/>
          <w:numId w:val="26"/>
        </w:numPr>
        <w:rPr>
          <w:rFonts w:asciiTheme="minorHAnsi" w:hAnsiTheme="minorHAnsi"/>
        </w:rPr>
      </w:pPr>
      <w:r w:rsidRPr="00CB037B">
        <w:rPr>
          <w:rFonts w:asciiTheme="minorHAnsi" w:hAnsiTheme="minorHAnsi"/>
        </w:rPr>
        <w:t>Programmation de la durée de travail :</w:t>
      </w:r>
    </w:p>
    <w:p w14:paraId="435DADDC" w14:textId="77777777" w:rsidP="00501605" w:rsidR="002244D7" w:rsidRDefault="002244D7" w:rsidRPr="00CB037B">
      <w:pPr>
        <w:spacing w:after="0" w:line="240" w:lineRule="auto"/>
        <w:jc w:val="both"/>
      </w:pPr>
    </w:p>
    <w:p w14:paraId="4E2DB81E" w14:textId="11E75801" w:rsidP="00501605" w:rsidR="002244D7" w:rsidRDefault="002244D7" w:rsidRPr="00CB037B">
      <w:pPr>
        <w:spacing w:after="0" w:line="240" w:lineRule="auto"/>
        <w:jc w:val="both"/>
      </w:pPr>
      <w:r w:rsidRPr="00CB037B">
        <w:t xml:space="preserve">La programmation de la durée moyenne de travail </w:t>
      </w:r>
      <w:r w:rsidR="00BE57F6" w:rsidRPr="00CB037B">
        <w:t>sur la période</w:t>
      </w:r>
      <w:r w:rsidR="00136F88" w:rsidRPr="00CB037B">
        <w:t xml:space="preserve"> </w:t>
      </w:r>
      <w:r w:rsidR="00136F88" w:rsidRPr="00CB037B">
        <w:rPr>
          <w:i/>
          <w:sz w:val="20"/>
          <w:szCs w:val="20"/>
        </w:rPr>
        <w:t>(</w:t>
      </w:r>
      <w:r w:rsidR="00547634" w:rsidRPr="00CB037B">
        <w:rPr>
          <w:i/>
          <w:sz w:val="20"/>
          <w:szCs w:val="20"/>
        </w:rPr>
        <w:t xml:space="preserve">de </w:t>
      </w:r>
      <w:r w:rsidR="00136F88" w:rsidRPr="00CB037B">
        <w:rPr>
          <w:i/>
          <w:sz w:val="20"/>
          <w:szCs w:val="20"/>
        </w:rPr>
        <w:t>roulement)</w:t>
      </w:r>
      <w:r w:rsidR="00BE57F6" w:rsidRPr="00CB037B">
        <w:t xml:space="preserve"> est fixée</w:t>
      </w:r>
      <w:r w:rsidRPr="00CB037B">
        <w:t>,</w:t>
      </w:r>
      <w:r w:rsidR="00BE57F6" w:rsidRPr="00CB037B">
        <w:t xml:space="preserve"> au niveau de chaque établissement</w:t>
      </w:r>
      <w:r w:rsidRPr="00CB037B">
        <w:t>, de façon variable selon les semaines,</w:t>
      </w:r>
      <w:r w:rsidR="009B1C05" w:rsidRPr="00CB037B">
        <w:t xml:space="preserve"> dans la limite de 39</w:t>
      </w:r>
      <w:r w:rsidRPr="00CB037B">
        <w:t xml:space="preserve"> </w:t>
      </w:r>
      <w:r w:rsidR="00BE57F6" w:rsidRPr="00CB037B">
        <w:t>h</w:t>
      </w:r>
      <w:r w:rsidRPr="00CB037B">
        <w:t>eures.</w:t>
      </w:r>
    </w:p>
    <w:p w14:paraId="6FCA82BE" w14:textId="77777777" w:rsidP="00501605" w:rsidR="002244D7" w:rsidRDefault="002244D7" w:rsidRPr="00CB037B">
      <w:pPr>
        <w:spacing w:after="0" w:line="240" w:lineRule="auto"/>
        <w:jc w:val="both"/>
      </w:pPr>
    </w:p>
    <w:p w14:paraId="7F16D731" w14:textId="77777777" w:rsidP="00E52589" w:rsidR="00E52589" w:rsidRDefault="00E52589" w:rsidRPr="00CB037B">
      <w:pPr>
        <w:spacing w:after="0" w:line="240" w:lineRule="auto"/>
        <w:jc w:val="both"/>
      </w:pPr>
    </w:p>
    <w:p w14:paraId="4137530C" w14:textId="762507F8" w:rsidP="00E52589" w:rsidR="00E52589" w:rsidRDefault="002244D7">
      <w:pPr>
        <w:spacing w:after="0" w:line="240" w:lineRule="auto"/>
        <w:jc w:val="both"/>
        <w:rPr>
          <w:b/>
          <w:color w:val="00B050"/>
        </w:rPr>
      </w:pPr>
      <w:r w:rsidRPr="00CB037B">
        <w:t>La programmation est fixée</w:t>
      </w:r>
      <w:r w:rsidR="00904B9C" w:rsidRPr="00CB037B">
        <w:t xml:space="preserve"> </w:t>
      </w:r>
      <w:r w:rsidR="00F4377A" w:rsidRPr="00CB037B">
        <w:t>a</w:t>
      </w:r>
      <w:r w:rsidR="00BE57F6" w:rsidRPr="00CB037B">
        <w:t xml:space="preserve">près consultation du comité </w:t>
      </w:r>
      <w:r w:rsidR="004E1EC9" w:rsidRPr="00CB037B">
        <w:t>social et économique</w:t>
      </w:r>
      <w:r w:rsidRPr="00CB037B">
        <w:t xml:space="preserve"> et peut être différente selon les établissements et les services.</w:t>
      </w:r>
    </w:p>
    <w:p w14:paraId="1F99B4FE" w14:textId="77777777" w:rsidP="00E52589" w:rsidR="00E52589" w:rsidRDefault="00E52589">
      <w:pPr>
        <w:spacing w:after="0" w:line="240" w:lineRule="auto"/>
        <w:jc w:val="both"/>
        <w:rPr>
          <w:b/>
          <w:color w:val="00B050"/>
        </w:rPr>
      </w:pPr>
    </w:p>
    <w:p w14:paraId="2C3CD5C7" w14:textId="5C540D93" w:rsidP="00E52589" w:rsidR="007131F5" w:rsidRDefault="00C20AA5" w:rsidRPr="00996B95">
      <w:pPr>
        <w:spacing w:after="0" w:line="240" w:lineRule="auto"/>
        <w:jc w:val="both"/>
      </w:pPr>
      <w:r w:rsidRPr="00996B95">
        <w:t>Contreparties</w:t>
      </w:r>
      <w:r w:rsidR="00BE57F6" w:rsidRPr="00996B95">
        <w:t> :</w:t>
      </w:r>
    </w:p>
    <w:p w14:paraId="34E20305" w14:textId="77777777" w:rsidP="00DF6CDA" w:rsidR="00DF6CDA" w:rsidRDefault="00DF6CDA" w:rsidRPr="00996B95">
      <w:pPr>
        <w:spacing w:after="0" w:line="240" w:lineRule="auto"/>
        <w:ind w:left="1415"/>
        <w:jc w:val="both"/>
      </w:pPr>
    </w:p>
    <w:p w14:paraId="5D9A947B" w14:textId="0C029A95" w:rsidP="003566CF" w:rsidR="00BE57F6" w:rsidRDefault="00BE57F6" w:rsidRPr="00CB037B">
      <w:pPr>
        <w:spacing w:after="0" w:line="240" w:lineRule="auto"/>
        <w:jc w:val="both"/>
        <w:rPr>
          <w:i/>
          <w:sz w:val="20"/>
          <w:szCs w:val="20"/>
        </w:rPr>
      </w:pPr>
      <w:r w:rsidRPr="00996B95">
        <w:t>Les salariés travaillant sur une durée moyenne supérieu</w:t>
      </w:r>
      <w:r w:rsidR="00542DAB">
        <w:t xml:space="preserve">re à 35h et dans la limite </w:t>
      </w:r>
      <w:r w:rsidR="009B1C05">
        <w:t>de 39</w:t>
      </w:r>
      <w:r w:rsidRPr="00B556A0">
        <w:t>h bénéficient</w:t>
      </w:r>
      <w:r w:rsidRPr="00996B95">
        <w:t xml:space="preserve"> en contrepartie</w:t>
      </w:r>
      <w:r w:rsidR="0014170E" w:rsidRPr="00996B95">
        <w:t>,</w:t>
      </w:r>
      <w:r w:rsidRPr="00996B95">
        <w:t xml:space="preserve"> d’un volume de </w:t>
      </w:r>
      <w:r w:rsidR="00E10A76" w:rsidRPr="00996B95">
        <w:t>récupération d’heures</w:t>
      </w:r>
      <w:r w:rsidR="0014170E" w:rsidRPr="00996B95">
        <w:t xml:space="preserve"> </w:t>
      </w:r>
      <w:r w:rsidRPr="00996B95">
        <w:t>compensant le dépassemen</w:t>
      </w:r>
      <w:r w:rsidR="00E10A76" w:rsidRPr="00996B95">
        <w:t xml:space="preserve">t de la durée légale du travail afin d’obtenir au 31 </w:t>
      </w:r>
      <w:r w:rsidR="004122F4" w:rsidRPr="00996B95">
        <w:t>mai</w:t>
      </w:r>
      <w:r w:rsidR="00E10A76" w:rsidRPr="00996B95">
        <w:t xml:space="preserve"> la durée annuelle de travail effectif fixé</w:t>
      </w:r>
      <w:r w:rsidR="00F4511A" w:rsidRPr="00996B95">
        <w:t>e</w:t>
      </w:r>
      <w:r w:rsidR="005E0846" w:rsidRPr="00996B95">
        <w:t xml:space="preserve"> à 1582 </w:t>
      </w:r>
      <w:r w:rsidR="00C71B7B">
        <w:t xml:space="preserve">heures </w:t>
      </w:r>
      <w:r w:rsidR="00C71B7B" w:rsidRPr="00CB037B">
        <w:rPr>
          <w:i/>
          <w:sz w:val="20"/>
          <w:szCs w:val="20"/>
        </w:rPr>
        <w:t>(sur la base d’un temps complet sans déduction des éventuels congés supplémentaires).</w:t>
      </w:r>
    </w:p>
    <w:p w14:paraId="0E3F1F55" w14:textId="77777777" w:rsidP="00E34487" w:rsidR="00E34487" w:rsidRDefault="00E34487">
      <w:pPr>
        <w:spacing w:after="0" w:line="240" w:lineRule="auto"/>
        <w:jc w:val="both"/>
        <w:rPr>
          <w:rFonts w:ascii="Comic Sans MS" w:hAnsi="Comic Sans MS"/>
        </w:rPr>
      </w:pPr>
    </w:p>
    <w:p w14:paraId="26A1C1E5" w14:textId="77777777" w:rsidP="003566CF" w:rsidR="00691DE8" w:rsidRDefault="00691DE8" w:rsidRPr="00502F4B">
      <w:pPr>
        <w:spacing w:after="0" w:line="240" w:lineRule="auto"/>
        <w:jc w:val="both"/>
        <w:rPr>
          <w:rFonts w:cstheme="minorHAnsi"/>
        </w:rPr>
      </w:pPr>
      <w:r w:rsidRPr="00502F4B">
        <w:rPr>
          <w:rFonts w:cstheme="minorHAnsi"/>
        </w:rPr>
        <w:t>Pour les surveillants de nuit qualifiés, aides-soignantes</w:t>
      </w:r>
      <w:r w:rsidRPr="002654EF">
        <w:rPr>
          <w:rFonts w:cstheme="minorHAnsi"/>
        </w:rPr>
        <w:t xml:space="preserve"> </w:t>
      </w:r>
      <w:r>
        <w:rPr>
          <w:rFonts w:cstheme="minorHAnsi"/>
        </w:rPr>
        <w:t>de nuit</w:t>
      </w:r>
      <w:r w:rsidRPr="00502F4B">
        <w:rPr>
          <w:rFonts w:cstheme="minorHAnsi"/>
        </w:rPr>
        <w:t>, Accompagnant Educatif et Social</w:t>
      </w:r>
      <w:r w:rsidRPr="002654EF">
        <w:rPr>
          <w:rFonts w:cstheme="minorHAnsi"/>
        </w:rPr>
        <w:t xml:space="preserve"> </w:t>
      </w:r>
      <w:r>
        <w:rPr>
          <w:rFonts w:cstheme="minorHAnsi"/>
        </w:rPr>
        <w:t xml:space="preserve">de nuit </w:t>
      </w:r>
      <w:r w:rsidRPr="00502F4B">
        <w:rPr>
          <w:rFonts w:cstheme="minorHAnsi"/>
        </w:rPr>
        <w:t xml:space="preserve">et Infirmière Diplômée d’Etat, afin de leur garantir un temps de repos sur l’ensemble de l’année et dans le respect de la période de travail, </w:t>
      </w:r>
      <w:r w:rsidRPr="00691DE8">
        <w:rPr>
          <w:rFonts w:cstheme="minorHAnsi"/>
        </w:rPr>
        <w:t>les récupérations d’heures seront accolées à des repos hebdomadaires ou des congés.</w:t>
      </w:r>
    </w:p>
    <w:p w14:paraId="269822A5" w14:textId="77777777" w:rsidP="00501605" w:rsidR="00D0639F" w:rsidRDefault="00D0639F">
      <w:pPr>
        <w:spacing w:after="0" w:line="240" w:lineRule="auto"/>
        <w:jc w:val="both"/>
      </w:pPr>
    </w:p>
    <w:p w14:paraId="3575CD1D" w14:textId="77777777" w:rsidP="0032548C" w:rsidR="00691DE8" w:rsidRDefault="00691DE8" w:rsidRPr="0032548C">
      <w:pPr>
        <w:spacing w:after="0" w:line="240" w:lineRule="auto"/>
        <w:jc w:val="both"/>
      </w:pPr>
      <w:r w:rsidRPr="0032548C">
        <w:t>Pour les surveillants de nuit qualifiés, aides-soignantes de nuit, Accompagnant Educatif et Social de nuit et Infirmière Diplômée d’Etat de nuit, également, si l’organisation du planning les amène à être en repos le week-end alors la nuit de vendredi à samedi ne sera pas travaillée.</w:t>
      </w:r>
    </w:p>
    <w:p w14:paraId="034A9BB8" w14:textId="77777777" w:rsidP="0032548C" w:rsidR="00691DE8" w:rsidRDefault="00691DE8" w:rsidRPr="0032548C">
      <w:pPr>
        <w:spacing w:after="0" w:line="240" w:lineRule="auto"/>
        <w:jc w:val="both"/>
      </w:pPr>
      <w:r w:rsidRPr="0032548C">
        <w:t>Un week-end est entendu vendredi soir inclus.</w:t>
      </w:r>
    </w:p>
    <w:p w14:paraId="4B583119" w14:textId="77777777" w:rsidP="0032548C" w:rsidR="00C55F27" w:rsidRDefault="00C55F27" w:rsidRPr="0032548C">
      <w:pPr>
        <w:spacing w:after="0" w:line="240" w:lineRule="auto"/>
        <w:jc w:val="both"/>
      </w:pPr>
    </w:p>
    <w:p w14:paraId="11607C41" w14:textId="78AD9053" w:rsidP="0032548C" w:rsidR="00C55F27" w:rsidRDefault="00C55F27" w:rsidRPr="0032548C">
      <w:pPr>
        <w:spacing w:after="0" w:line="240" w:lineRule="auto"/>
        <w:jc w:val="both"/>
      </w:pPr>
      <w:r w:rsidRPr="00F735F5">
        <w:t xml:space="preserve">Afin de garantir un véritable temps de repos sur l’ensemble de l’année </w:t>
      </w:r>
      <w:r w:rsidRPr="00CB037B">
        <w:t>pour</w:t>
      </w:r>
      <w:r w:rsidR="002244D7" w:rsidRPr="00CB037B">
        <w:t xml:space="preserve"> c</w:t>
      </w:r>
      <w:r w:rsidRPr="00CB037B">
        <w:t>es salariés</w:t>
      </w:r>
      <w:r w:rsidRPr="00053107">
        <w:t>,</w:t>
      </w:r>
      <w:r w:rsidRPr="000D382F">
        <w:rPr>
          <w:color w:val="FF0000"/>
        </w:rPr>
        <w:t xml:space="preserve"> </w:t>
      </w:r>
      <w:r w:rsidRPr="00F735F5">
        <w:t xml:space="preserve">ces heures seront accolées dans la limite d’une semaine complète à l’initiative du salarié en fonction des nécessités de service jusqu’au </w:t>
      </w:r>
      <w:r w:rsidR="00B556A0" w:rsidRPr="00F735F5">
        <w:t>1</w:t>
      </w:r>
      <w:r w:rsidR="00B556A0" w:rsidRPr="00F735F5">
        <w:rPr>
          <w:vertAlign w:val="superscript"/>
        </w:rPr>
        <w:t>er</w:t>
      </w:r>
      <w:r w:rsidR="00B556A0" w:rsidRPr="00F735F5">
        <w:t xml:space="preserve"> mars</w:t>
      </w:r>
      <w:r w:rsidRPr="00F735F5">
        <w:t xml:space="preserve"> (après un point d’étape au </w:t>
      </w:r>
      <w:r w:rsidR="00B556A0" w:rsidRPr="00F735F5">
        <w:t>31 décembre</w:t>
      </w:r>
      <w:r w:rsidRPr="00F735F5">
        <w:t>) et autant que de possible d’un commun accord jusqu’en fin d’année sauf pour les personnels de nuit.</w:t>
      </w:r>
      <w:r w:rsidR="003566CF">
        <w:t xml:space="preserve"> Ces heures de récupérations seront posées prioritairement sur les périodes de basses activités (estivale, fin d’année,</w:t>
      </w:r>
      <w:r w:rsidR="00E52589">
        <w:t xml:space="preserve"> </w:t>
      </w:r>
      <w:r w:rsidR="003566CF">
        <w:t>…).</w:t>
      </w:r>
    </w:p>
    <w:p w14:paraId="42D9C829" w14:textId="77777777" w:rsidP="005F7648" w:rsidR="005F7648" w:rsidRDefault="005F7648" w:rsidRPr="0032548C">
      <w:pPr>
        <w:spacing w:after="0" w:line="240" w:lineRule="auto"/>
        <w:jc w:val="both"/>
      </w:pPr>
    </w:p>
    <w:p w14:paraId="2E54545C" w14:textId="27FA49D1" w:rsidP="005F7648" w:rsidR="00881B12" w:rsidRDefault="005F7648" w:rsidRPr="00CB037B">
      <w:pPr>
        <w:spacing w:after="0" w:line="240" w:lineRule="auto"/>
        <w:jc w:val="both"/>
      </w:pPr>
      <w:r w:rsidRPr="00CB037B">
        <w:t xml:space="preserve">Pour les personnels de jour (c’est-à-dire notamment : accompagnant éducatif et social, aide-soignant, infirmier, éducateur spécialisé, </w:t>
      </w:r>
      <w:r w:rsidR="00D314F9" w:rsidRPr="00CB037B">
        <w:t xml:space="preserve">moniteur éducateur, CESF, TISF, </w:t>
      </w:r>
      <w:r w:rsidRPr="00CB037B">
        <w:t xml:space="preserve">intervenant exclusivement de jour), si l’organisation du planning amène à être en repos le week-end alors le vendredi soir ne sera, de préférence, pas travaillé. </w:t>
      </w:r>
    </w:p>
    <w:p w14:paraId="68CE4197" w14:textId="47301AAD" w:rsidP="005F7648" w:rsidR="00881B12" w:rsidRDefault="00881B12">
      <w:pPr>
        <w:spacing w:after="0" w:line="240" w:lineRule="auto"/>
        <w:jc w:val="both"/>
        <w:rPr>
          <w:color w:val="FF0000"/>
        </w:rPr>
      </w:pPr>
    </w:p>
    <w:p w14:paraId="7F0C7C71" w14:textId="77777777" w:rsidP="00881B12" w:rsidR="00881B12" w:rsidRDefault="00881B12" w:rsidRPr="00CB037B">
      <w:pPr>
        <w:pStyle w:val="Titre4"/>
        <w:numPr>
          <w:ilvl w:val="0"/>
          <w:numId w:val="26"/>
        </w:numPr>
        <w:rPr>
          <w:rFonts w:asciiTheme="minorHAnsi" w:hAnsiTheme="minorHAnsi"/>
          <w:color w:val="0070C0"/>
        </w:rPr>
      </w:pPr>
      <w:r w:rsidRPr="00CB037B">
        <w:rPr>
          <w:rFonts w:asciiTheme="minorHAnsi" w:hAnsiTheme="minorHAnsi"/>
          <w:color w:themeColor="text2" w:themeTint="99" w:val="548DD4"/>
        </w:rPr>
        <w:t>Calendrier individualisé </w:t>
      </w:r>
      <w:r w:rsidRPr="00CB037B">
        <w:rPr>
          <w:rFonts w:asciiTheme="minorHAnsi" w:hAnsiTheme="minorHAnsi"/>
          <w:color w:val="0070C0"/>
        </w:rPr>
        <w:t>:</w:t>
      </w:r>
    </w:p>
    <w:p w14:paraId="1D0EFC88" w14:textId="77777777" w:rsidP="00881B12" w:rsidR="00881B12" w:rsidRDefault="00881B12" w:rsidRPr="00CB037B">
      <w:pPr>
        <w:spacing w:after="0" w:line="240" w:lineRule="auto"/>
        <w:jc w:val="both"/>
        <w:rPr>
          <w:color w:val="0070C0"/>
        </w:rPr>
      </w:pPr>
    </w:p>
    <w:p w14:paraId="62FA9C16" w14:textId="4FBAA705" w:rsidP="00881B12" w:rsidR="00881B12" w:rsidRDefault="00881B12" w:rsidRPr="00CB037B">
      <w:pPr>
        <w:spacing w:after="0" w:line="240" w:lineRule="auto"/>
        <w:jc w:val="both"/>
      </w:pPr>
      <w:r w:rsidRPr="00CB037B">
        <w:t>Etape 1 : Ce calendrier doit préalablement renseigner les souhaits de congés individuels et/ou récupérations pour chaque. Les congés d’été seront travaillés en équipe et renseignés sur un calendrier prévisionnel fin d’année N-1.</w:t>
      </w:r>
    </w:p>
    <w:p w14:paraId="4342D80D" w14:textId="1CE3EC61" w:rsidP="00881B12" w:rsidR="00881B12" w:rsidRDefault="00881B12" w:rsidRPr="00CB037B">
      <w:pPr>
        <w:spacing w:after="0" w:line="240" w:lineRule="auto"/>
        <w:jc w:val="both"/>
      </w:pPr>
      <w:r w:rsidRPr="00CB037B">
        <w:t xml:space="preserve">Etape 2 : Le fonctionnement </w:t>
      </w:r>
      <w:r w:rsidR="00E52589" w:rsidRPr="00CB037B">
        <w:t xml:space="preserve">du roulement </w:t>
      </w:r>
      <w:r w:rsidRPr="00CB037B">
        <w:t xml:space="preserve">global est soumis à la consultation du comité social et économique </w:t>
      </w:r>
    </w:p>
    <w:p w14:paraId="76673F50" w14:textId="161CBA37" w:rsidP="00881B12" w:rsidR="00881B12" w:rsidRDefault="00881B12" w:rsidRPr="00CB037B">
      <w:pPr>
        <w:spacing w:after="0" w:line="240" w:lineRule="auto"/>
        <w:jc w:val="both"/>
      </w:pPr>
      <w:r w:rsidRPr="00CB037B">
        <w:t xml:space="preserve">Etape 3 : Il est remis à chaque salarié concerné 15 jours calendaires avant le début de la période considérée, un plan d’annualisation théorique et prévisionnel, indiquant la répartition du temps de travail par semaine ainsi que les horaires correspondants. Les repos hebdomadaires du prévisionnel annuel ne peuvent être modifiés qu’avec l’accord du salarié. </w:t>
      </w:r>
    </w:p>
    <w:p w14:paraId="672098A9" w14:textId="100E6CE6" w:rsidP="00881B12" w:rsidR="00881B12" w:rsidRDefault="00881B12" w:rsidRPr="00CB037B">
      <w:pPr>
        <w:spacing w:after="0" w:line="240" w:lineRule="auto"/>
        <w:jc w:val="both"/>
      </w:pPr>
    </w:p>
    <w:p w14:paraId="6E8F418C" w14:textId="77777777" w:rsidP="00881B12" w:rsidR="00881B12" w:rsidRDefault="00881B12" w:rsidRPr="00CB037B">
      <w:pPr>
        <w:spacing w:after="0" w:line="240" w:lineRule="auto"/>
        <w:jc w:val="both"/>
      </w:pPr>
      <w:r w:rsidRPr="00CB037B">
        <w:t>Les horaires font l’objet d’un affichage collectif. Ils pourront être modifiés, dans le respect d’un délai de prévenance. Il sera alors remis au salarié sans délai un nouvel horaire prenant en compte ces modifications.</w:t>
      </w:r>
    </w:p>
    <w:p w14:paraId="2ACF1297" w14:textId="77777777" w:rsidP="00B42BB9" w:rsidR="00110F8C" w:rsidRDefault="00110F8C" w:rsidRPr="00996B95">
      <w:pPr>
        <w:pStyle w:val="Titre4"/>
        <w:numPr>
          <w:ilvl w:val="0"/>
          <w:numId w:val="26"/>
        </w:numPr>
        <w:rPr>
          <w:rFonts w:asciiTheme="minorHAnsi" w:hAnsiTheme="minorHAnsi"/>
        </w:rPr>
      </w:pPr>
      <w:r w:rsidRPr="00996B95">
        <w:rPr>
          <w:rFonts w:asciiTheme="minorHAnsi" w:hAnsiTheme="minorHAnsi"/>
        </w:rPr>
        <w:lastRenderedPageBreak/>
        <w:t>Vérification individualisée :</w:t>
      </w:r>
    </w:p>
    <w:p w14:paraId="6508F5A2" w14:textId="77777777" w:rsidP="00501605" w:rsidR="004A3808" w:rsidRDefault="004A3808" w:rsidRPr="00996B95">
      <w:pPr>
        <w:spacing w:after="0" w:line="240" w:lineRule="auto"/>
        <w:jc w:val="both"/>
      </w:pPr>
    </w:p>
    <w:p w14:paraId="53E164A3" w14:textId="77777777" w:rsidP="00881B12" w:rsidR="00881B12" w:rsidRDefault="00881B12" w:rsidRPr="00CB037B">
      <w:pPr>
        <w:spacing w:after="0" w:line="240" w:lineRule="auto"/>
        <w:jc w:val="both"/>
      </w:pPr>
      <w:r w:rsidRPr="00CB037B">
        <w:t>Un système informatisé de gestion du temps et de l’activité est opérationnel avec gestion des aléas.</w:t>
      </w:r>
    </w:p>
    <w:p w14:paraId="08DE9104" w14:textId="77777777" w:rsidP="00881B12" w:rsidR="00881B12" w:rsidRDefault="00881B12" w:rsidRPr="00CB037B">
      <w:pPr>
        <w:spacing w:after="0" w:line="240" w:lineRule="auto"/>
        <w:jc w:val="both"/>
      </w:pPr>
      <w:r w:rsidRPr="00CB037B">
        <w:t>Le temps de travail peut donc être suivi et vérifié de manière journalière, hebdomadaire et mensuelle.</w:t>
      </w:r>
    </w:p>
    <w:p w14:paraId="5D6E0B16" w14:textId="77777777" w:rsidP="00881B12" w:rsidR="00881B12" w:rsidRDefault="00881B12" w:rsidRPr="00CB037B">
      <w:pPr>
        <w:spacing w:after="0" w:line="240" w:lineRule="auto"/>
        <w:jc w:val="both"/>
      </w:pPr>
      <w:r w:rsidRPr="00CB037B">
        <w:t>Au début du mois suivant, l’employeur établit un décompte mensuel individuel des heures de travail effectuées qui sera remis pour vérification. Après accord entre les deux parties, la fiche de suivi individualisé sera mise à jour. Les modalités techniques et administratives précises sont définies par note interne.</w:t>
      </w:r>
    </w:p>
    <w:p w14:paraId="1EEE4868" w14:textId="77777777" w:rsidP="00501605" w:rsidR="00881B12" w:rsidRDefault="00881B12" w:rsidRPr="00881B12">
      <w:pPr>
        <w:spacing w:after="0" w:line="240" w:lineRule="auto"/>
        <w:jc w:val="both"/>
        <w:rPr>
          <w:color w:val="FF0000"/>
        </w:rPr>
      </w:pPr>
    </w:p>
    <w:p w14:paraId="23C42C55" w14:textId="2FA9C4C3" w:rsidP="00501605" w:rsidR="004A3808" w:rsidRDefault="004A3808" w:rsidRPr="00996B95">
      <w:pPr>
        <w:spacing w:after="0" w:line="240" w:lineRule="auto"/>
        <w:jc w:val="both"/>
      </w:pPr>
      <w:r w:rsidRPr="00996B95">
        <w:t>Lors de l’ouverture de la première période faisant suite à l’effet du présent accord, la transition entre la période année civile appliquée précédemment et la nouvelle période sera gérée ainsi :</w:t>
      </w:r>
    </w:p>
    <w:p w14:paraId="37E5829C" w14:textId="77777777" w:rsidP="00501605" w:rsidR="004A3808" w:rsidRDefault="004A3808" w:rsidRPr="00996B95">
      <w:pPr>
        <w:pStyle w:val="Paragraphedeliste"/>
        <w:numPr>
          <w:ilvl w:val="0"/>
          <w:numId w:val="22"/>
        </w:numPr>
        <w:spacing w:after="0" w:line="240" w:lineRule="auto"/>
        <w:ind w:left="567"/>
        <w:jc w:val="both"/>
      </w:pPr>
      <w:r w:rsidRPr="00996B95">
        <w:t>L’annualisation de la période en cours sera clôturée,</w:t>
      </w:r>
    </w:p>
    <w:p w14:paraId="7AD06A51" w14:textId="77777777" w:rsidP="00501605" w:rsidR="004A3808" w:rsidRDefault="004A3808" w:rsidRPr="00996B95">
      <w:pPr>
        <w:pStyle w:val="Paragraphedeliste"/>
        <w:numPr>
          <w:ilvl w:val="0"/>
          <w:numId w:val="22"/>
        </w:numPr>
        <w:spacing w:after="0" w:line="240" w:lineRule="auto"/>
        <w:ind w:left="567"/>
        <w:jc w:val="both"/>
      </w:pPr>
      <w:r w:rsidRPr="00996B95">
        <w:t>La nouvelle période sera ouverte avec l’ensemble des éléments de l’annualisation clôturée : heures, tous les types de congés soit l’ensemble des droits acquis.</w:t>
      </w:r>
    </w:p>
    <w:p w14:paraId="288BA8DA" w14:textId="77777777" w:rsidP="00501605" w:rsidR="004A3808" w:rsidRDefault="004A3808" w:rsidRPr="00996B95">
      <w:pPr>
        <w:pStyle w:val="Paragraphedeliste"/>
        <w:numPr>
          <w:ilvl w:val="0"/>
          <w:numId w:val="22"/>
        </w:numPr>
        <w:spacing w:after="0" w:line="240" w:lineRule="auto"/>
        <w:ind w:left="567"/>
        <w:jc w:val="both"/>
      </w:pPr>
      <w:r w:rsidRPr="00996B95">
        <w:t>Un nouveau planning prévisionnel sera transmis aux salariés</w:t>
      </w:r>
    </w:p>
    <w:p w14:paraId="10D97DC1" w14:textId="4F0F7BF0" w:rsidP="00996B95" w:rsidR="004A3808" w:rsidRDefault="004A3808">
      <w:pPr>
        <w:pStyle w:val="Paragraphedeliste"/>
        <w:numPr>
          <w:ilvl w:val="0"/>
          <w:numId w:val="22"/>
        </w:numPr>
        <w:spacing w:after="0" w:line="240" w:lineRule="auto"/>
        <w:ind w:left="567"/>
        <w:jc w:val="both"/>
      </w:pPr>
      <w:r w:rsidRPr="00996B95">
        <w:t>Une feuille de clôture d’annualisation sera transmise pour récupération des heures supplémentaires faites sur la précédente période</w:t>
      </w:r>
      <w:r w:rsidR="008E25A9" w:rsidRPr="00996B95">
        <w:t>, ou leur paiement le cas échéant</w:t>
      </w:r>
      <w:r w:rsidRPr="00996B95">
        <w:t>.</w:t>
      </w:r>
    </w:p>
    <w:p w14:paraId="20128F77" w14:textId="3F88FA44" w:rsidP="00881B12" w:rsidR="00881B12" w:rsidRDefault="00881B12">
      <w:pPr>
        <w:spacing w:after="0" w:line="240" w:lineRule="auto"/>
        <w:jc w:val="both"/>
      </w:pPr>
    </w:p>
    <w:p w14:paraId="02B9FE54" w14:textId="77777777" w:rsidP="00501605" w:rsidR="004A3808" w:rsidRDefault="004A3808" w:rsidRPr="00996B95">
      <w:pPr>
        <w:spacing w:after="0" w:line="240" w:lineRule="auto"/>
        <w:jc w:val="both"/>
      </w:pPr>
    </w:p>
    <w:p w14:paraId="345E8C3F" w14:textId="77777777" w:rsidP="00B42BB9" w:rsidR="00C20AA5" w:rsidRDefault="00C20AA5">
      <w:pPr>
        <w:pStyle w:val="Titre3"/>
        <w:rPr>
          <w:rFonts w:asciiTheme="minorHAnsi" w:hAnsiTheme="minorHAnsi"/>
        </w:rPr>
      </w:pPr>
      <w:r w:rsidRPr="00996B95">
        <w:rPr>
          <w:rFonts w:asciiTheme="minorHAnsi" w:hAnsiTheme="minorHAnsi"/>
        </w:rPr>
        <w:tab/>
      </w:r>
      <w:r w:rsidRPr="00996B95">
        <w:rPr>
          <w:rFonts w:asciiTheme="minorHAnsi" w:hAnsiTheme="minorHAnsi"/>
        </w:rPr>
        <w:tab/>
      </w:r>
      <w:bookmarkStart w:id="14" w:name="_Toc134698135"/>
      <w:r w:rsidRPr="00996B95">
        <w:rPr>
          <w:rFonts w:asciiTheme="minorHAnsi" w:hAnsiTheme="minorHAnsi"/>
        </w:rPr>
        <w:t>3 – 2 – 2 – Programmation de la durée de travail dans une période annuelle</w:t>
      </w:r>
      <w:bookmarkEnd w:id="14"/>
    </w:p>
    <w:p w14:paraId="726901BE" w14:textId="687B05F2" w:rsidP="00424655" w:rsidR="00424655" w:rsidRDefault="00424655" w:rsidRPr="00CB037B">
      <w:pPr>
        <w:pStyle w:val="Titre4"/>
        <w:numPr>
          <w:ilvl w:val="0"/>
          <w:numId w:val="26"/>
        </w:numPr>
        <w:rPr>
          <w:rFonts w:asciiTheme="minorHAnsi" w:hAnsiTheme="minorHAnsi"/>
        </w:rPr>
      </w:pPr>
      <w:r w:rsidRPr="00CB037B">
        <w:rPr>
          <w:rFonts w:asciiTheme="minorHAnsi" w:hAnsiTheme="minorHAnsi"/>
        </w:rPr>
        <w:t>Etablissements et personnels concernés </w:t>
      </w:r>
      <w:r w:rsidRPr="00CB037B">
        <w:rPr>
          <w:rFonts w:asciiTheme="minorHAnsi" w:hAnsiTheme="minorHAnsi"/>
          <w:color w:val="00B050"/>
        </w:rPr>
        <w:t>:</w:t>
      </w:r>
      <w:r w:rsidR="001876BC" w:rsidRPr="00CB037B">
        <w:rPr>
          <w:rFonts w:asciiTheme="minorHAnsi" w:hAnsiTheme="minorHAnsi"/>
          <w:color w:val="00B050"/>
        </w:rPr>
        <w:t xml:space="preserve"> </w:t>
      </w:r>
    </w:p>
    <w:p w14:paraId="4174D5C7" w14:textId="77777777" w:rsidP="00424655" w:rsidR="00424655" w:rsidRDefault="00424655" w:rsidRPr="009C1154">
      <w:pPr>
        <w:spacing w:after="0" w:line="240" w:lineRule="auto"/>
        <w:jc w:val="both"/>
        <w:rPr>
          <w:highlight w:val="yellow"/>
        </w:rPr>
      </w:pPr>
    </w:p>
    <w:p w14:paraId="316949B9" w14:textId="7A75EA62" w:rsidP="00501605" w:rsidR="007069F8" w:rsidRDefault="007069F8" w:rsidRPr="00996B95">
      <w:pPr>
        <w:spacing w:after="0" w:line="240" w:lineRule="auto"/>
        <w:jc w:val="both"/>
      </w:pPr>
      <w:r w:rsidRPr="00996B95">
        <w:t xml:space="preserve">Compte tenu de l’activité </w:t>
      </w:r>
      <w:r w:rsidR="00021957" w:rsidRPr="00996B95">
        <w:t>de</w:t>
      </w:r>
      <w:r w:rsidRPr="00996B95">
        <w:t xml:space="preserve"> certains établissements de l’association</w:t>
      </w:r>
      <w:r w:rsidR="00021957" w:rsidRPr="00996B95">
        <w:t xml:space="preserve"> (établissement</w:t>
      </w:r>
      <w:r w:rsidR="009F2B6B" w:rsidRPr="00996B95">
        <w:t>s</w:t>
      </w:r>
      <w:r w:rsidR="00021957" w:rsidRPr="00996B95">
        <w:t xml:space="preserve"> de production</w:t>
      </w:r>
      <w:r w:rsidR="00B61B75" w:rsidRPr="00996B95">
        <w:t>,</w:t>
      </w:r>
      <w:r w:rsidR="009F2B6B" w:rsidRPr="00996B95">
        <w:t xml:space="preserve"> enfants et</w:t>
      </w:r>
      <w:r w:rsidR="00B61B75" w:rsidRPr="00996B95">
        <w:t xml:space="preserve"> siège</w:t>
      </w:r>
      <w:r w:rsidR="00021957" w:rsidRPr="00996B95">
        <w:t xml:space="preserve"> notamment)</w:t>
      </w:r>
      <w:r w:rsidRPr="00996B95">
        <w:t>, il est convenu que la programmation de la durée légale de travail de 35 heures, peut être effectuée sur l’année.</w:t>
      </w:r>
    </w:p>
    <w:p w14:paraId="2F3DFB0D" w14:textId="77777777" w:rsidP="00501605" w:rsidR="007069F8" w:rsidRDefault="007069F8" w:rsidRPr="00996B95">
      <w:pPr>
        <w:spacing w:after="0" w:line="240" w:lineRule="auto"/>
        <w:jc w:val="both"/>
      </w:pPr>
    </w:p>
    <w:p w14:paraId="77D4E814" w14:textId="18ADA78B" w:rsidP="00501605" w:rsidR="007069F8" w:rsidRDefault="007069F8">
      <w:pPr>
        <w:spacing w:after="0" w:line="240" w:lineRule="auto"/>
        <w:jc w:val="both"/>
      </w:pPr>
      <w:r w:rsidRPr="00996B95">
        <w:t>Cette programmation s’apprécie</w:t>
      </w:r>
      <w:r w:rsidR="00021957" w:rsidRPr="00996B95">
        <w:t>ra</w:t>
      </w:r>
      <w:r w:rsidRPr="00996B95">
        <w:t xml:space="preserve"> sur une période de 12 mois du 1</w:t>
      </w:r>
      <w:r w:rsidRPr="00996B95">
        <w:rPr>
          <w:vertAlign w:val="superscript"/>
        </w:rPr>
        <w:t>er</w:t>
      </w:r>
      <w:r w:rsidR="00021957" w:rsidRPr="00996B95">
        <w:t xml:space="preserve"> juin </w:t>
      </w:r>
      <w:r w:rsidR="00F82A61" w:rsidRPr="00996B95">
        <w:t>N</w:t>
      </w:r>
      <w:r w:rsidR="00021957" w:rsidRPr="00996B95">
        <w:t xml:space="preserve"> au 31 mai </w:t>
      </w:r>
      <w:r w:rsidR="00F82A61" w:rsidRPr="00996B95">
        <w:t>N</w:t>
      </w:r>
      <w:r w:rsidR="00021957" w:rsidRPr="00996B95">
        <w:t>+1.</w:t>
      </w:r>
    </w:p>
    <w:p w14:paraId="59012F60" w14:textId="77777777" w:rsidP="00501605" w:rsidR="00424655" w:rsidRDefault="00424655" w:rsidRPr="00996B95">
      <w:pPr>
        <w:spacing w:after="0" w:line="240" w:lineRule="auto"/>
        <w:jc w:val="both"/>
      </w:pPr>
    </w:p>
    <w:p w14:paraId="3DD8369C" w14:textId="77777777" w:rsidP="00501605" w:rsidR="007069F8" w:rsidRDefault="007069F8" w:rsidRPr="00996B95">
      <w:pPr>
        <w:spacing w:after="0" w:line="240" w:lineRule="auto"/>
        <w:jc w:val="both"/>
      </w:pPr>
      <w:r w:rsidRPr="00996B95">
        <w:t>Les calendriers des établissements et salariés concernés par ce mode d’aménagement seront défi</w:t>
      </w:r>
      <w:r w:rsidR="00A618A9" w:rsidRPr="00996B95">
        <w:t xml:space="preserve">nis, après consultation du comité </w:t>
      </w:r>
      <w:r w:rsidR="00635D85">
        <w:t>Social et économique</w:t>
      </w:r>
      <w:r w:rsidR="00A618A9" w:rsidRPr="00996B95">
        <w:t>, au regard de leur mode de fonctionnement.</w:t>
      </w:r>
    </w:p>
    <w:p w14:paraId="2AB3D584" w14:textId="1D835257" w:rsidP="00424655" w:rsidR="00124BAB" w:rsidRDefault="00124BAB">
      <w:pPr>
        <w:spacing w:after="0" w:line="240" w:lineRule="auto"/>
        <w:jc w:val="both"/>
      </w:pPr>
    </w:p>
    <w:p w14:paraId="51FA8CA0" w14:textId="47B03363" w:rsidP="00424655" w:rsidR="00424655" w:rsidRDefault="00424655" w:rsidRPr="001876BC">
      <w:pPr>
        <w:spacing w:after="0" w:line="240" w:lineRule="auto"/>
        <w:jc w:val="both"/>
        <w:rPr>
          <w:b/>
          <w:color w:val="00B050"/>
        </w:rPr>
      </w:pPr>
      <w:r w:rsidRPr="00CB037B">
        <w:t>L’ensemble des personnels intervenant sur ces établissements seront concernés, à l’exclusion des salariés en contrat à durée déterminée et intérimaires d’une durée de moins de trois mois.</w:t>
      </w:r>
      <w:r w:rsidR="001876BC">
        <w:t xml:space="preserve"> </w:t>
      </w:r>
    </w:p>
    <w:p w14:paraId="6738E676" w14:textId="77777777" w:rsidP="00424655" w:rsidR="00424655" w:rsidRDefault="00424655" w:rsidRPr="00996B95">
      <w:pPr>
        <w:spacing w:after="0" w:line="240" w:lineRule="auto"/>
        <w:jc w:val="both"/>
      </w:pPr>
    </w:p>
    <w:p w14:paraId="5012F06F" w14:textId="77777777" w:rsidP="00B42BB9" w:rsidR="00525EC7" w:rsidRDefault="00124BAB" w:rsidRPr="00996B95">
      <w:pPr>
        <w:pStyle w:val="Titre4"/>
        <w:numPr>
          <w:ilvl w:val="0"/>
          <w:numId w:val="26"/>
        </w:numPr>
        <w:rPr>
          <w:rFonts w:asciiTheme="minorHAnsi" w:hAnsiTheme="minorHAnsi"/>
        </w:rPr>
      </w:pPr>
      <w:r w:rsidRPr="00996B95">
        <w:rPr>
          <w:rFonts w:asciiTheme="minorHAnsi" w:hAnsiTheme="minorHAnsi"/>
        </w:rPr>
        <w:t>Durée moyenne de travail :</w:t>
      </w:r>
    </w:p>
    <w:p w14:paraId="019EB71B" w14:textId="77777777" w:rsidP="00501605" w:rsidR="00454A38" w:rsidRDefault="00454A38" w:rsidRPr="00996B95">
      <w:pPr>
        <w:spacing w:after="0" w:line="240" w:lineRule="auto"/>
        <w:jc w:val="both"/>
      </w:pPr>
    </w:p>
    <w:p w14:paraId="40E3460C" w14:textId="77777777" w:rsidP="00501605" w:rsidR="00124BAB" w:rsidRDefault="00124BAB" w:rsidRPr="00996B95">
      <w:pPr>
        <w:spacing w:after="0" w:line="240" w:lineRule="auto"/>
        <w:jc w:val="both"/>
      </w:pPr>
      <w:r w:rsidRPr="00996B95">
        <w:t>La programmation de la durée moyenne de travail est fixée au niveau de chaque ét</w:t>
      </w:r>
      <w:r w:rsidR="00635D85">
        <w:t xml:space="preserve">ablissement dans la limite </w:t>
      </w:r>
      <w:r w:rsidR="009B1C05">
        <w:t>de 39</w:t>
      </w:r>
      <w:r w:rsidRPr="00773B27">
        <w:t>h, ap</w:t>
      </w:r>
      <w:r w:rsidRPr="00996B95">
        <w:t xml:space="preserve">rès consultation du comité </w:t>
      </w:r>
      <w:r w:rsidR="00455275" w:rsidRPr="00996B95">
        <w:t>social et économique</w:t>
      </w:r>
      <w:r w:rsidRPr="00996B95">
        <w:t xml:space="preserve">, au regard de son mode de fonctionnement </w:t>
      </w:r>
    </w:p>
    <w:p w14:paraId="6A031FE3" w14:textId="77777777" w:rsidP="00501605" w:rsidR="00124BAB" w:rsidRDefault="00124BAB" w:rsidRPr="00996B95">
      <w:pPr>
        <w:spacing w:after="0" w:line="240" w:lineRule="auto"/>
        <w:ind w:left="1410"/>
        <w:jc w:val="both"/>
      </w:pPr>
    </w:p>
    <w:p w14:paraId="14EB317E" w14:textId="77777777" w:rsidP="00B42BB9" w:rsidR="00525EC7" w:rsidRDefault="00124BAB" w:rsidRPr="00996B95">
      <w:pPr>
        <w:pStyle w:val="Titre4"/>
        <w:numPr>
          <w:ilvl w:val="0"/>
          <w:numId w:val="26"/>
        </w:numPr>
        <w:rPr>
          <w:rFonts w:asciiTheme="minorHAnsi" w:hAnsiTheme="minorHAnsi"/>
        </w:rPr>
      </w:pPr>
      <w:r w:rsidRPr="00996B95">
        <w:rPr>
          <w:rFonts w:asciiTheme="minorHAnsi" w:hAnsiTheme="minorHAnsi"/>
        </w:rPr>
        <w:t>Contreparties :</w:t>
      </w:r>
    </w:p>
    <w:p w14:paraId="1DD66313" w14:textId="77777777" w:rsidP="00501605" w:rsidR="00454A38" w:rsidRDefault="00454A38" w:rsidRPr="00996B95">
      <w:pPr>
        <w:spacing w:after="0" w:line="240" w:lineRule="auto"/>
        <w:jc w:val="both"/>
      </w:pPr>
    </w:p>
    <w:p w14:paraId="5E643829" w14:textId="77777777" w:rsidP="002115A7" w:rsidR="002115A7" w:rsidRDefault="00124BAB" w:rsidRPr="00CB037B">
      <w:pPr>
        <w:spacing w:after="0" w:line="240" w:lineRule="auto"/>
        <w:jc w:val="both"/>
        <w:rPr>
          <w:i/>
          <w:sz w:val="20"/>
          <w:szCs w:val="20"/>
        </w:rPr>
      </w:pPr>
      <w:r w:rsidRPr="00996B95">
        <w:t xml:space="preserve">Les salariés travaillant sur une durée moyenne supérieure à 35h et dans la limite de </w:t>
      </w:r>
      <w:r w:rsidRPr="00773B27">
        <w:t>3</w:t>
      </w:r>
      <w:r w:rsidR="009B1C05">
        <w:t>9</w:t>
      </w:r>
      <w:r w:rsidRPr="00773B27">
        <w:t>h</w:t>
      </w:r>
      <w:r w:rsidRPr="00996B95">
        <w:t xml:space="preserve"> bénéficient en contrepartie</w:t>
      </w:r>
      <w:r w:rsidR="000B59C5" w:rsidRPr="00996B95">
        <w:t>,</w:t>
      </w:r>
      <w:r w:rsidRPr="00996B95">
        <w:t xml:space="preserve"> </w:t>
      </w:r>
      <w:r w:rsidR="0027037C" w:rsidRPr="00996B95">
        <w:t xml:space="preserve">d’un volume de récupération d’heures compensant le dépassement de la durée légale </w:t>
      </w:r>
      <w:r w:rsidR="0027037C" w:rsidRPr="00996B95">
        <w:lastRenderedPageBreak/>
        <w:t xml:space="preserve">du travail afin d’obtenir au 31 </w:t>
      </w:r>
      <w:r w:rsidR="00BD2E7B" w:rsidRPr="00996B95">
        <w:t>mai</w:t>
      </w:r>
      <w:r w:rsidR="0027037C" w:rsidRPr="00996B95">
        <w:t xml:space="preserve"> la durée annuelle de travail effectif fixé à </w:t>
      </w:r>
      <w:r w:rsidR="0032548C" w:rsidRPr="00996B95">
        <w:t>1582 heures</w:t>
      </w:r>
      <w:r w:rsidR="002115A7">
        <w:t xml:space="preserve"> </w:t>
      </w:r>
      <w:r w:rsidR="002115A7" w:rsidRPr="00CB037B">
        <w:rPr>
          <w:i/>
          <w:sz w:val="20"/>
          <w:szCs w:val="20"/>
        </w:rPr>
        <w:t>(sur la base d’un temps complet sans déduction des éventuels congés supplémentaires).</w:t>
      </w:r>
    </w:p>
    <w:p w14:paraId="54777DEC" w14:textId="77777777" w:rsidP="00501605" w:rsidR="0027037C" w:rsidRDefault="0027037C" w:rsidRPr="00996B95">
      <w:pPr>
        <w:spacing w:after="0" w:line="240" w:lineRule="auto"/>
        <w:ind w:firstLine="701" w:left="709"/>
        <w:jc w:val="both"/>
      </w:pPr>
    </w:p>
    <w:p w14:paraId="07269916" w14:textId="77777777" w:rsidP="00501605" w:rsidR="008801AB" w:rsidRDefault="0032548C" w:rsidRPr="00996B95">
      <w:pPr>
        <w:spacing w:after="0" w:line="240" w:lineRule="auto"/>
        <w:jc w:val="both"/>
      </w:pPr>
      <w:r w:rsidRPr="0032548C">
        <w:t xml:space="preserve">Afin de garantir un véritable temps de repos sur l’ensemble de l’année pour les salariés concernés, ces heures seront accolées dans la limite d’une semaine complète à l’initiative du salarié en fonction des nécessités de service jusqu’au </w:t>
      </w:r>
      <w:r w:rsidR="00773B27" w:rsidRPr="00B556A0">
        <w:t>1</w:t>
      </w:r>
      <w:r w:rsidR="00773B27" w:rsidRPr="00B556A0">
        <w:rPr>
          <w:vertAlign w:val="superscript"/>
        </w:rPr>
        <w:t>er</w:t>
      </w:r>
      <w:r w:rsidR="00773B27" w:rsidRPr="00B556A0">
        <w:t xml:space="preserve"> mars (après un point d’étape au 31 décembre)</w:t>
      </w:r>
      <w:r w:rsidRPr="0032548C">
        <w:t xml:space="preserve"> et autant que de possible d’un commun accord jusqu’en fin d’année sauf pour les personnels de nuit</w:t>
      </w:r>
      <w:r>
        <w:t xml:space="preserve"> </w:t>
      </w:r>
      <w:r w:rsidR="008801AB" w:rsidRPr="00996B95">
        <w:t>pris sur l’ensemble de l’année.</w:t>
      </w:r>
    </w:p>
    <w:p w14:paraId="6ECB8601" w14:textId="77777777" w:rsidP="00501605" w:rsidR="008801AB" w:rsidRDefault="008801AB" w:rsidRPr="00996B95">
      <w:pPr>
        <w:spacing w:after="0" w:line="240" w:lineRule="auto"/>
        <w:ind w:firstLine="701" w:left="709"/>
        <w:jc w:val="both"/>
      </w:pPr>
    </w:p>
    <w:p w14:paraId="10E0CA3B" w14:textId="77777777" w:rsidP="00B42BB9" w:rsidR="00A618A9" w:rsidRDefault="00C20AA5" w:rsidRPr="00996B95">
      <w:pPr>
        <w:pStyle w:val="Titre4"/>
        <w:numPr>
          <w:ilvl w:val="0"/>
          <w:numId w:val="26"/>
        </w:numPr>
        <w:rPr>
          <w:rFonts w:asciiTheme="minorHAnsi" w:hAnsiTheme="minorHAnsi"/>
        </w:rPr>
      </w:pPr>
      <w:r w:rsidRPr="00996B95">
        <w:rPr>
          <w:rFonts w:asciiTheme="minorHAnsi" w:hAnsiTheme="minorHAnsi"/>
        </w:rPr>
        <w:t>Calendrier individualisé :</w:t>
      </w:r>
    </w:p>
    <w:p w14:paraId="1ABAE246" w14:textId="77777777" w:rsidP="00501605" w:rsidR="00454A38" w:rsidRDefault="00454A38" w:rsidRPr="00996B95">
      <w:pPr>
        <w:spacing w:after="0" w:line="240" w:lineRule="auto"/>
        <w:jc w:val="both"/>
      </w:pPr>
    </w:p>
    <w:p w14:paraId="0E874AAF" w14:textId="77777777" w:rsidP="00501605" w:rsidR="00AC7554" w:rsidRDefault="00AC7554" w:rsidRPr="00996B95">
      <w:pPr>
        <w:spacing w:after="0" w:line="240" w:lineRule="auto"/>
        <w:jc w:val="both"/>
      </w:pPr>
      <w:r w:rsidRPr="00996B95">
        <w:t>Etape 1 : Ce calendrier doit préalablement renseigner les souhaits de congés individuels et/ou récupérations pour chaque salarié</w:t>
      </w:r>
      <w:r w:rsidR="005E11E1">
        <w:t xml:space="preserve"> </w:t>
      </w:r>
      <w:r w:rsidR="005E11E1" w:rsidRPr="00635D85">
        <w:t>ainsi que les périodes d’éventuelles fermetures</w:t>
      </w:r>
      <w:r w:rsidR="00635D85">
        <w:t xml:space="preserve">. </w:t>
      </w:r>
      <w:r w:rsidR="00635D85" w:rsidRPr="00D845FE">
        <w:t xml:space="preserve">Les congés d’été seront travaillés en équipe </w:t>
      </w:r>
      <w:r w:rsidR="00480A2F" w:rsidRPr="00D845FE">
        <w:t>et renseignés sur un calendrier prévisionnel fin d’année N-1.</w:t>
      </w:r>
    </w:p>
    <w:p w14:paraId="7748D857" w14:textId="77777777" w:rsidP="00501605" w:rsidR="005E11E1" w:rsidRDefault="00AC7554">
      <w:pPr>
        <w:spacing w:after="0" w:line="240" w:lineRule="auto"/>
        <w:jc w:val="both"/>
      </w:pPr>
      <w:r w:rsidRPr="00996B95">
        <w:t xml:space="preserve">Etape 2 : Le fonctionnement global de l’établissement </w:t>
      </w:r>
      <w:r w:rsidR="005E11E1" w:rsidRPr="00480A2F">
        <w:t>est soumis à la consultation du comité social et économique</w:t>
      </w:r>
      <w:r w:rsidR="005E11E1" w:rsidRPr="00996B95">
        <w:t xml:space="preserve"> </w:t>
      </w:r>
    </w:p>
    <w:p w14:paraId="40A0675C" w14:textId="77777777" w:rsidP="00501605" w:rsidR="00AC7554" w:rsidRDefault="00AC7554" w:rsidRPr="00996B95">
      <w:pPr>
        <w:spacing w:after="0" w:line="240" w:lineRule="auto"/>
        <w:jc w:val="both"/>
      </w:pPr>
      <w:r w:rsidRPr="00996B95">
        <w:t xml:space="preserve">Etape 3 : </w:t>
      </w:r>
      <w:r w:rsidR="00D948D8" w:rsidRPr="00996B95">
        <w:t xml:space="preserve">Il est remis à chaque salarié concerné </w:t>
      </w:r>
      <w:r w:rsidR="00F73BB8" w:rsidRPr="00996B95">
        <w:t>15 jours calendaires</w:t>
      </w:r>
      <w:r w:rsidR="00D948D8" w:rsidRPr="00996B95">
        <w:t xml:space="preserve"> avant le début de la période considérée, un plan d’annualisation</w:t>
      </w:r>
      <w:r w:rsidR="00FA10F4" w:rsidRPr="00996B95">
        <w:t xml:space="preserve"> théorique et prévisionnel,</w:t>
      </w:r>
      <w:r w:rsidR="00D948D8" w:rsidRPr="00996B95">
        <w:t xml:space="preserve"> indiquant la répartition du temps de travail </w:t>
      </w:r>
      <w:r w:rsidR="00FA10F4" w:rsidRPr="00996B95">
        <w:t>par</w:t>
      </w:r>
      <w:r w:rsidR="00CC256B" w:rsidRPr="00996B95">
        <w:t xml:space="preserve"> semaine</w:t>
      </w:r>
      <w:r w:rsidR="00D948D8" w:rsidRPr="00996B95">
        <w:t xml:space="preserve"> ainsi que les horaires correspondants</w:t>
      </w:r>
      <w:r w:rsidR="00D948D8" w:rsidRPr="00480A2F">
        <w:t>.</w:t>
      </w:r>
      <w:r w:rsidR="00D845FE">
        <w:t xml:space="preserve"> Les r</w:t>
      </w:r>
      <w:r w:rsidR="00E0426F" w:rsidRPr="00480A2F">
        <w:t xml:space="preserve">epos </w:t>
      </w:r>
      <w:r w:rsidR="00D845FE">
        <w:t>h</w:t>
      </w:r>
      <w:r w:rsidR="00E0426F" w:rsidRPr="00480A2F">
        <w:t>ebdomadaires</w:t>
      </w:r>
      <w:r w:rsidR="00412EDC" w:rsidRPr="00480A2F">
        <w:t xml:space="preserve"> du prévisionnel annuel ne peuvent </w:t>
      </w:r>
      <w:r w:rsidR="00DE68A7" w:rsidRPr="00480A2F">
        <w:t>être</w:t>
      </w:r>
      <w:r w:rsidR="00412EDC" w:rsidRPr="00480A2F">
        <w:t xml:space="preserve"> modifiés qu’avec l’accord du salarié.</w:t>
      </w:r>
      <w:r w:rsidR="006A4B37" w:rsidRPr="00996B95">
        <w:t xml:space="preserve"> </w:t>
      </w:r>
    </w:p>
    <w:p w14:paraId="64AA01AC" w14:textId="77777777" w:rsidP="00501605" w:rsidR="00AC7554" w:rsidRDefault="00AC7554" w:rsidRPr="00996B95">
      <w:pPr>
        <w:spacing w:after="0" w:line="240" w:lineRule="auto"/>
        <w:jc w:val="both"/>
      </w:pPr>
    </w:p>
    <w:p w14:paraId="690F07BC" w14:textId="77777777" w:rsidP="00501605" w:rsidR="00D948D8" w:rsidRDefault="00D948D8" w:rsidRPr="00996B95">
      <w:pPr>
        <w:spacing w:after="0" w:line="240" w:lineRule="auto"/>
        <w:jc w:val="both"/>
      </w:pPr>
      <w:r w:rsidRPr="00996B95">
        <w:t>Les horaires font l’objet d’un affichage collectif. Ils pourront être modifiés, dans le respect d’un délai de prévenance</w:t>
      </w:r>
      <w:r w:rsidR="00DE68A7" w:rsidRPr="00996B95">
        <w:t xml:space="preserve">. </w:t>
      </w:r>
      <w:r w:rsidRPr="00996B95">
        <w:t>Il sera alors remis au salarié sans délai un nouvel horaire prenant en compte ces modifications.</w:t>
      </w:r>
    </w:p>
    <w:p w14:paraId="00A8B8DA" w14:textId="77777777" w:rsidP="00501605" w:rsidR="00A618A9" w:rsidRDefault="00A618A9" w:rsidRPr="00996B95">
      <w:pPr>
        <w:spacing w:after="0" w:line="240" w:lineRule="auto"/>
        <w:jc w:val="both"/>
      </w:pPr>
    </w:p>
    <w:p w14:paraId="63C838D8" w14:textId="77777777" w:rsidP="00B42BB9" w:rsidR="00124BAB" w:rsidRDefault="00C20AA5" w:rsidRPr="005E11E1">
      <w:pPr>
        <w:pStyle w:val="Titre4"/>
        <w:numPr>
          <w:ilvl w:val="0"/>
          <w:numId w:val="26"/>
        </w:numPr>
        <w:rPr>
          <w:rFonts w:asciiTheme="minorHAnsi" w:hAnsiTheme="minorHAnsi"/>
        </w:rPr>
      </w:pPr>
      <w:r w:rsidRPr="005E11E1">
        <w:rPr>
          <w:rFonts w:asciiTheme="minorHAnsi" w:hAnsiTheme="minorHAnsi"/>
        </w:rPr>
        <w:t xml:space="preserve">Vérification individualisée : </w:t>
      </w:r>
    </w:p>
    <w:p w14:paraId="13399269" w14:textId="77777777" w:rsidP="00501605" w:rsidR="00454A38" w:rsidRDefault="00454A38" w:rsidRPr="00996B95">
      <w:pPr>
        <w:spacing w:after="0" w:line="240" w:lineRule="auto"/>
        <w:jc w:val="both"/>
      </w:pPr>
    </w:p>
    <w:p w14:paraId="22B28037" w14:textId="77777777" w:rsidP="00501605" w:rsidR="000B05C1" w:rsidRDefault="000B05C1" w:rsidRPr="00254947">
      <w:pPr>
        <w:spacing w:after="0" w:line="240" w:lineRule="auto"/>
        <w:jc w:val="both"/>
      </w:pPr>
      <w:r w:rsidRPr="00254947">
        <w:t xml:space="preserve">Un système </w:t>
      </w:r>
      <w:r w:rsidR="00EE720E" w:rsidRPr="00254947">
        <w:t xml:space="preserve">informatisé </w:t>
      </w:r>
      <w:r w:rsidRPr="00254947">
        <w:t>de gestion du temps et de l’activi</w:t>
      </w:r>
      <w:r w:rsidR="004817E1" w:rsidRPr="00254947">
        <w:t>té est opérationnel avec gestion des aléas.</w:t>
      </w:r>
    </w:p>
    <w:p w14:paraId="34ED8F0E" w14:textId="77777777" w:rsidP="00501605" w:rsidR="000B05C1" w:rsidRDefault="000B05C1" w:rsidRPr="00254947">
      <w:pPr>
        <w:spacing w:after="0" w:line="240" w:lineRule="auto"/>
        <w:jc w:val="both"/>
      </w:pPr>
      <w:r w:rsidRPr="00254947">
        <w:t>Le temps de travail peut donc être suivi et vérifié de manière journalière, hebdomadaire et mensuel</w:t>
      </w:r>
      <w:r w:rsidR="006A50F7" w:rsidRPr="00254947">
        <w:t>le</w:t>
      </w:r>
      <w:r w:rsidRPr="00254947">
        <w:t>.</w:t>
      </w:r>
    </w:p>
    <w:p w14:paraId="1895D418" w14:textId="77777777" w:rsidP="00501605" w:rsidR="00C20AA5" w:rsidRDefault="009D0E1B" w:rsidRPr="00996B95">
      <w:pPr>
        <w:spacing w:after="0" w:line="240" w:lineRule="auto"/>
        <w:jc w:val="both"/>
      </w:pPr>
      <w:r w:rsidRPr="00254947">
        <w:t>Au</w:t>
      </w:r>
      <w:r w:rsidR="00D948D8" w:rsidRPr="00254947">
        <w:t xml:space="preserve"> début du mois suivant, l’employeur établit un décompte mensuel individuel des heures de travail effectuées qui sera remis pour vérification. Après accord entre les deux parties, la fiche de suivi individualisé sera mise </w:t>
      </w:r>
      <w:r w:rsidR="005B31E0" w:rsidRPr="00254947">
        <w:t>à</w:t>
      </w:r>
      <w:r w:rsidR="00D948D8" w:rsidRPr="00254947">
        <w:t xml:space="preserve"> jour. Les modalités </w:t>
      </w:r>
      <w:r w:rsidR="00624C82" w:rsidRPr="00254947">
        <w:t xml:space="preserve">techniques et administratives </w:t>
      </w:r>
      <w:r w:rsidR="00D948D8" w:rsidRPr="00254947">
        <w:t xml:space="preserve">précises sont définies par note </w:t>
      </w:r>
      <w:r w:rsidR="00021957" w:rsidRPr="00254947">
        <w:t>interne</w:t>
      </w:r>
      <w:r w:rsidR="00D948D8" w:rsidRPr="00254947">
        <w:t>.</w:t>
      </w:r>
    </w:p>
    <w:p w14:paraId="46F6658D" w14:textId="77777777" w:rsidP="00501605" w:rsidR="00A505D1" w:rsidRDefault="00A505D1" w:rsidRPr="00996B95">
      <w:pPr>
        <w:spacing w:after="0" w:line="240" w:lineRule="auto"/>
        <w:jc w:val="both"/>
      </w:pPr>
    </w:p>
    <w:p w14:paraId="75A29AFA" w14:textId="77777777" w:rsidP="00501605" w:rsidR="00EE4C34" w:rsidRDefault="00EE4C34" w:rsidRPr="00996B95">
      <w:pPr>
        <w:spacing w:after="0" w:line="240" w:lineRule="auto"/>
        <w:jc w:val="both"/>
      </w:pPr>
      <w:r w:rsidRPr="00996B95">
        <w:t>Lors de l’ouverture de la première période</w:t>
      </w:r>
      <w:r w:rsidR="00EF4E2B">
        <w:t xml:space="preserve"> au 1</w:t>
      </w:r>
      <w:r w:rsidR="00EF4E2B" w:rsidRPr="00EF4E2B">
        <w:rPr>
          <w:vertAlign w:val="superscript"/>
        </w:rPr>
        <w:t>er</w:t>
      </w:r>
      <w:r w:rsidR="00EF4E2B">
        <w:t xml:space="preserve"> juin 2023</w:t>
      </w:r>
      <w:r w:rsidRPr="00996B95">
        <w:t xml:space="preserve"> faisant suite à l’effet du présent accord, la transition entre la période année civile appliquée précédemment et la nouvelle période sera gérée ainsi :</w:t>
      </w:r>
    </w:p>
    <w:p w14:paraId="7A2050F8" w14:textId="77777777" w:rsidP="00501605" w:rsidR="00EE4C34" w:rsidRDefault="00EE4C34" w:rsidRPr="00996B95">
      <w:pPr>
        <w:pStyle w:val="Paragraphedeliste"/>
        <w:numPr>
          <w:ilvl w:val="0"/>
          <w:numId w:val="22"/>
        </w:numPr>
        <w:spacing w:after="0" w:line="240" w:lineRule="auto"/>
        <w:ind w:left="567"/>
        <w:jc w:val="both"/>
      </w:pPr>
      <w:r w:rsidRPr="00996B95">
        <w:t>L’annualisation de la période en cours sera clôturée,</w:t>
      </w:r>
    </w:p>
    <w:p w14:paraId="44CF2684" w14:textId="77777777" w:rsidP="00501605" w:rsidR="00EE4C34" w:rsidRDefault="00EE4C34" w:rsidRPr="00996B95">
      <w:pPr>
        <w:pStyle w:val="Paragraphedeliste"/>
        <w:numPr>
          <w:ilvl w:val="0"/>
          <w:numId w:val="22"/>
        </w:numPr>
        <w:spacing w:after="0" w:line="240" w:lineRule="auto"/>
        <w:ind w:left="567"/>
        <w:jc w:val="both"/>
      </w:pPr>
      <w:r w:rsidRPr="00996B95">
        <w:t>La nouvelle période sera ouverte avec l’ensemble des éléments de l’annualisation clôturée : heures, tous les types de congés soit l’ensemble des droits acquis.</w:t>
      </w:r>
    </w:p>
    <w:p w14:paraId="5A05697F" w14:textId="77777777" w:rsidP="00501605" w:rsidR="00EE4C34" w:rsidRDefault="00EE4C34" w:rsidRPr="00996B95">
      <w:pPr>
        <w:pStyle w:val="Paragraphedeliste"/>
        <w:numPr>
          <w:ilvl w:val="0"/>
          <w:numId w:val="22"/>
        </w:numPr>
        <w:spacing w:after="0" w:line="240" w:lineRule="auto"/>
        <w:ind w:left="567"/>
        <w:jc w:val="both"/>
      </w:pPr>
      <w:r w:rsidRPr="00996B95">
        <w:t>Un nouveau planning prévisionnel sera transmis aux salariés</w:t>
      </w:r>
    </w:p>
    <w:p w14:paraId="1CAD1B49" w14:textId="77777777" w:rsidP="00501605" w:rsidR="00EE4C34" w:rsidRDefault="00EE4C34" w:rsidRPr="00996B95">
      <w:pPr>
        <w:pStyle w:val="Paragraphedeliste"/>
        <w:numPr>
          <w:ilvl w:val="0"/>
          <w:numId w:val="22"/>
        </w:numPr>
        <w:spacing w:after="0" w:line="240" w:lineRule="auto"/>
        <w:ind w:left="567"/>
        <w:jc w:val="both"/>
      </w:pPr>
      <w:r w:rsidRPr="00996B95">
        <w:t>Une feuille de clôture d’annualisation sera transmise pour récupération des heures supplémentaires faites sur la précédente période.</w:t>
      </w:r>
    </w:p>
    <w:p w14:paraId="37FC7372" w14:textId="77777777" w:rsidP="00501605" w:rsidR="00EE4C34" w:rsidRDefault="00EE4C34" w:rsidRPr="00996B95">
      <w:pPr>
        <w:spacing w:after="0" w:line="240" w:lineRule="auto"/>
        <w:jc w:val="both"/>
      </w:pPr>
    </w:p>
    <w:p w14:paraId="6AE5B188" w14:textId="1CE09719" w:rsidP="00B42BB9" w:rsidR="00C20AA5" w:rsidRDefault="00C20AA5" w:rsidRPr="0054282A">
      <w:pPr>
        <w:pStyle w:val="Titre2"/>
        <w:rPr>
          <w:rFonts w:asciiTheme="minorHAnsi" w:hAnsiTheme="minorHAnsi"/>
          <w:color w:val="0070C0"/>
        </w:rPr>
      </w:pPr>
      <w:r w:rsidRPr="00996B95">
        <w:rPr>
          <w:rFonts w:asciiTheme="minorHAnsi" w:hAnsiTheme="minorHAnsi"/>
        </w:rPr>
        <w:lastRenderedPageBreak/>
        <w:tab/>
      </w:r>
      <w:bookmarkStart w:id="15" w:name="_Toc134698136"/>
      <w:r w:rsidRPr="00996B95">
        <w:rPr>
          <w:rFonts w:asciiTheme="minorHAnsi" w:hAnsiTheme="minorHAnsi"/>
        </w:rPr>
        <w:t>3 – 3 – Rémunération</w:t>
      </w:r>
      <w:r w:rsidR="0065104A">
        <w:rPr>
          <w:rFonts w:asciiTheme="minorHAnsi" w:hAnsiTheme="minorHAnsi"/>
        </w:rPr>
        <w:t xml:space="preserve"> </w:t>
      </w:r>
      <w:r w:rsidR="00D36BBB" w:rsidRPr="0054282A">
        <w:rPr>
          <w:rFonts w:asciiTheme="minorHAnsi" w:hAnsiTheme="minorHAnsi"/>
          <w:color w:val="0070C0"/>
        </w:rPr>
        <w:t>et Gestion du Temps</w:t>
      </w:r>
      <w:bookmarkEnd w:id="15"/>
    </w:p>
    <w:p w14:paraId="2F789B29" w14:textId="77777777" w:rsidP="00CD35D8" w:rsidR="00B3533C" w:rsidRDefault="00B3533C"/>
    <w:p w14:paraId="08D89570" w14:textId="3CEB71C6" w:rsidP="00CD35D8" w:rsidR="00474D5E" w:rsidRDefault="00E52589" w:rsidRPr="00CB037B">
      <w:r w:rsidRPr="00CB037B">
        <w:t>Les</w:t>
      </w:r>
      <w:r w:rsidR="00793D6E" w:rsidRPr="00CB037B">
        <w:t xml:space="preserve"> dispositions suivantes concerne</w:t>
      </w:r>
      <w:r w:rsidRPr="00CB037B">
        <w:t xml:space="preserve">nt l’ensemble des salariés, hors mis les salariés en CDD courts </w:t>
      </w:r>
      <w:r w:rsidR="00EA062C" w:rsidRPr="00CB037B">
        <w:t>inférieur ou égal à</w:t>
      </w:r>
      <w:r w:rsidRPr="00CB037B">
        <w:t xml:space="preserve"> 3 mois.</w:t>
      </w:r>
    </w:p>
    <w:p w14:paraId="77E993DE" w14:textId="77777777" w:rsidP="00501605" w:rsidR="00124BAB" w:rsidRDefault="00124BAB" w:rsidRPr="00996B95">
      <w:pPr>
        <w:spacing w:after="0" w:line="240" w:lineRule="auto"/>
        <w:jc w:val="both"/>
      </w:pPr>
      <w:r w:rsidRPr="00996B95">
        <w:tab/>
        <w:t>- Quel que soit le mode de programmation du temps de travail, la rémunération</w:t>
      </w:r>
      <w:r w:rsidR="00A43580" w:rsidRPr="00996B95">
        <w:t xml:space="preserve"> mensuelle de chaque salarié sera indépendante du nombre d’heures réellement travaillées et</w:t>
      </w:r>
      <w:r w:rsidRPr="00996B95">
        <w:t xml:space="preserve"> </w:t>
      </w:r>
      <w:r w:rsidR="00A43580" w:rsidRPr="00996B95">
        <w:t xml:space="preserve">sera </w:t>
      </w:r>
      <w:r w:rsidRPr="00996B95">
        <w:t>lissée et calculée sur la base de 151.67h heures mensuelles</w:t>
      </w:r>
      <w:r w:rsidR="00A43580" w:rsidRPr="00996B95">
        <w:t xml:space="preserve"> pour un horaire moyen effectif de 35 heures.</w:t>
      </w:r>
    </w:p>
    <w:p w14:paraId="56DAB5F7" w14:textId="77777777" w:rsidP="00501605" w:rsidR="00A43580" w:rsidRDefault="00A43580" w:rsidRPr="00996B95">
      <w:pPr>
        <w:spacing w:after="0" w:line="240" w:lineRule="auto"/>
        <w:jc w:val="both"/>
      </w:pPr>
    </w:p>
    <w:p w14:paraId="1F83AA8F" w14:textId="5BE3BAF0" w:rsidP="00501605" w:rsidR="00474D5E" w:rsidRDefault="00A43580" w:rsidRPr="00996B95">
      <w:pPr>
        <w:spacing w:after="0" w:line="240" w:lineRule="auto"/>
        <w:jc w:val="both"/>
      </w:pPr>
      <w:r w:rsidRPr="00996B95">
        <w:t xml:space="preserve">En cas de période non travaillée, mais donnant lieu à indemnisation par l’employeur, cette indemnisation est calculée sur la base de la </w:t>
      </w:r>
      <w:r w:rsidRPr="00DA2B03">
        <w:t>rémunération</w:t>
      </w:r>
      <w:r w:rsidR="000A5050">
        <w:t xml:space="preserve"> mensuelle</w:t>
      </w:r>
      <w:r w:rsidR="00547634" w:rsidRPr="00DA2B03">
        <w:t xml:space="preserve"> </w:t>
      </w:r>
      <w:r w:rsidR="005C1B74" w:rsidRPr="00DA2B03">
        <w:t>lissée</w:t>
      </w:r>
      <w:r w:rsidR="00DA2B03">
        <w:t> ;</w:t>
      </w:r>
      <w:r w:rsidR="005C1B74" w:rsidRPr="00DA2B03">
        <w:t xml:space="preserve"> </w:t>
      </w:r>
      <w:r w:rsidR="00795E24" w:rsidRPr="00DA2B03">
        <w:t>l</w:t>
      </w:r>
      <w:r w:rsidRPr="00DA2B03">
        <w:t>a</w:t>
      </w:r>
      <w:r w:rsidRPr="00996B95">
        <w:t xml:space="preserve"> même règle est appliquée pour le calcul de l’indemnité de licenciement et pour le calcul de l’indemnité de départ ou de mise à la retraite.</w:t>
      </w:r>
    </w:p>
    <w:p w14:paraId="19330405" w14:textId="40164D3E" w:rsidP="00501605" w:rsidR="002C6623" w:rsidRDefault="002C6623">
      <w:pPr>
        <w:spacing w:after="0" w:line="240" w:lineRule="auto"/>
        <w:jc w:val="both"/>
      </w:pPr>
    </w:p>
    <w:p w14:paraId="07D2E325" w14:textId="53E01238" w:rsidP="00DA2B03" w:rsidR="001B75C0" w:rsidRDefault="00DA2B03" w:rsidRPr="00CB037B">
      <w:pPr>
        <w:spacing w:after="0" w:line="240" w:lineRule="auto"/>
        <w:jc w:val="both"/>
      </w:pPr>
      <w:r>
        <w:t>En cas de période non travaillée, ne donnant pas lieu à indemnisation,</w:t>
      </w:r>
      <w:r w:rsidR="001B75C0" w:rsidRPr="00CB037B">
        <w:t xml:space="preserve"> </w:t>
      </w:r>
      <w:r>
        <w:t>l’absence non rémunérée fait</w:t>
      </w:r>
      <w:r w:rsidR="00552B4B" w:rsidRPr="00CB037B">
        <w:t xml:space="preserve"> l’objet d’une retenu</w:t>
      </w:r>
      <w:r w:rsidR="001B75C0" w:rsidRPr="00CB037B">
        <w:t>e s</w:t>
      </w:r>
      <w:r w:rsidR="00BC79A0">
        <w:t xml:space="preserve">ur la base du </w:t>
      </w:r>
      <w:r w:rsidR="00BC79A0" w:rsidRPr="00DA2B03">
        <w:t>salaire mensuel lissé</w:t>
      </w:r>
      <w:r w:rsidR="00EA062C" w:rsidRPr="00DA2B03">
        <w:t>,</w:t>
      </w:r>
      <w:r w:rsidR="00EA062C" w:rsidRPr="00CB037B">
        <w:t xml:space="preserve"> </w:t>
      </w:r>
      <w:r w:rsidR="00795E24" w:rsidRPr="00CB037B">
        <w:t>et au</w:t>
      </w:r>
      <w:r w:rsidR="00383F81" w:rsidRPr="00CB037B">
        <w:t xml:space="preserve"> réel de</w:t>
      </w:r>
      <w:r w:rsidR="00F267E4" w:rsidRPr="00CB037B">
        <w:t xml:space="preserve">s heures d’absence concernant </w:t>
      </w:r>
      <w:r w:rsidR="00795E24" w:rsidRPr="00CB037B">
        <w:t>l’absence liée à la grève.</w:t>
      </w:r>
    </w:p>
    <w:p w14:paraId="5617B27B" w14:textId="77777777" w:rsidP="001B75C0" w:rsidR="001B75C0" w:rsidRDefault="001B75C0" w:rsidRPr="00CB037B">
      <w:pPr>
        <w:spacing w:after="0" w:line="240" w:lineRule="auto"/>
        <w:ind w:left="708"/>
        <w:jc w:val="both"/>
      </w:pPr>
    </w:p>
    <w:p w14:paraId="0EC77959" w14:textId="75363A3E" w:rsidP="00552B4B" w:rsidR="00552B4B" w:rsidRDefault="00552B4B" w:rsidRPr="00CB037B">
      <w:pPr>
        <w:spacing w:after="0" w:line="240" w:lineRule="auto"/>
        <w:jc w:val="both"/>
      </w:pPr>
      <w:r w:rsidRPr="00CB037B">
        <w:rPr>
          <w:u w:val="single"/>
        </w:rPr>
        <w:t>En matière de gestion du temps</w:t>
      </w:r>
      <w:r w:rsidRPr="00CB037B">
        <w:t xml:space="preserve"> : </w:t>
      </w:r>
    </w:p>
    <w:p w14:paraId="1E321D2B" w14:textId="77777777" w:rsidP="00FC43D2" w:rsidR="00552B4B" w:rsidRDefault="00552B4B" w:rsidRPr="00CB037B">
      <w:pPr>
        <w:spacing w:after="0" w:line="240" w:lineRule="auto"/>
        <w:ind w:firstLine="708"/>
        <w:jc w:val="both"/>
      </w:pPr>
    </w:p>
    <w:p w14:paraId="4FEF6D86" w14:textId="240DF83E" w:rsidP="00FC43D2" w:rsidR="00552B4B" w:rsidRDefault="00654284" w:rsidRPr="00CB037B">
      <w:pPr>
        <w:spacing w:after="0" w:line="240" w:lineRule="auto"/>
        <w:ind w:firstLine="708"/>
        <w:jc w:val="both"/>
      </w:pPr>
      <w:r w:rsidRPr="00CB037B">
        <w:t>Ces</w:t>
      </w:r>
      <w:r w:rsidR="002A1331" w:rsidRPr="00CB037B">
        <w:t xml:space="preserve"> absences sont prises en compte, </w:t>
      </w:r>
      <w:r w:rsidRPr="00CB037B">
        <w:t>dans les suivis d’heures individuel</w:t>
      </w:r>
      <w:r w:rsidR="00254947" w:rsidRPr="00CB037B">
        <w:t>le</w:t>
      </w:r>
      <w:r w:rsidRPr="00CB037B">
        <w:t>s</w:t>
      </w:r>
      <w:r w:rsidR="002A1331" w:rsidRPr="00CB037B">
        <w:t>,</w:t>
      </w:r>
      <w:r w:rsidR="00F27BDF" w:rsidRPr="00CB037B">
        <w:t xml:space="preserve"> sur</w:t>
      </w:r>
      <w:r w:rsidR="00552B4B" w:rsidRPr="00CB037B">
        <w:t> </w:t>
      </w:r>
      <w:r w:rsidR="00FC43D2" w:rsidRPr="00CB037B">
        <w:t>l</w:t>
      </w:r>
      <w:r w:rsidR="004437A7" w:rsidRPr="00CB037B">
        <w:t xml:space="preserve">a base des heures inscrites au planning au moment </w:t>
      </w:r>
      <w:r w:rsidR="00FC43D2" w:rsidRPr="00CB037B">
        <w:t>de l’absence</w:t>
      </w:r>
      <w:r w:rsidR="004437A7" w:rsidRPr="00CB037B">
        <w:t xml:space="preserve">. </w:t>
      </w:r>
    </w:p>
    <w:p w14:paraId="61A984E5" w14:textId="6E5C3F82" w:rsidP="00FC43D2" w:rsidR="004437A7" w:rsidRDefault="004437A7" w:rsidRPr="00CB037B">
      <w:pPr>
        <w:spacing w:after="0" w:line="240" w:lineRule="auto"/>
        <w:ind w:firstLine="708"/>
        <w:jc w:val="both"/>
      </w:pPr>
      <w:r w:rsidRPr="00CB037B">
        <w:t>Cett</w:t>
      </w:r>
      <w:r w:rsidR="00552B4B" w:rsidRPr="00CB037B">
        <w:t xml:space="preserve">e règle concerne : </w:t>
      </w:r>
      <w:r w:rsidRPr="00CB037B">
        <w:t>les arrêts maladie, accident du travail, maladie professionnelle, accident de trajet, congé d’adoption, congés paternité, cong</w:t>
      </w:r>
      <w:r w:rsidR="000A16B3" w:rsidRPr="00CB037B">
        <w:t>és maternité</w:t>
      </w:r>
      <w:r w:rsidR="00D93FB7" w:rsidRPr="00CB037B">
        <w:t>, évènements familiaux, enfants malades,</w:t>
      </w:r>
      <w:r w:rsidR="00FC43D2" w:rsidRPr="00CB037B">
        <w:t xml:space="preserve"> </w:t>
      </w:r>
      <w:r w:rsidR="00552B4B" w:rsidRPr="00CB037B">
        <w:t xml:space="preserve">congé sans solde, </w:t>
      </w:r>
      <w:r w:rsidR="00FC43D2" w:rsidRPr="00CB037B">
        <w:t>ou toute autre absence divers</w:t>
      </w:r>
      <w:r w:rsidR="00552B4B" w:rsidRPr="00CB037B">
        <w:t>e</w:t>
      </w:r>
      <w:r w:rsidR="00FC43D2" w:rsidRPr="00CB037B">
        <w:t xml:space="preserve"> payée</w:t>
      </w:r>
      <w:r w:rsidR="00552B4B" w:rsidRPr="00CB037B">
        <w:t xml:space="preserve"> ou non payée</w:t>
      </w:r>
      <w:r w:rsidR="00383F81" w:rsidRPr="00CB037B">
        <w:t xml:space="preserve"> (grève inclus).</w:t>
      </w:r>
    </w:p>
    <w:p w14:paraId="63FD585C" w14:textId="6A062A58" w:rsidP="00FC43D2" w:rsidR="005C1B74" w:rsidRDefault="0054282A" w:rsidRPr="00CB037B">
      <w:pPr>
        <w:spacing w:after="0" w:line="240" w:lineRule="auto"/>
        <w:ind w:firstLine="708"/>
        <w:jc w:val="both"/>
      </w:pPr>
      <w:r w:rsidRPr="00CB037B">
        <w:t>Pour rappel :</w:t>
      </w:r>
    </w:p>
    <w:p w14:paraId="27E8C103" w14:textId="04C4AB4F" w:rsidP="005C1B74" w:rsidR="00552B4B" w:rsidRDefault="00552B4B" w:rsidRPr="00CB037B">
      <w:pPr>
        <w:pStyle w:val="Paragraphedeliste"/>
        <w:numPr>
          <w:ilvl w:val="0"/>
          <w:numId w:val="38"/>
        </w:numPr>
        <w:spacing w:after="0" w:line="240" w:lineRule="auto"/>
        <w:jc w:val="both"/>
      </w:pPr>
      <w:r w:rsidRPr="00CB037B">
        <w:t>Conce</w:t>
      </w:r>
      <w:r w:rsidR="00A7717F" w:rsidRPr="00CB037B">
        <w:t>rnant les absences pour formation</w:t>
      </w:r>
      <w:r w:rsidR="001F3A9C" w:rsidRPr="00CB037B">
        <w:t xml:space="preserve"> financée par l’Employeur</w:t>
      </w:r>
      <w:r w:rsidR="00A7717F" w:rsidRPr="00CB037B">
        <w:t> </w:t>
      </w:r>
      <w:r w:rsidR="001F3A9C" w:rsidRPr="00CB037B">
        <w:t>(pendant le temps de travail),</w:t>
      </w:r>
      <w:r w:rsidR="00A7717F" w:rsidRPr="00CB037B">
        <w:t xml:space="preserve"> la durée prévue au programme de formation sera prise en compte.</w:t>
      </w:r>
    </w:p>
    <w:p w14:paraId="0FF7F43C" w14:textId="739859EA" w:rsidP="005C1B74" w:rsidR="00A7717F" w:rsidRDefault="00A7717F" w:rsidRPr="00CB037B">
      <w:pPr>
        <w:pStyle w:val="Paragraphedeliste"/>
        <w:numPr>
          <w:ilvl w:val="0"/>
          <w:numId w:val="38"/>
        </w:numPr>
        <w:spacing w:after="0" w:line="240" w:lineRule="auto"/>
        <w:jc w:val="both"/>
      </w:pPr>
      <w:r w:rsidRPr="00CB037B">
        <w:t>Concernant les absences pour formation non financé</w:t>
      </w:r>
      <w:r w:rsidR="001F3A9C" w:rsidRPr="00CB037B">
        <w:t>e</w:t>
      </w:r>
      <w:r w:rsidRPr="00CB037B">
        <w:t xml:space="preserve"> par l’Employeur</w:t>
      </w:r>
      <w:r w:rsidR="001F3A9C" w:rsidRPr="00CB037B">
        <w:t xml:space="preserve"> (hors temps de travail), le temps de formation ne rentrera pas en compte dans l’annualisation.</w:t>
      </w:r>
    </w:p>
    <w:p w14:paraId="079E560C" w14:textId="77777777" w:rsidP="00A7717F" w:rsidR="00A7717F" w:rsidRDefault="00A7717F" w:rsidRPr="00CB037B">
      <w:pPr>
        <w:spacing w:after="0" w:line="240" w:lineRule="auto"/>
        <w:ind w:firstLine="708"/>
        <w:jc w:val="both"/>
      </w:pPr>
    </w:p>
    <w:p w14:paraId="566E4DE5" w14:textId="77777777" w:rsidP="00501605" w:rsidR="003E094B" w:rsidRDefault="003E094B" w:rsidRPr="00996B95">
      <w:pPr>
        <w:spacing w:after="0" w:line="240" w:lineRule="auto"/>
        <w:jc w:val="both"/>
      </w:pPr>
    </w:p>
    <w:p w14:paraId="60AF3E07" w14:textId="77777777" w:rsidP="00B42BB9" w:rsidR="006348A4" w:rsidRDefault="00C20AA5" w:rsidRPr="00996B95">
      <w:pPr>
        <w:pStyle w:val="Titre2"/>
        <w:ind w:firstLine="708"/>
        <w:rPr>
          <w:rFonts w:asciiTheme="minorHAnsi" w:hAnsiTheme="minorHAnsi"/>
        </w:rPr>
      </w:pPr>
      <w:bookmarkStart w:id="16" w:name="_Toc134698137"/>
      <w:r w:rsidRPr="00996B95">
        <w:rPr>
          <w:rFonts w:asciiTheme="minorHAnsi" w:hAnsiTheme="minorHAnsi"/>
        </w:rPr>
        <w:t>3 – 4 – Heures supplémentaires</w:t>
      </w:r>
      <w:bookmarkEnd w:id="16"/>
    </w:p>
    <w:p w14:paraId="3DEB8BB4" w14:textId="77777777" w:rsidP="00501605" w:rsidR="006348A4" w:rsidRDefault="006348A4" w:rsidRPr="00996B95">
      <w:pPr>
        <w:spacing w:after="0" w:line="240" w:lineRule="auto"/>
        <w:jc w:val="both"/>
      </w:pPr>
    </w:p>
    <w:p w14:paraId="105B4738" w14:textId="4710005D" w:rsidP="00B42BB9" w:rsidR="003B30F3" w:rsidRDefault="006348A4">
      <w:pPr>
        <w:pStyle w:val="Paragraphedeliste"/>
        <w:numPr>
          <w:ilvl w:val="0"/>
          <w:numId w:val="1"/>
        </w:numPr>
        <w:spacing w:after="0" w:line="240" w:lineRule="auto"/>
        <w:jc w:val="both"/>
      </w:pPr>
      <w:r w:rsidRPr="00911CA7">
        <w:rPr>
          <w:color w:val="0070C0"/>
        </w:rPr>
        <w:t>Contingent annuel </w:t>
      </w:r>
      <w:r w:rsidRPr="00996B95">
        <w:t>:</w:t>
      </w:r>
    </w:p>
    <w:p w14:paraId="4BEABF22" w14:textId="77777777" w:rsidP="001762F6" w:rsidR="001762F6" w:rsidRDefault="001762F6" w:rsidRPr="00996B95">
      <w:pPr>
        <w:pStyle w:val="Paragraphedeliste"/>
        <w:spacing w:after="0" w:line="240" w:lineRule="auto"/>
        <w:ind w:left="1775"/>
        <w:jc w:val="both"/>
      </w:pPr>
    </w:p>
    <w:p w14:paraId="18C7E61E" w14:textId="69F11966" w:rsidP="00501605" w:rsidR="006348A4" w:rsidRDefault="006348A4" w:rsidRPr="00CB037B">
      <w:pPr>
        <w:spacing w:after="0" w:line="240" w:lineRule="auto"/>
        <w:jc w:val="both"/>
      </w:pPr>
      <w:r w:rsidRPr="00996B95">
        <w:t xml:space="preserve">Le contingent annuel d’heures supplémentaires est fixé </w:t>
      </w:r>
      <w:r w:rsidR="00720BD9" w:rsidRPr="00996B95">
        <w:t xml:space="preserve">à </w:t>
      </w:r>
      <w:r w:rsidRPr="00996B95">
        <w:t>110 heur</w:t>
      </w:r>
      <w:r w:rsidR="00795E24">
        <w:t xml:space="preserve">es </w:t>
      </w:r>
      <w:r w:rsidR="00795E24" w:rsidRPr="00CB037B">
        <w:t>et ne peut être supérieur.</w:t>
      </w:r>
    </w:p>
    <w:p w14:paraId="47D3DE45" w14:textId="3A183662" w:rsidP="00501605" w:rsidR="006348A4" w:rsidRDefault="006348A4">
      <w:pPr>
        <w:spacing w:after="0" w:line="240" w:lineRule="auto"/>
        <w:jc w:val="both"/>
      </w:pPr>
      <w:r w:rsidRPr="00996B95">
        <w:t>Il est précisé que les heures supplémentaires</w:t>
      </w:r>
      <w:r w:rsidR="00996D8A" w:rsidRPr="00996B95">
        <w:t xml:space="preserve"> effectuées pendant la période d’annualisation et</w:t>
      </w:r>
      <w:r w:rsidRPr="00996B95">
        <w:t xml:space="preserve"> compensées sous la forme d’un</w:t>
      </w:r>
      <w:r w:rsidR="00776C56" w:rsidRPr="00996B95">
        <w:t>e</w:t>
      </w:r>
      <w:r w:rsidRPr="00996B95">
        <w:t xml:space="preserve"> </w:t>
      </w:r>
      <w:r w:rsidR="00776C56" w:rsidRPr="00996B95">
        <w:t>récupération</w:t>
      </w:r>
      <w:r w:rsidRPr="00996B95">
        <w:t xml:space="preserve"> ne s’imputent pas sur ce contingent.</w:t>
      </w:r>
      <w:r w:rsidR="00AD2D84">
        <w:t xml:space="preserve"> </w:t>
      </w:r>
    </w:p>
    <w:p w14:paraId="4DEB12D6" w14:textId="4886AEE2" w:rsidP="00501605" w:rsidR="00CB037B" w:rsidRDefault="00CB037B">
      <w:pPr>
        <w:spacing w:after="0" w:line="240" w:lineRule="auto"/>
        <w:jc w:val="both"/>
      </w:pPr>
    </w:p>
    <w:p w14:paraId="71EFF3C8" w14:textId="6328E777" w:rsidP="00501605" w:rsidR="00CB037B" w:rsidRDefault="00CB037B">
      <w:pPr>
        <w:spacing w:after="0" w:line="240" w:lineRule="auto"/>
        <w:jc w:val="both"/>
      </w:pPr>
    </w:p>
    <w:p w14:paraId="3344A562" w14:textId="15763A04" w:rsidP="00501605" w:rsidR="00CB037B" w:rsidRDefault="00CB037B">
      <w:pPr>
        <w:spacing w:after="0" w:line="240" w:lineRule="auto"/>
        <w:jc w:val="both"/>
        <w:rPr>
          <w:color w:val="FF0000"/>
        </w:rPr>
      </w:pPr>
    </w:p>
    <w:p w14:paraId="739C7794" w14:textId="45F7EE5C" w:rsidP="00501605" w:rsidR="00B54ABC" w:rsidRDefault="00B54ABC">
      <w:pPr>
        <w:spacing w:after="0" w:line="240" w:lineRule="auto"/>
        <w:jc w:val="both"/>
        <w:rPr>
          <w:color w:val="FF0000"/>
        </w:rPr>
      </w:pPr>
    </w:p>
    <w:p w14:paraId="538017FC" w14:textId="77777777" w:rsidP="00501605" w:rsidR="00B54ABC" w:rsidRDefault="00B54ABC">
      <w:pPr>
        <w:spacing w:after="0" w:line="240" w:lineRule="auto"/>
        <w:jc w:val="both"/>
        <w:rPr>
          <w:color w:val="FF0000"/>
        </w:rPr>
      </w:pPr>
    </w:p>
    <w:p w14:paraId="4222792F" w14:textId="77777777" w:rsidP="00501605" w:rsidR="00F267E4" w:rsidRDefault="00F267E4">
      <w:pPr>
        <w:spacing w:after="0" w:line="240" w:lineRule="auto"/>
        <w:jc w:val="both"/>
        <w:rPr>
          <w:color w:val="FF0000"/>
        </w:rPr>
      </w:pPr>
    </w:p>
    <w:p w14:paraId="2602E0F3" w14:textId="77777777" w:rsidP="00501605" w:rsidR="00722CD6" w:rsidRDefault="00722CD6" w:rsidRPr="00996B95">
      <w:pPr>
        <w:spacing w:after="0" w:line="240" w:lineRule="auto"/>
        <w:jc w:val="both"/>
      </w:pPr>
    </w:p>
    <w:p w14:paraId="577C829F" w14:textId="77777777" w:rsidP="00501605" w:rsidR="00C20AA5" w:rsidRDefault="00C20AA5" w:rsidRPr="00996B95">
      <w:pPr>
        <w:pStyle w:val="Paragraphedeliste"/>
        <w:numPr>
          <w:ilvl w:val="0"/>
          <w:numId w:val="1"/>
        </w:numPr>
        <w:spacing w:after="0" w:line="240" w:lineRule="auto"/>
        <w:jc w:val="both"/>
      </w:pPr>
      <w:r w:rsidRPr="00911CA7">
        <w:rPr>
          <w:color w:val="0070C0"/>
        </w:rPr>
        <w:lastRenderedPageBreak/>
        <w:t>Seuil de déclenchement des heures supplémentaires </w:t>
      </w:r>
      <w:r w:rsidRPr="00996B95">
        <w:t>:</w:t>
      </w:r>
    </w:p>
    <w:p w14:paraId="5EABFE61" w14:textId="77777777" w:rsidP="00B42BB9" w:rsidR="00B42BB9" w:rsidRDefault="00B42BB9" w:rsidRPr="00996B95">
      <w:pPr>
        <w:spacing w:after="0" w:line="240" w:lineRule="auto"/>
        <w:ind w:left="1415"/>
        <w:jc w:val="both"/>
      </w:pPr>
    </w:p>
    <w:p w14:paraId="074AA94E" w14:textId="389ACC8B" w:rsidP="00501605" w:rsidR="006348A4" w:rsidRDefault="006348A4" w:rsidRPr="00CB037B">
      <w:pPr>
        <w:spacing w:after="0" w:line="240" w:lineRule="auto"/>
        <w:jc w:val="both"/>
      </w:pPr>
      <w:r w:rsidRPr="00996B95">
        <w:t>Pour les salariés dont la durée légale de travail est répartie sur une base hebdomadaire,</w:t>
      </w:r>
      <w:r w:rsidR="00C53755">
        <w:t xml:space="preserve"> </w:t>
      </w:r>
      <w:r w:rsidRPr="00996B95">
        <w:t>constitue une heure supplémentaire toute heure effectuée au-delà de 35 heures sur la semaine civile</w:t>
      </w:r>
      <w:r w:rsidR="00C53755">
        <w:t xml:space="preserve">. </w:t>
      </w:r>
      <w:r w:rsidR="00793D6E" w:rsidRPr="00CB037B">
        <w:t xml:space="preserve">Cela concerne les CDD </w:t>
      </w:r>
      <w:r w:rsidR="00EA062C" w:rsidRPr="00CB037B">
        <w:t>inférieur ou égal à</w:t>
      </w:r>
      <w:r w:rsidR="00793D6E" w:rsidRPr="00CB037B">
        <w:t xml:space="preserve"> 3 mois.</w:t>
      </w:r>
    </w:p>
    <w:p w14:paraId="58C20D85" w14:textId="77777777" w:rsidP="00501605" w:rsidR="00B83F44" w:rsidRDefault="00B83F44" w:rsidRPr="00CB037B">
      <w:pPr>
        <w:spacing w:after="0" w:line="240" w:lineRule="auto"/>
        <w:jc w:val="both"/>
      </w:pPr>
    </w:p>
    <w:p w14:paraId="564DD58C" w14:textId="77777777" w:rsidP="00501605" w:rsidR="006348A4" w:rsidRDefault="006348A4" w:rsidRPr="00CB037B">
      <w:pPr>
        <w:spacing w:after="0" w:line="240" w:lineRule="auto"/>
        <w:ind w:left="1410"/>
        <w:jc w:val="both"/>
      </w:pPr>
    </w:p>
    <w:p w14:paraId="03064F41" w14:textId="5E33E652" w:rsidP="00B42BB9" w:rsidR="006348A4" w:rsidRDefault="006C5646">
      <w:pPr>
        <w:spacing w:after="0" w:line="240" w:lineRule="auto"/>
        <w:jc w:val="both"/>
      </w:pPr>
      <w:r w:rsidRPr="00CB037B">
        <w:t>Pour les salariés dont la durée légale de tr</w:t>
      </w:r>
      <w:r w:rsidR="00DD254A" w:rsidRPr="00CB037B">
        <w:t>avail est répartie sur l’année,</w:t>
      </w:r>
      <w:r w:rsidR="00853CA5" w:rsidRPr="00CB037B">
        <w:t xml:space="preserve"> </w:t>
      </w:r>
      <w:r w:rsidRPr="00CB037B">
        <w:t>constitue une heure supplémentaire</w:t>
      </w:r>
      <w:r w:rsidR="00C53755" w:rsidRPr="00CB037B">
        <w:t xml:space="preserve"> donnant lieu à majoration,</w:t>
      </w:r>
      <w:r w:rsidRPr="00CB037B">
        <w:t xml:space="preserve"> toute </w:t>
      </w:r>
      <w:r w:rsidR="00DD254A" w:rsidRPr="00CB037B">
        <w:t>heure effectuée au-delà de l</w:t>
      </w:r>
      <w:r w:rsidR="00E00328" w:rsidRPr="00CB037B">
        <w:t>a durée annuelle de 1582 heures</w:t>
      </w:r>
      <w:r w:rsidR="00C53755" w:rsidRPr="00CB037B">
        <w:t xml:space="preserve"> pour un temps complet. </w:t>
      </w:r>
      <w:r w:rsidR="005C7875" w:rsidRPr="00B54ABC">
        <w:t xml:space="preserve">Cette disposition légale </w:t>
      </w:r>
      <w:r w:rsidR="00C53755" w:rsidRPr="00B54ABC">
        <w:t>concerne</w:t>
      </w:r>
      <w:r w:rsidR="00576587" w:rsidRPr="00B54ABC">
        <w:t xml:space="preserve"> l’ensemble des salariés </w:t>
      </w:r>
      <w:r w:rsidR="005C7875" w:rsidRPr="00B54ABC">
        <w:t xml:space="preserve">à temps complet </w:t>
      </w:r>
      <w:r w:rsidR="005C7875">
        <w:t>annualisé</w:t>
      </w:r>
      <w:r w:rsidR="00EB7AFC">
        <w:t xml:space="preserve"> bénéficiant ou pas des congés conventionnels S</w:t>
      </w:r>
      <w:r w:rsidR="005C7875">
        <w:t>upplémentaires.</w:t>
      </w:r>
    </w:p>
    <w:p w14:paraId="23C6F2BC" w14:textId="2BAFBCEF" w:rsidP="00B42BB9" w:rsidR="005C7875" w:rsidRDefault="005C7875">
      <w:pPr>
        <w:spacing w:after="0" w:line="240" w:lineRule="auto"/>
        <w:jc w:val="both"/>
      </w:pPr>
    </w:p>
    <w:p w14:paraId="58EF2870" w14:textId="6D682A08" w:rsidP="005C7875" w:rsidR="007147A4" w:rsidRDefault="005C7875" w:rsidRPr="00B54ABC">
      <w:pPr>
        <w:spacing w:after="0" w:line="240" w:lineRule="auto"/>
        <w:jc w:val="both"/>
      </w:pPr>
      <w:r w:rsidRPr="002E5069">
        <w:t xml:space="preserve">Par dérogation, </w:t>
      </w:r>
      <w:r w:rsidR="00BF3D4F">
        <w:t>concernant les salariés bénéficiant d’une réduction de ce seuil des 1582 heures pour cause de congés conventionnels supplémentaires (trimestriels ou ancienneté</w:t>
      </w:r>
      <w:r w:rsidR="00BF3D4F" w:rsidRPr="00BD6CFD">
        <w:t>),</w:t>
      </w:r>
      <w:r w:rsidR="00BD6CFD" w:rsidRPr="00BD6CFD">
        <w:t xml:space="preserve"> les heures effectuées entre le seuil réduit et les 1582 heures seront toutefois rémunérées en plus, ou pourront être récupérées </w:t>
      </w:r>
      <w:r w:rsidRPr="00BD6CFD">
        <w:t>et bénéficieront des majorations pour heures supplémentaires</w:t>
      </w:r>
      <w:r w:rsidRPr="00BD6CFD">
        <w:rPr>
          <w:b/>
        </w:rPr>
        <w:t xml:space="preserve"> </w:t>
      </w:r>
      <w:r w:rsidRPr="00BD6CFD">
        <w:t>à 25%.</w:t>
      </w:r>
      <w:r w:rsidR="00BD6CFD">
        <w:t xml:space="preserve"> </w:t>
      </w:r>
      <w:r w:rsidR="00BD6CFD" w:rsidRPr="00B54ABC">
        <w:t>Le seuil du paiement des</w:t>
      </w:r>
      <w:r w:rsidR="007147A4" w:rsidRPr="00B54ABC">
        <w:t xml:space="preserve"> heures supplé</w:t>
      </w:r>
      <w:r w:rsidR="00BD6CFD" w:rsidRPr="00B54ABC">
        <w:t xml:space="preserve">mentaires </w:t>
      </w:r>
      <w:r w:rsidR="00430B85" w:rsidRPr="00B54ABC">
        <w:t xml:space="preserve">réalisées </w:t>
      </w:r>
      <w:r w:rsidR="00BD6CFD" w:rsidRPr="00B54ABC">
        <w:t>en fin</w:t>
      </w:r>
      <w:r w:rsidR="00430B85" w:rsidRPr="00B54ABC">
        <w:t xml:space="preserve"> de période</w:t>
      </w:r>
      <w:r w:rsidR="00BD6CFD" w:rsidRPr="00B54ABC">
        <w:t xml:space="preserve"> d’annualisation </w:t>
      </w:r>
      <w:r w:rsidR="006D2A06" w:rsidRPr="00B54ABC">
        <w:t>est fixé à 20 heures sauf dérogation exceptionnelle de l’Employeur.</w:t>
      </w:r>
    </w:p>
    <w:p w14:paraId="241B199A" w14:textId="07B362E8" w:rsidP="00B42BB9" w:rsidR="001938EB" w:rsidRDefault="001938EB" w:rsidRPr="00B54ABC">
      <w:pPr>
        <w:spacing w:after="0" w:line="240" w:lineRule="auto"/>
        <w:jc w:val="both"/>
      </w:pPr>
    </w:p>
    <w:p w14:paraId="64BEB0AF" w14:textId="62F152C8" w:rsidP="001938EB" w:rsidR="00312E29" w:rsidRDefault="00312E29" w:rsidRPr="00CB037B">
      <w:pPr>
        <w:spacing w:after="0" w:line="240" w:lineRule="auto"/>
        <w:jc w:val="both"/>
        <w:rPr>
          <w:b/>
        </w:rPr>
      </w:pPr>
      <w:r w:rsidRPr="00CB037B">
        <w:t>Les heures supplémentaires ainsi définies en fin de période</w:t>
      </w:r>
      <w:r w:rsidR="005C1B74" w:rsidRPr="00CB037B">
        <w:t xml:space="preserve"> annuelle</w:t>
      </w:r>
      <w:r w:rsidR="00F5062F" w:rsidRPr="00CB037B">
        <w:rPr>
          <w:color w:val="FF0000"/>
        </w:rPr>
        <w:t xml:space="preserve"> </w:t>
      </w:r>
      <w:r w:rsidRPr="00CB037B">
        <w:t>donnent lieu à majoration, et sont prises en repos dans le cadre d’un repos compensateur de remplacement, dans les conditions définies ci-après</w:t>
      </w:r>
      <w:r w:rsidR="00176554" w:rsidRPr="00CB037B">
        <w:t xml:space="preserve"> dans le point « Compensation » </w:t>
      </w:r>
    </w:p>
    <w:p w14:paraId="7C2753FA" w14:textId="77777777" w:rsidP="001938EB" w:rsidR="00EF4717" w:rsidRDefault="00EF4717">
      <w:pPr>
        <w:spacing w:after="0" w:line="240" w:lineRule="auto"/>
        <w:jc w:val="both"/>
        <w:rPr>
          <w:color w:val="FF0000"/>
        </w:rPr>
      </w:pPr>
    </w:p>
    <w:p w14:paraId="21427A33" w14:textId="7E36C23C" w:rsidP="00501605" w:rsidR="00312E29" w:rsidRDefault="00D3058C">
      <w:pPr>
        <w:spacing w:after="0" w:line="240" w:lineRule="auto"/>
        <w:jc w:val="both"/>
        <w:rPr>
          <w:strike/>
        </w:rPr>
      </w:pPr>
      <w:r w:rsidRPr="00CB037B">
        <w:t>Il est à noter qu’</w:t>
      </w:r>
      <w:r>
        <w:t>a</w:t>
      </w:r>
      <w:r w:rsidR="00776C56" w:rsidRPr="00996B95">
        <w:t>u cours de la période d’annuali</w:t>
      </w:r>
      <w:r w:rsidR="00BB7E0B" w:rsidRPr="00996B95">
        <w:t>sation définie dans c</w:t>
      </w:r>
      <w:r>
        <w:t xml:space="preserve">et accord, à titre exceptionnel, </w:t>
      </w:r>
      <w:r w:rsidR="00BB7E0B" w:rsidRPr="00996B95">
        <w:t>et sans que cela ne puisse ê</w:t>
      </w:r>
      <w:r w:rsidR="00E07894" w:rsidRPr="00996B95">
        <w:t xml:space="preserve">tre une modalité d’organisation </w:t>
      </w:r>
      <w:r w:rsidR="00BB7E0B" w:rsidRPr="00996B95">
        <w:t xml:space="preserve">du temps de travail (hors transfert), </w:t>
      </w:r>
      <w:r w:rsidR="00776C56" w:rsidRPr="00451A03">
        <w:t xml:space="preserve">toute heure </w:t>
      </w:r>
      <w:r w:rsidR="00CC256B" w:rsidRPr="00451A03">
        <w:t>dépassant</w:t>
      </w:r>
      <w:r w:rsidR="00776C56" w:rsidRPr="00451A03">
        <w:t xml:space="preserve"> 4</w:t>
      </w:r>
      <w:r w:rsidR="00EF4E2B">
        <w:t>2</w:t>
      </w:r>
      <w:r w:rsidR="00776C56" w:rsidRPr="00451A03">
        <w:t xml:space="preserve"> heures hebdomadaire</w:t>
      </w:r>
      <w:r w:rsidR="00CC256B" w:rsidRPr="00451A03">
        <w:t xml:space="preserve"> est</w:t>
      </w:r>
      <w:r w:rsidR="00776C56" w:rsidRPr="00451A03">
        <w:t xml:space="preserve"> considérée comme une heure supplémentaire.</w:t>
      </w:r>
      <w:r w:rsidR="00312E29">
        <w:t xml:space="preserve"> </w:t>
      </w:r>
      <w:r w:rsidR="00312E29" w:rsidRPr="00CB037B">
        <w:t>Ces heures et leurs majorations donnent lieu à paiement immédiat le mois suivant leur réalisation</w:t>
      </w:r>
      <w:r w:rsidR="00547634" w:rsidRPr="00CB037B">
        <w:t>.</w:t>
      </w:r>
    </w:p>
    <w:p w14:paraId="008AB43A" w14:textId="0E3BCF5A" w:rsidP="00501605" w:rsidR="00C53755" w:rsidRDefault="00C53755">
      <w:pPr>
        <w:spacing w:after="0" w:line="240" w:lineRule="auto"/>
        <w:jc w:val="both"/>
        <w:rPr>
          <w:strike/>
        </w:rPr>
      </w:pPr>
    </w:p>
    <w:p w14:paraId="77486F25" w14:textId="77777777" w:rsidP="00501605" w:rsidR="0027183A" w:rsidRDefault="0027183A" w:rsidRPr="00996B95">
      <w:pPr>
        <w:spacing w:after="0" w:line="240" w:lineRule="auto"/>
        <w:jc w:val="both"/>
      </w:pPr>
    </w:p>
    <w:p w14:paraId="30DCE756" w14:textId="77777777" w:rsidP="0027183A" w:rsidR="0027183A" w:rsidRDefault="0027183A" w:rsidRPr="00CB037B">
      <w:pPr>
        <w:pStyle w:val="Paragraphedeliste"/>
        <w:numPr>
          <w:ilvl w:val="0"/>
          <w:numId w:val="1"/>
        </w:numPr>
        <w:spacing w:after="0" w:line="240" w:lineRule="auto"/>
        <w:jc w:val="both"/>
        <w:rPr>
          <w:rFonts w:cstheme="minorHAnsi"/>
          <w:color w:themeColor="text2" w:themeTint="99" w:val="548DD4"/>
        </w:rPr>
      </w:pPr>
      <w:r w:rsidRPr="00CB037B">
        <w:rPr>
          <w:rFonts w:cstheme="minorHAnsi"/>
          <w:color w:themeColor="text2" w:themeTint="99" w:val="548DD4"/>
        </w:rPr>
        <w:t xml:space="preserve">Compensation : </w:t>
      </w:r>
    </w:p>
    <w:p w14:paraId="25A3A2B0" w14:textId="77777777" w:rsidP="0027183A" w:rsidR="0027183A" w:rsidRDefault="0027183A" w:rsidRPr="00CB037B">
      <w:pPr>
        <w:spacing w:after="0" w:line="240" w:lineRule="auto"/>
        <w:ind w:left="1410"/>
        <w:jc w:val="both"/>
        <w:rPr>
          <w:rFonts w:cstheme="minorHAnsi"/>
          <w:color w:themeColor="text2" w:themeTint="99" w:val="548DD4"/>
        </w:rPr>
      </w:pPr>
    </w:p>
    <w:p w14:paraId="05885D6A" w14:textId="62644F3E" w:rsidP="0027183A" w:rsidR="0027183A" w:rsidRDefault="0027183A">
      <w:pPr>
        <w:spacing w:after="0" w:line="240" w:lineRule="auto"/>
        <w:jc w:val="both"/>
        <w:rPr>
          <w:rFonts w:cstheme="minorHAnsi"/>
          <w:b/>
          <w:color w:val="00B050"/>
        </w:rPr>
      </w:pPr>
      <w:r w:rsidRPr="00EF4E2B">
        <w:rPr>
          <w:rFonts w:cstheme="minorHAnsi"/>
        </w:rPr>
        <w:t xml:space="preserve">Les heures supplémentaires restant dues au 31 mai donnent lieu à un repos compensateur </w:t>
      </w:r>
      <w:r w:rsidR="00A51158">
        <w:rPr>
          <w:rFonts w:cstheme="minorHAnsi"/>
        </w:rPr>
        <w:t xml:space="preserve">de remplacement </w:t>
      </w:r>
      <w:r w:rsidRPr="00EF4E2B">
        <w:rPr>
          <w:rFonts w:cstheme="minorHAnsi"/>
        </w:rPr>
        <w:t>majoré selon les dispositions légales</w:t>
      </w:r>
      <w:r w:rsidR="00A51158">
        <w:rPr>
          <w:rFonts w:cstheme="minorHAnsi"/>
        </w:rPr>
        <w:t>,</w:t>
      </w:r>
      <w:r w:rsidRPr="00EF4E2B">
        <w:rPr>
          <w:rFonts w:cstheme="minorHAnsi"/>
        </w:rPr>
        <w:t xml:space="preserve"> sauf demande expresse déposée par le salarié sur la fiche du plan d’annualisation</w:t>
      </w:r>
      <w:r w:rsidR="00A51158">
        <w:rPr>
          <w:rFonts w:cstheme="minorHAnsi"/>
        </w:rPr>
        <w:t xml:space="preserve"> </w:t>
      </w:r>
      <w:r w:rsidR="00A51158" w:rsidRPr="002E5069">
        <w:rPr>
          <w:rFonts w:cstheme="minorHAnsi"/>
        </w:rPr>
        <w:t>pour bénéficier du paiement de ces heures</w:t>
      </w:r>
      <w:r w:rsidRPr="002E5069">
        <w:rPr>
          <w:rFonts w:cstheme="minorHAnsi"/>
        </w:rPr>
        <w:t xml:space="preserve">. </w:t>
      </w:r>
      <w:r w:rsidR="007A420D" w:rsidRPr="002E5069">
        <w:rPr>
          <w:rFonts w:cstheme="minorHAnsi"/>
        </w:rPr>
        <w:t xml:space="preserve">Le repos compensateur lié à ces heures supplémentaires devra être posé sous un </w:t>
      </w:r>
      <w:r w:rsidR="00A51158" w:rsidRPr="002E5069">
        <w:rPr>
          <w:rFonts w:cstheme="minorHAnsi"/>
        </w:rPr>
        <w:t>délai de 3 mois à l’initiative du salarié et au regard des nécessités de services</w:t>
      </w:r>
      <w:r w:rsidR="00A51158" w:rsidRPr="004868F7">
        <w:rPr>
          <w:rFonts w:cstheme="minorHAnsi"/>
        </w:rPr>
        <w:t xml:space="preserve">, </w:t>
      </w:r>
      <w:r w:rsidR="000D4153" w:rsidRPr="004868F7">
        <w:rPr>
          <w:rFonts w:cstheme="minorHAnsi"/>
        </w:rPr>
        <w:t>suivant la période au cours de laquelle ces heures de récupération ont été réalisées et constatées (validation par le cadre</w:t>
      </w:r>
      <w:r w:rsidR="000D4153">
        <w:rPr>
          <w:rFonts w:cstheme="minorHAnsi"/>
        </w:rPr>
        <w:t>).</w:t>
      </w:r>
      <w:r w:rsidR="00312E29">
        <w:rPr>
          <w:rFonts w:cstheme="minorHAnsi"/>
        </w:rPr>
        <w:t xml:space="preserve"> </w:t>
      </w:r>
      <w:r w:rsidR="00312E29" w:rsidRPr="002E5069">
        <w:rPr>
          <w:rFonts w:cstheme="minorHAnsi"/>
        </w:rPr>
        <w:t>A défaut de prise des repos compensateurs par le salarié dans ce délai de trois mois, l’employeur pourra imposer les dates de prises des repos.</w:t>
      </w:r>
      <w:r w:rsidR="009172BC">
        <w:rPr>
          <w:rFonts w:cstheme="minorHAnsi"/>
        </w:rPr>
        <w:t xml:space="preserve"> </w:t>
      </w:r>
    </w:p>
    <w:p w14:paraId="46222A9B" w14:textId="2C4AEDD5" w:rsidP="0027183A" w:rsidR="00B50A90" w:rsidRDefault="00B50A90">
      <w:pPr>
        <w:spacing w:after="0" w:line="240" w:lineRule="auto"/>
        <w:jc w:val="both"/>
        <w:rPr>
          <w:rFonts w:cstheme="minorHAnsi"/>
          <w:b/>
          <w:color w:val="00B050"/>
        </w:rPr>
      </w:pPr>
    </w:p>
    <w:p w14:paraId="5B746847" w14:textId="77777777" w:rsidP="00501605" w:rsidR="00DD254A" w:rsidRDefault="00DD254A">
      <w:pPr>
        <w:pStyle w:val="Paragraphedeliste"/>
        <w:spacing w:after="0" w:line="240" w:lineRule="auto"/>
        <w:ind w:left="1770"/>
        <w:jc w:val="both"/>
      </w:pPr>
    </w:p>
    <w:p w14:paraId="1BD1422E" w14:textId="77777777" w:rsidP="0062215C" w:rsidR="0062215C" w:rsidRDefault="0062215C">
      <w:pPr>
        <w:pStyle w:val="Titre2"/>
        <w:ind w:firstLine="708"/>
        <w:rPr>
          <w:rFonts w:asciiTheme="minorHAnsi" w:hAnsiTheme="minorHAnsi"/>
        </w:rPr>
      </w:pPr>
      <w:bookmarkStart w:id="17" w:name="_Toc134698138"/>
      <w:r>
        <w:rPr>
          <w:rFonts w:asciiTheme="minorHAnsi" w:hAnsiTheme="minorHAnsi"/>
        </w:rPr>
        <w:t>3 – 5</w:t>
      </w:r>
      <w:r w:rsidRPr="00996B95">
        <w:rPr>
          <w:rFonts w:asciiTheme="minorHAnsi" w:hAnsiTheme="minorHAnsi"/>
        </w:rPr>
        <w:t xml:space="preserve"> – </w:t>
      </w:r>
      <w:r>
        <w:rPr>
          <w:rFonts w:asciiTheme="minorHAnsi" w:hAnsiTheme="minorHAnsi"/>
        </w:rPr>
        <w:t>Délai de prévenance</w:t>
      </w:r>
      <w:bookmarkEnd w:id="17"/>
    </w:p>
    <w:p w14:paraId="45E49376" w14:textId="77777777" w:rsidP="00E01B05" w:rsidR="00E01B05" w:rsidRDefault="00E01B05">
      <w:pPr>
        <w:spacing w:after="0" w:line="240" w:lineRule="auto"/>
        <w:jc w:val="both"/>
        <w:rPr>
          <w:rFonts w:cstheme="minorHAnsi"/>
        </w:rPr>
      </w:pPr>
    </w:p>
    <w:p w14:paraId="6CF9EAE9" w14:textId="77777777" w:rsidP="00CE7D30" w:rsidR="0062215C" w:rsidRDefault="00E01B05" w:rsidRPr="00E01B05">
      <w:pPr>
        <w:spacing w:after="0" w:line="240" w:lineRule="auto"/>
        <w:jc w:val="both"/>
        <w:rPr>
          <w:rFonts w:cstheme="minorHAnsi"/>
        </w:rPr>
      </w:pPr>
      <w:r w:rsidRPr="00E01B05">
        <w:rPr>
          <w:rFonts w:cstheme="minorHAnsi"/>
        </w:rPr>
        <w:t>Tout salarié, quel que soit le mode d’aménagement du temps de travail mis en place dans un établissement et les anomalies du rythme du travail, voit son délai de prévenance porté à 7 jours ouvrables.</w:t>
      </w:r>
    </w:p>
    <w:p w14:paraId="4AB5CCB4" w14:textId="0E474F15" w:rsidP="00CE7D30" w:rsidR="0062215C" w:rsidRDefault="0062215C" w:rsidRPr="00502F4B">
      <w:pPr>
        <w:spacing w:after="0" w:line="240" w:lineRule="auto"/>
        <w:jc w:val="both"/>
        <w:rPr>
          <w:rFonts w:cstheme="minorHAnsi"/>
        </w:rPr>
      </w:pPr>
      <w:r>
        <w:rPr>
          <w:rFonts w:cstheme="minorHAnsi"/>
        </w:rPr>
        <w:t>En</w:t>
      </w:r>
      <w:r w:rsidRPr="00502F4B">
        <w:rPr>
          <w:rFonts w:cstheme="minorHAnsi"/>
        </w:rPr>
        <w:t xml:space="preserve"> cas d’urgence, tout salarié peut voir son emploi du temps modifié, sans délai de prévenance, et ce dans les cas définis p</w:t>
      </w:r>
      <w:r w:rsidR="00021F76">
        <w:rPr>
          <w:rFonts w:cstheme="minorHAnsi"/>
        </w:rPr>
        <w:t>ar le Règlement Intérieur de l’A</w:t>
      </w:r>
      <w:r w:rsidRPr="00502F4B">
        <w:rPr>
          <w:rFonts w:cstheme="minorHAnsi"/>
        </w:rPr>
        <w:t xml:space="preserve">ssociation : </w:t>
      </w:r>
    </w:p>
    <w:p w14:paraId="3B7AEA23" w14:textId="3606DE79" w:rsidP="00CE7D30" w:rsidR="0062215C" w:rsidRDefault="0062215C">
      <w:pPr>
        <w:spacing w:after="0" w:line="240" w:lineRule="auto"/>
        <w:jc w:val="both"/>
        <w:rPr>
          <w:rFonts w:cstheme="minorHAnsi"/>
        </w:rPr>
      </w:pPr>
      <w:r w:rsidRPr="00502F4B">
        <w:rPr>
          <w:rFonts w:cstheme="minorHAnsi"/>
        </w:rPr>
        <w:lastRenderedPageBreak/>
        <w:t>« …en fonction des nécessités de service (circonstances impérieuses impactant la continuité de l’accompagnement et la sécurité des personnes en situation de handicap telles que le remplacement inopiné, surcroit ou réduction de travail inopiné, urgence d’accompagnement éducatif, prévention des risques d’accident… )».</w:t>
      </w:r>
    </w:p>
    <w:p w14:paraId="4091A398" w14:textId="77777777" w:rsidP="00CE7D30" w:rsidR="00626F09" w:rsidRDefault="00626F09" w:rsidRPr="00502F4B">
      <w:pPr>
        <w:spacing w:after="0" w:line="240" w:lineRule="auto"/>
        <w:jc w:val="both"/>
        <w:rPr>
          <w:rFonts w:cstheme="minorHAnsi"/>
        </w:rPr>
      </w:pPr>
    </w:p>
    <w:p w14:paraId="757504E6" w14:textId="77777777" w:rsidP="00CE7D30" w:rsidR="0062215C" w:rsidRDefault="0062215C" w:rsidRPr="00E01B05">
      <w:pPr>
        <w:spacing w:after="0" w:line="240" w:lineRule="auto"/>
        <w:jc w:val="both"/>
        <w:rPr>
          <w:rFonts w:cstheme="minorHAnsi"/>
        </w:rPr>
      </w:pPr>
      <w:r w:rsidRPr="00E01B05">
        <w:rPr>
          <w:rFonts w:cstheme="minorHAnsi"/>
        </w:rPr>
        <w:t xml:space="preserve">L’association veillera systématiquement à ce que la continuité de l’accompagnement n’ait pas d’incidence significative sur la vie privée du salarié. </w:t>
      </w:r>
    </w:p>
    <w:p w14:paraId="2549D0A3" w14:textId="77777777" w:rsidP="00CE7D30" w:rsidR="0062215C" w:rsidRDefault="0062215C" w:rsidRPr="00E01B05">
      <w:pPr>
        <w:pStyle w:val="Paragraphedeliste"/>
        <w:numPr>
          <w:ilvl w:val="0"/>
          <w:numId w:val="1"/>
        </w:numPr>
        <w:spacing w:after="0" w:line="240" w:lineRule="auto"/>
        <w:jc w:val="both"/>
        <w:rPr>
          <w:rFonts w:cstheme="minorHAnsi"/>
        </w:rPr>
      </w:pPr>
      <w:r w:rsidRPr="00E01B05">
        <w:rPr>
          <w:rFonts w:cstheme="minorHAnsi"/>
        </w:rPr>
        <w:t xml:space="preserve">Envers un(e) salarié(e) isolé(e) avec enfants, </w:t>
      </w:r>
    </w:p>
    <w:p w14:paraId="1BD5B20B" w14:textId="77777777" w:rsidP="00CE7D30" w:rsidR="0062215C" w:rsidRDefault="0062215C" w:rsidRPr="00E01B05">
      <w:pPr>
        <w:pStyle w:val="Paragraphedeliste"/>
        <w:numPr>
          <w:ilvl w:val="0"/>
          <w:numId w:val="1"/>
        </w:numPr>
        <w:spacing w:after="0" w:line="240" w:lineRule="auto"/>
        <w:jc w:val="both"/>
        <w:rPr>
          <w:rFonts w:cstheme="minorHAnsi"/>
        </w:rPr>
      </w:pPr>
      <w:r w:rsidRPr="00E01B05">
        <w:rPr>
          <w:rFonts w:cstheme="minorHAnsi"/>
        </w:rPr>
        <w:t>Selon la situation matrimoniale (garde alternée,),</w:t>
      </w:r>
    </w:p>
    <w:p w14:paraId="701C05A4" w14:textId="77777777" w:rsidP="00CE7D30" w:rsidR="0062215C" w:rsidRDefault="0062215C" w:rsidRPr="00021F76">
      <w:pPr>
        <w:pStyle w:val="Paragraphedeliste"/>
        <w:numPr>
          <w:ilvl w:val="0"/>
          <w:numId w:val="1"/>
        </w:numPr>
        <w:spacing w:after="0" w:line="240" w:lineRule="auto"/>
        <w:jc w:val="both"/>
        <w:rPr>
          <w:rFonts w:cstheme="minorHAnsi"/>
        </w:rPr>
      </w:pPr>
      <w:r w:rsidRPr="00021F76">
        <w:rPr>
          <w:rFonts w:cstheme="minorHAnsi"/>
        </w:rPr>
        <w:t>Envers un(e) salarié(e) à temps partiel,</w:t>
      </w:r>
    </w:p>
    <w:p w14:paraId="7E1166E0" w14:textId="77777777" w:rsidP="00CE7D30" w:rsidR="0062215C" w:rsidRDefault="0062215C" w:rsidRPr="00021F76">
      <w:pPr>
        <w:pStyle w:val="Paragraphedeliste"/>
        <w:numPr>
          <w:ilvl w:val="0"/>
          <w:numId w:val="1"/>
        </w:numPr>
        <w:spacing w:after="0" w:line="240" w:lineRule="auto"/>
        <w:jc w:val="both"/>
        <w:rPr>
          <w:rFonts w:cstheme="minorHAnsi"/>
        </w:rPr>
      </w:pPr>
      <w:r w:rsidRPr="00021F76">
        <w:rPr>
          <w:rFonts w:cstheme="minorHAnsi"/>
        </w:rPr>
        <w:t>Et toute autre situation apparaissant lors d’un entretien avec le N+1 »</w:t>
      </w:r>
    </w:p>
    <w:p w14:paraId="7CA49AC7" w14:textId="77777777" w:rsidP="00CE7D30" w:rsidR="00E01B05" w:rsidRDefault="00E01B05" w:rsidRPr="00E01B05">
      <w:pPr>
        <w:pStyle w:val="Paragraphedeliste"/>
        <w:spacing w:after="0" w:line="240" w:lineRule="auto"/>
        <w:ind w:left="1775"/>
        <w:jc w:val="both"/>
        <w:rPr>
          <w:rFonts w:cstheme="minorHAnsi"/>
        </w:rPr>
      </w:pPr>
    </w:p>
    <w:p w14:paraId="51D2CACA" w14:textId="32653770" w:rsidP="00CE7D30" w:rsidR="0062215C" w:rsidRDefault="0062215C" w:rsidRPr="00B07111">
      <w:pPr>
        <w:spacing w:after="0" w:line="240" w:lineRule="auto"/>
        <w:jc w:val="both"/>
        <w:rPr>
          <w:rFonts w:cstheme="minorHAnsi"/>
          <w:b/>
          <w:color w:val="7030A0"/>
        </w:rPr>
      </w:pPr>
      <w:r w:rsidRPr="00021F76">
        <w:rPr>
          <w:rFonts w:cstheme="minorHAnsi"/>
        </w:rPr>
        <w:t>Les salariés à temps partiels ont un délai de prévenance de 4 jours ouvrés en cas de modification de planning effectué en cas d’urgence selon</w:t>
      </w:r>
      <w:r w:rsidR="00205F53" w:rsidRPr="00021F76">
        <w:rPr>
          <w:rFonts w:cstheme="minorHAnsi"/>
        </w:rPr>
        <w:t xml:space="preserve"> les dispositions précédentes, l</w:t>
      </w:r>
      <w:r w:rsidRPr="00021F76">
        <w:rPr>
          <w:rFonts w:cstheme="minorHAnsi"/>
        </w:rPr>
        <w:t>es modifications sont soumises à accord du salarié.</w:t>
      </w:r>
      <w:r w:rsidRPr="00502F4B">
        <w:rPr>
          <w:rFonts w:cstheme="minorHAnsi"/>
        </w:rPr>
        <w:t xml:space="preserve"> </w:t>
      </w:r>
    </w:p>
    <w:p w14:paraId="1EBA8306" w14:textId="77777777" w:rsidP="0062215C" w:rsidR="0062215C" w:rsidRDefault="0062215C">
      <w:pPr>
        <w:spacing w:after="0"/>
        <w:jc w:val="both"/>
        <w:rPr>
          <w:rFonts w:cstheme="minorHAnsi"/>
        </w:rPr>
      </w:pPr>
    </w:p>
    <w:p w14:paraId="74413646" w14:textId="77777777" w:rsidP="00CE7D30" w:rsidR="0062215C" w:rsidRDefault="00CE7D30" w:rsidRPr="00E01B05">
      <w:pPr>
        <w:pStyle w:val="Titre2"/>
        <w:ind w:firstLine="708"/>
        <w:rPr>
          <w:rFonts w:asciiTheme="minorHAnsi" w:hAnsiTheme="minorHAnsi"/>
        </w:rPr>
      </w:pPr>
      <w:bookmarkStart w:id="18" w:name="_Toc134698139"/>
      <w:bookmarkStart w:id="19" w:name="_Hlk128384083"/>
      <w:r>
        <w:rPr>
          <w:rFonts w:asciiTheme="minorHAnsi" w:hAnsiTheme="minorHAnsi"/>
        </w:rPr>
        <w:t>3 - 6</w:t>
      </w:r>
      <w:r w:rsidR="00E01B05" w:rsidRPr="00996B95">
        <w:rPr>
          <w:rFonts w:asciiTheme="minorHAnsi" w:hAnsiTheme="minorHAnsi"/>
        </w:rPr>
        <w:t xml:space="preserve"> – </w:t>
      </w:r>
      <w:r w:rsidR="0062215C" w:rsidRPr="00CE7D30">
        <w:rPr>
          <w:rFonts w:asciiTheme="minorHAnsi" w:hAnsiTheme="minorHAnsi"/>
        </w:rPr>
        <w:t>Temps d’habillage/déshabillage</w:t>
      </w:r>
      <w:bookmarkEnd w:id="18"/>
    </w:p>
    <w:bookmarkEnd w:id="19"/>
    <w:p w14:paraId="04CC0502" w14:textId="77777777" w:rsidP="0062215C" w:rsidR="0062215C" w:rsidRDefault="0062215C" w:rsidRPr="00502F4B">
      <w:pPr>
        <w:spacing w:after="0"/>
        <w:jc w:val="both"/>
        <w:rPr>
          <w:rFonts w:cstheme="minorHAnsi"/>
        </w:rPr>
      </w:pPr>
    </w:p>
    <w:p w14:paraId="21E8CEA8" w14:textId="77777777" w:rsidP="00CE7D30" w:rsidR="0062215C" w:rsidRDefault="0062215C" w:rsidRPr="00502F4B">
      <w:pPr>
        <w:spacing w:after="0" w:line="240" w:lineRule="auto"/>
        <w:jc w:val="both"/>
        <w:rPr>
          <w:rFonts w:cstheme="minorHAnsi"/>
        </w:rPr>
      </w:pPr>
      <w:r w:rsidRPr="00502F4B">
        <w:rPr>
          <w:rFonts w:cstheme="minorHAnsi"/>
        </w:rPr>
        <w:t>Sont concernés les personnels ayant l’obligation de porter une tenue de travail de manière permanente.</w:t>
      </w:r>
    </w:p>
    <w:p w14:paraId="7B4CCDF5" w14:textId="65C2A431" w:rsidP="00CE7D30" w:rsidR="0062215C" w:rsidRDefault="0062215C" w:rsidRPr="00511379">
      <w:pPr>
        <w:spacing w:after="0" w:line="240" w:lineRule="auto"/>
        <w:jc w:val="both"/>
        <w:rPr>
          <w:rFonts w:cstheme="minorHAnsi"/>
          <w:color w:val="FF0000"/>
        </w:rPr>
      </w:pPr>
      <w:r w:rsidRPr="00502F4B">
        <w:rPr>
          <w:rFonts w:cstheme="minorHAnsi"/>
        </w:rPr>
        <w:t>Ces temps d’habillage ou de déshabillage sont intégrés dan</w:t>
      </w:r>
      <w:r w:rsidR="00AD6B3F">
        <w:rPr>
          <w:rFonts w:cstheme="minorHAnsi"/>
        </w:rPr>
        <w:t xml:space="preserve">s le temps de travail effectif. </w:t>
      </w:r>
      <w:r w:rsidR="00AD6B3F" w:rsidRPr="00AD6B3F">
        <w:rPr>
          <w:rFonts w:cstheme="minorHAnsi"/>
        </w:rPr>
        <w:t>D</w:t>
      </w:r>
      <w:r w:rsidR="008664CA" w:rsidRPr="00AD6B3F">
        <w:rPr>
          <w:rFonts w:cstheme="minorHAnsi"/>
        </w:rPr>
        <w:t>ans le cas contraire,</w:t>
      </w:r>
      <w:r w:rsidR="008664CA">
        <w:rPr>
          <w:rFonts w:cstheme="minorHAnsi"/>
        </w:rPr>
        <w:t xml:space="preserve"> </w:t>
      </w:r>
      <w:r w:rsidRPr="00502F4B">
        <w:rPr>
          <w:rFonts w:cstheme="minorHAnsi"/>
        </w:rPr>
        <w:t xml:space="preserve">les salariés bénéficient </w:t>
      </w:r>
      <w:r w:rsidRPr="00E01B05">
        <w:rPr>
          <w:rFonts w:cstheme="minorHAnsi"/>
        </w:rPr>
        <w:t>d’une compensation de 10 minutes de repos par vêture</w:t>
      </w:r>
      <w:r w:rsidRPr="00502F4B">
        <w:rPr>
          <w:rFonts w:cstheme="minorHAnsi"/>
        </w:rPr>
        <w:t xml:space="preserve">. Ce temps de repos est posé par demi-journée ou journée entière et ce, prioritairement sur des journées de repos liées aux fermetures exceptionnelles de l’établissement. </w:t>
      </w:r>
    </w:p>
    <w:p w14:paraId="5AD2EB9D" w14:textId="77777777" w:rsidP="00CE7D30" w:rsidR="007A420D" w:rsidRDefault="007A420D">
      <w:pPr>
        <w:spacing w:after="0" w:line="240" w:lineRule="auto"/>
        <w:jc w:val="both"/>
        <w:rPr>
          <w:rFonts w:cstheme="minorHAnsi"/>
        </w:rPr>
      </w:pPr>
    </w:p>
    <w:p w14:paraId="64FFE8A4" w14:textId="2D0D5094" w:rsidP="00B42E9D" w:rsidR="007A420D" w:rsidRDefault="00B42E9D">
      <w:pPr>
        <w:pStyle w:val="Titre2"/>
        <w:ind w:left="708"/>
        <w:rPr>
          <w:rFonts w:asciiTheme="minorHAnsi" w:hAnsiTheme="minorHAnsi"/>
        </w:rPr>
      </w:pPr>
      <w:r>
        <w:rPr>
          <w:rFonts w:asciiTheme="minorHAnsi" w:hAnsiTheme="minorHAnsi"/>
        </w:rPr>
        <w:t xml:space="preserve"> </w:t>
      </w:r>
      <w:bookmarkStart w:id="20" w:name="_Toc134698140"/>
      <w:r>
        <w:rPr>
          <w:rFonts w:asciiTheme="minorHAnsi" w:hAnsiTheme="minorHAnsi"/>
        </w:rPr>
        <w:t>3 -</w:t>
      </w:r>
      <w:r w:rsidR="007A420D">
        <w:rPr>
          <w:rFonts w:asciiTheme="minorHAnsi" w:hAnsiTheme="minorHAnsi"/>
        </w:rPr>
        <w:t>7</w:t>
      </w:r>
      <w:r w:rsidR="007A420D" w:rsidRPr="00996B95">
        <w:rPr>
          <w:rFonts w:asciiTheme="minorHAnsi" w:hAnsiTheme="minorHAnsi"/>
        </w:rPr>
        <w:t xml:space="preserve"> – </w:t>
      </w:r>
      <w:r w:rsidR="007A420D">
        <w:rPr>
          <w:rFonts w:asciiTheme="minorHAnsi" w:hAnsiTheme="minorHAnsi"/>
        </w:rPr>
        <w:t>Incidences</w:t>
      </w:r>
      <w:r w:rsidR="00547634">
        <w:rPr>
          <w:rFonts w:asciiTheme="minorHAnsi" w:hAnsiTheme="minorHAnsi"/>
        </w:rPr>
        <w:t xml:space="preserve"> des</w:t>
      </w:r>
      <w:r w:rsidR="007A420D">
        <w:rPr>
          <w:rFonts w:asciiTheme="minorHAnsi" w:hAnsiTheme="minorHAnsi"/>
        </w:rPr>
        <w:t xml:space="preserve"> départs et arrivées en cours d’année</w:t>
      </w:r>
      <w:bookmarkEnd w:id="20"/>
    </w:p>
    <w:p w14:paraId="3B8F2F95" w14:textId="7F212EFB" w:rsidP="007A420D" w:rsidR="007A420D" w:rsidRDefault="007A420D" w:rsidRPr="007A420D">
      <w:pPr>
        <w:pStyle w:val="Titre2"/>
        <w:ind w:firstLine="708"/>
        <w:rPr>
          <w:rFonts w:asciiTheme="minorHAnsi" w:hAnsiTheme="minorHAnsi"/>
          <w:color w:val="auto"/>
        </w:rPr>
      </w:pPr>
    </w:p>
    <w:p w14:paraId="37145ACE" w14:textId="1BEB56A4" w:rsidP="007A420D" w:rsidR="007A420D" w:rsidRDefault="007A420D" w:rsidRPr="002E5069">
      <w:pPr>
        <w:pStyle w:val="Paragraphedeliste"/>
        <w:numPr>
          <w:ilvl w:val="0"/>
          <w:numId w:val="1"/>
        </w:numPr>
      </w:pPr>
      <w:r w:rsidRPr="002E5069">
        <w:t>Pour un salarié n’ayant pas accompli toute la période :</w:t>
      </w:r>
    </w:p>
    <w:p w14:paraId="7DE99E9C" w14:textId="43097970" w:rsidP="00547634" w:rsidR="00547634" w:rsidRDefault="007A420D">
      <w:pPr>
        <w:spacing w:after="0"/>
        <w:jc w:val="both"/>
        <w:rPr>
          <w:rFonts w:cstheme="minorHAnsi"/>
          <w:strike/>
        </w:rPr>
      </w:pPr>
      <w:r w:rsidRPr="002E5069">
        <w:rPr>
          <w:rFonts w:cstheme="minorHAnsi"/>
        </w:rPr>
        <w:t>Lorsqu</w:t>
      </w:r>
      <w:r w:rsidR="00B42E9D" w:rsidRPr="002E5069">
        <w:rPr>
          <w:rFonts w:cstheme="minorHAnsi"/>
        </w:rPr>
        <w:t>e le</w:t>
      </w:r>
      <w:r w:rsidRPr="002E5069">
        <w:rPr>
          <w:rFonts w:cstheme="minorHAnsi"/>
        </w:rPr>
        <w:t xml:space="preserve"> salarié n’aura pas accompli la totalité de la période de référence, notamment du fait d’une entrée ou d’un départ en cours de période, et s’agissant des salariés ayant un temps d</w:t>
      </w:r>
      <w:r w:rsidR="0092570E" w:rsidRPr="002E5069">
        <w:rPr>
          <w:rFonts w:cstheme="minorHAnsi"/>
        </w:rPr>
        <w:t>e travail organisé sur l’année</w:t>
      </w:r>
      <w:r w:rsidR="002E5069">
        <w:rPr>
          <w:rFonts w:cstheme="minorHAnsi"/>
        </w:rPr>
        <w:t> :</w:t>
      </w:r>
    </w:p>
    <w:p w14:paraId="5AE386E1" w14:textId="77777777" w:rsidP="00547634" w:rsidR="00547634" w:rsidRDefault="00547634">
      <w:pPr>
        <w:spacing w:after="0"/>
        <w:jc w:val="both"/>
        <w:rPr>
          <w:rFonts w:cstheme="minorHAnsi"/>
          <w:strike/>
        </w:rPr>
      </w:pPr>
    </w:p>
    <w:p w14:paraId="16102BAD" w14:textId="3F0C5D87" w:rsidP="00547634" w:rsidR="0093393A" w:rsidRDefault="0093393A" w:rsidRPr="002E5069">
      <w:pPr>
        <w:spacing w:after="0"/>
        <w:jc w:val="both"/>
        <w:rPr>
          <w:rFonts w:cstheme="minorHAnsi"/>
        </w:rPr>
      </w:pPr>
      <w:r w:rsidRPr="002E5069">
        <w:rPr>
          <w:rFonts w:cstheme="minorHAnsi"/>
          <w:u w:val="single"/>
        </w:rPr>
        <w:t>En matière de gestion du temps de travail </w:t>
      </w:r>
      <w:r w:rsidRPr="002E5069">
        <w:rPr>
          <w:rFonts w:cstheme="minorHAnsi"/>
        </w:rPr>
        <w:t>:</w:t>
      </w:r>
    </w:p>
    <w:p w14:paraId="586CCA66" w14:textId="77777777" w:rsidP="00547634" w:rsidR="00547634" w:rsidRDefault="00547634" w:rsidRPr="002E5069">
      <w:pPr>
        <w:spacing w:after="0"/>
        <w:jc w:val="both"/>
        <w:rPr>
          <w:rFonts w:cstheme="minorHAnsi"/>
        </w:rPr>
      </w:pPr>
    </w:p>
    <w:p w14:paraId="05684FD0" w14:textId="49B23763" w:rsidP="0093393A" w:rsidR="0093393A" w:rsidRDefault="0093393A">
      <w:pPr>
        <w:rPr>
          <w:rFonts w:cstheme="minorHAnsi"/>
        </w:rPr>
      </w:pPr>
      <w:r w:rsidRPr="002E5069">
        <w:rPr>
          <w:rFonts w:cstheme="minorHAnsi"/>
        </w:rPr>
        <w:t xml:space="preserve">En cas d’arrivée ou de départ en cours de période d’annualisation, les seuils (l’annualisation) seront proratisés au regard </w:t>
      </w:r>
      <w:r w:rsidR="00021F76" w:rsidRPr="002E5069">
        <w:rPr>
          <w:rFonts w:cstheme="minorHAnsi"/>
        </w:rPr>
        <w:t xml:space="preserve">de la durée contractuelle sur </w:t>
      </w:r>
      <w:r w:rsidRPr="002E5069">
        <w:rPr>
          <w:rFonts w:cstheme="minorHAnsi"/>
        </w:rPr>
        <w:t xml:space="preserve">cette </w:t>
      </w:r>
      <w:r w:rsidR="00B66B8F">
        <w:rPr>
          <w:rFonts w:cstheme="minorHAnsi"/>
        </w:rPr>
        <w:t>période.</w:t>
      </w:r>
    </w:p>
    <w:p w14:paraId="3B996E92" w14:textId="3624FE0D" w:rsidP="0062215C" w:rsidR="00C10F82" w:rsidRDefault="00C10F82" w:rsidRPr="002E5069">
      <w:pPr>
        <w:spacing w:after="0"/>
        <w:jc w:val="both"/>
        <w:rPr>
          <w:rFonts w:cstheme="minorHAnsi"/>
        </w:rPr>
      </w:pPr>
      <w:r w:rsidRPr="002E5069">
        <w:rPr>
          <w:rFonts w:cstheme="minorHAnsi"/>
          <w:u w:val="single"/>
        </w:rPr>
        <w:t>En matière de rémunération</w:t>
      </w:r>
      <w:r w:rsidRPr="002E5069">
        <w:rPr>
          <w:rFonts w:cstheme="minorHAnsi"/>
        </w:rPr>
        <w:t> :</w:t>
      </w:r>
    </w:p>
    <w:p w14:paraId="2BCE1A21" w14:textId="77777777" w:rsidP="0062215C" w:rsidR="007320A8" w:rsidRDefault="007320A8" w:rsidRPr="002E5069">
      <w:pPr>
        <w:spacing w:after="0"/>
        <w:jc w:val="both"/>
        <w:rPr>
          <w:rFonts w:cstheme="minorHAnsi"/>
          <w:highlight w:val="yellow"/>
        </w:rPr>
      </w:pPr>
    </w:p>
    <w:p w14:paraId="5907F62B" w14:textId="482A1383" w:rsidP="00C10F82" w:rsidR="003D6D08" w:rsidRDefault="007320A8">
      <w:pPr>
        <w:pStyle w:val="Paragraphedeliste"/>
        <w:numPr>
          <w:ilvl w:val="0"/>
          <w:numId w:val="1"/>
        </w:numPr>
        <w:spacing w:after="0"/>
        <w:jc w:val="both"/>
        <w:rPr>
          <w:rFonts w:cstheme="minorHAnsi"/>
        </w:rPr>
      </w:pPr>
      <w:r w:rsidRPr="00B66B8F">
        <w:rPr>
          <w:rFonts w:cstheme="minorHAnsi"/>
        </w:rPr>
        <w:t xml:space="preserve">Pour </w:t>
      </w:r>
      <w:r w:rsidR="003D6D08" w:rsidRPr="008B4C63">
        <w:rPr>
          <w:rFonts w:cstheme="minorHAnsi"/>
        </w:rPr>
        <w:t>une entrée ou</w:t>
      </w:r>
      <w:r w:rsidR="003D6D08" w:rsidRPr="0025447D">
        <w:rPr>
          <w:rFonts w:cstheme="minorHAnsi"/>
        </w:rPr>
        <w:t xml:space="preserve"> </w:t>
      </w:r>
      <w:r w:rsidRPr="00B66B8F">
        <w:rPr>
          <w:rFonts w:cstheme="minorHAnsi"/>
        </w:rPr>
        <w:t xml:space="preserve">un départ en cours de période : la rémunération </w:t>
      </w:r>
      <w:r w:rsidR="00C10F82" w:rsidRPr="00B66B8F">
        <w:rPr>
          <w:rFonts w:cstheme="minorHAnsi"/>
        </w:rPr>
        <w:t xml:space="preserve">sera calculée sur la base </w:t>
      </w:r>
      <w:r w:rsidR="002C7841" w:rsidRPr="00B66B8F">
        <w:rPr>
          <w:rFonts w:cstheme="minorHAnsi"/>
        </w:rPr>
        <w:t xml:space="preserve">du temps de </w:t>
      </w:r>
      <w:r w:rsidR="00AA7135" w:rsidRPr="00B66B8F">
        <w:rPr>
          <w:rFonts w:cstheme="minorHAnsi"/>
        </w:rPr>
        <w:t>travail</w:t>
      </w:r>
      <w:r w:rsidR="002C7841" w:rsidRPr="00B66B8F">
        <w:rPr>
          <w:rFonts w:cstheme="minorHAnsi"/>
        </w:rPr>
        <w:t> réellement effectuée</w:t>
      </w:r>
      <w:r w:rsidR="003D6D08">
        <w:rPr>
          <w:rFonts w:cstheme="minorHAnsi"/>
        </w:rPr>
        <w:t xml:space="preserve"> : </w:t>
      </w:r>
    </w:p>
    <w:p w14:paraId="113B5C10" w14:textId="63F5ECDB" w:rsidP="003D6D08" w:rsidR="003D6D08" w:rsidRDefault="003D6D08" w:rsidRPr="003D6D08">
      <w:pPr>
        <w:pStyle w:val="Paragraphedeliste"/>
        <w:numPr>
          <w:ilvl w:val="1"/>
          <w:numId w:val="1"/>
        </w:numPr>
        <w:spacing w:after="0"/>
        <w:jc w:val="both"/>
        <w:rPr>
          <w:rFonts w:cstheme="minorHAnsi"/>
        </w:rPr>
      </w:pPr>
      <w:r w:rsidRPr="00B66B8F">
        <w:rPr>
          <w:rFonts w:cstheme="minorHAnsi"/>
        </w:rPr>
        <w:t>au cours du mois d’embauche</w:t>
      </w:r>
      <w:r>
        <w:rPr>
          <w:rFonts w:cstheme="minorHAnsi"/>
          <w:b/>
        </w:rPr>
        <w:t xml:space="preserve"> </w:t>
      </w:r>
      <w:r w:rsidRPr="003D6D08">
        <w:rPr>
          <w:rFonts w:cstheme="minorHAnsi"/>
        </w:rPr>
        <w:t>pour une entrée</w:t>
      </w:r>
    </w:p>
    <w:p w14:paraId="1DFEF3A8" w14:textId="19279623" w:rsidP="003D6D08" w:rsidR="00C10F82" w:rsidRDefault="002C7841" w:rsidRPr="00B66B8F">
      <w:pPr>
        <w:pStyle w:val="Paragraphedeliste"/>
        <w:numPr>
          <w:ilvl w:val="1"/>
          <w:numId w:val="1"/>
        </w:numPr>
        <w:spacing w:after="0"/>
        <w:jc w:val="both"/>
        <w:rPr>
          <w:rFonts w:cstheme="minorHAnsi"/>
        </w:rPr>
      </w:pPr>
      <w:r w:rsidRPr="00B66B8F">
        <w:rPr>
          <w:rFonts w:cstheme="minorHAnsi"/>
        </w:rPr>
        <w:lastRenderedPageBreak/>
        <w:t xml:space="preserve">au cours de la période </w:t>
      </w:r>
      <w:r w:rsidR="003D6D08">
        <w:rPr>
          <w:rFonts w:cstheme="minorHAnsi"/>
        </w:rPr>
        <w:t xml:space="preserve">pour un départ </w:t>
      </w:r>
      <w:r w:rsidRPr="00B66B8F">
        <w:rPr>
          <w:rFonts w:cstheme="minorHAnsi"/>
        </w:rPr>
        <w:t xml:space="preserve">(seront inclus </w:t>
      </w:r>
      <w:r w:rsidR="00C10F82" w:rsidRPr="00B66B8F">
        <w:rPr>
          <w:rFonts w:cstheme="minorHAnsi"/>
        </w:rPr>
        <w:t>les éventuelles régularisations de salaire</w:t>
      </w:r>
      <w:r w:rsidRPr="00B66B8F">
        <w:rPr>
          <w:rFonts w:cstheme="minorHAnsi"/>
        </w:rPr>
        <w:t>).</w:t>
      </w:r>
      <w:r w:rsidR="0054101E" w:rsidRPr="00B66B8F">
        <w:rPr>
          <w:rFonts w:cstheme="minorHAnsi"/>
        </w:rPr>
        <w:t xml:space="preserve"> </w:t>
      </w:r>
      <w:r w:rsidR="00C10F82" w:rsidRPr="00B66B8F">
        <w:rPr>
          <w:rFonts w:cstheme="minorHAnsi"/>
        </w:rPr>
        <w:t>L’annualisation de la période en cours sera recalculée en fonction de la date de départ effective, le cas échéant, les heures réalisées au-delà du temps de tra</w:t>
      </w:r>
      <w:r w:rsidR="0054101E" w:rsidRPr="00B66B8F">
        <w:rPr>
          <w:rFonts w:cstheme="minorHAnsi"/>
        </w:rPr>
        <w:t>vail attendu seront payées</w:t>
      </w:r>
      <w:r w:rsidR="00C10F82" w:rsidRPr="00B66B8F">
        <w:rPr>
          <w:rFonts w:cstheme="minorHAnsi"/>
        </w:rPr>
        <w:t>.</w:t>
      </w:r>
    </w:p>
    <w:p w14:paraId="511DE56D" w14:textId="77777777" w:rsidP="0054101E" w:rsidR="0054101E" w:rsidRDefault="0054101E" w:rsidRPr="0071500E">
      <w:pPr>
        <w:pStyle w:val="Paragraphedeliste"/>
        <w:spacing w:after="0"/>
        <w:ind w:left="1775"/>
        <w:jc w:val="both"/>
        <w:rPr>
          <w:rFonts w:cstheme="minorHAnsi"/>
          <w:b/>
          <w:color w:val="FF0000"/>
        </w:rPr>
      </w:pPr>
    </w:p>
    <w:p w14:paraId="3AB94B7A" w14:textId="77777777" w:rsidP="00E01B05" w:rsidR="00E01B05" w:rsidRDefault="00E01B05">
      <w:pPr>
        <w:pStyle w:val="Titre1"/>
        <w:rPr>
          <w:rFonts w:asciiTheme="minorHAnsi" w:hAnsiTheme="minorHAnsi"/>
        </w:rPr>
      </w:pPr>
      <w:bookmarkStart w:id="21" w:name="_Toc134698141"/>
      <w:r w:rsidRPr="00996B95">
        <w:rPr>
          <w:rFonts w:asciiTheme="minorHAnsi" w:hAnsiTheme="minorHAnsi"/>
        </w:rPr>
        <w:t xml:space="preserve">Article </w:t>
      </w:r>
      <w:r>
        <w:rPr>
          <w:rFonts w:asciiTheme="minorHAnsi" w:hAnsiTheme="minorHAnsi"/>
        </w:rPr>
        <w:t>4</w:t>
      </w:r>
      <w:r w:rsidRPr="00996B95">
        <w:rPr>
          <w:rFonts w:asciiTheme="minorHAnsi" w:hAnsiTheme="minorHAnsi"/>
        </w:rPr>
        <w:t xml:space="preserve"> – </w:t>
      </w:r>
      <w:r>
        <w:rPr>
          <w:rFonts w:asciiTheme="minorHAnsi" w:hAnsiTheme="minorHAnsi"/>
        </w:rPr>
        <w:t>DROITS A CONGES</w:t>
      </w:r>
      <w:bookmarkEnd w:id="21"/>
    </w:p>
    <w:p w14:paraId="71915937" w14:textId="77777777" w:rsidP="00E01B05" w:rsidR="00E01B05" w:rsidRDefault="00E01B05"/>
    <w:p w14:paraId="70188146" w14:textId="77777777" w:rsidP="00CE7D30" w:rsidR="00E01B05" w:rsidRDefault="00CE7D30">
      <w:pPr>
        <w:pStyle w:val="Titre2"/>
        <w:ind w:firstLine="708"/>
        <w:rPr>
          <w:rFonts w:asciiTheme="minorHAnsi" w:hAnsiTheme="minorHAnsi"/>
        </w:rPr>
      </w:pPr>
      <w:bookmarkStart w:id="22" w:name="_Toc134698142"/>
      <w:r>
        <w:rPr>
          <w:rFonts w:asciiTheme="minorHAnsi" w:hAnsiTheme="minorHAnsi"/>
        </w:rPr>
        <w:t xml:space="preserve">4 </w:t>
      </w:r>
      <w:r w:rsidR="00E01B05">
        <w:rPr>
          <w:rFonts w:asciiTheme="minorHAnsi" w:hAnsiTheme="minorHAnsi"/>
        </w:rPr>
        <w:t>– 1</w:t>
      </w:r>
      <w:r w:rsidR="00E01B05" w:rsidRPr="00996B95">
        <w:rPr>
          <w:rFonts w:asciiTheme="minorHAnsi" w:hAnsiTheme="minorHAnsi"/>
        </w:rPr>
        <w:t xml:space="preserve"> – </w:t>
      </w:r>
      <w:r w:rsidR="00E01B05" w:rsidRPr="00CE7D30">
        <w:rPr>
          <w:rFonts w:asciiTheme="minorHAnsi" w:hAnsiTheme="minorHAnsi"/>
        </w:rPr>
        <w:t>Les modalités de demandes de congés</w:t>
      </w:r>
      <w:bookmarkEnd w:id="22"/>
    </w:p>
    <w:p w14:paraId="772442A7" w14:textId="77777777" w:rsidP="00CE7D30" w:rsidR="00CE7D30" w:rsidRDefault="00CE7D30" w:rsidRPr="00CE7D30"/>
    <w:p w14:paraId="451DF3FC" w14:textId="77777777" w:rsidP="00E01B05" w:rsidR="00E01B05" w:rsidRDefault="00E01B05" w:rsidRPr="00E01B05">
      <w:pPr>
        <w:spacing w:after="0" w:line="240" w:lineRule="auto"/>
        <w:jc w:val="both"/>
        <w:rPr>
          <w:rFonts w:cstheme="minorHAnsi"/>
        </w:rPr>
      </w:pPr>
      <w:r w:rsidRPr="00E01B05">
        <w:rPr>
          <w:rFonts w:cstheme="minorHAnsi"/>
        </w:rPr>
        <w:t xml:space="preserve">Hors de la période estivale, les congés doivent être posés </w:t>
      </w:r>
      <w:r>
        <w:rPr>
          <w:rFonts w:cstheme="minorHAnsi"/>
        </w:rPr>
        <w:t>2</w:t>
      </w:r>
      <w:r w:rsidRPr="00E01B05">
        <w:rPr>
          <w:rFonts w:cstheme="minorHAnsi"/>
        </w:rPr>
        <w:t xml:space="preserve"> semaines avant la date souhaitée, la réponse devant intervenir </w:t>
      </w:r>
      <w:r w:rsidR="005E5A5E">
        <w:rPr>
          <w:rFonts w:cstheme="minorHAnsi"/>
        </w:rPr>
        <w:t>avant cette date</w:t>
      </w:r>
    </w:p>
    <w:p w14:paraId="2925D301" w14:textId="77777777" w:rsidP="005E5A5E" w:rsidR="00E01B05" w:rsidRDefault="00E01B05" w:rsidRPr="005E5A5E">
      <w:pPr>
        <w:spacing w:after="0" w:line="240" w:lineRule="auto"/>
        <w:jc w:val="both"/>
        <w:rPr>
          <w:rFonts w:cstheme="minorHAnsi"/>
        </w:rPr>
      </w:pPr>
      <w:r w:rsidRPr="00E01B05">
        <w:rPr>
          <w:rFonts w:cstheme="minorHAnsi"/>
        </w:rPr>
        <w:t>Ces délais pourront être raccourcis avec l’accord du cadre de direction et uniquement pour répondre à des situations exceptionnelles</w:t>
      </w:r>
      <w:r w:rsidR="005E5A5E">
        <w:rPr>
          <w:rFonts w:cstheme="minorHAnsi"/>
        </w:rPr>
        <w:t xml:space="preserve"> qui n’entrainent pas de </w:t>
      </w:r>
      <w:r w:rsidR="003E0E64">
        <w:rPr>
          <w:rFonts w:cstheme="minorHAnsi"/>
        </w:rPr>
        <w:t xml:space="preserve">difficultés d’organisation du service. </w:t>
      </w:r>
    </w:p>
    <w:p w14:paraId="2B1C99A4" w14:textId="77777777" w:rsidP="0062215C" w:rsidR="00E01B05" w:rsidRDefault="00E01B05">
      <w:pPr>
        <w:spacing w:after="0"/>
        <w:jc w:val="both"/>
        <w:rPr>
          <w:rFonts w:cstheme="minorHAnsi"/>
        </w:rPr>
      </w:pPr>
    </w:p>
    <w:p w14:paraId="033EFEF9" w14:textId="42AD1FC3" w:rsidP="005E5A5E" w:rsidR="005E5A5E" w:rsidRDefault="005E5A5E">
      <w:pPr>
        <w:pStyle w:val="Titre2"/>
        <w:ind w:firstLine="708"/>
        <w:rPr>
          <w:rFonts w:asciiTheme="minorHAnsi" w:hAnsiTheme="minorHAnsi"/>
        </w:rPr>
      </w:pPr>
      <w:bookmarkStart w:id="23" w:name="_Toc134698143"/>
      <w:r w:rsidRPr="005E5A5E">
        <w:rPr>
          <w:rFonts w:asciiTheme="minorHAnsi" w:hAnsiTheme="minorHAnsi"/>
        </w:rPr>
        <w:t>4 – 2 – Congés pour enfant</w:t>
      </w:r>
      <w:bookmarkEnd w:id="23"/>
      <w:r w:rsidRPr="005E5A5E">
        <w:rPr>
          <w:rFonts w:asciiTheme="minorHAnsi" w:hAnsiTheme="minorHAnsi"/>
        </w:rPr>
        <w:t xml:space="preserve"> </w:t>
      </w:r>
    </w:p>
    <w:p w14:paraId="7DE19A6D" w14:textId="79E3E40C" w:rsidP="00B8298D" w:rsidR="00B8298D" w:rsidRDefault="00B8298D"/>
    <w:p w14:paraId="1304660F" w14:textId="1AB8439B" w:rsidP="00B8298D" w:rsidR="00B8298D" w:rsidRDefault="00B8298D" w:rsidRPr="005E5A5E">
      <w:pPr>
        <w:pStyle w:val="Titre3"/>
        <w:ind w:firstLine="708" w:left="708"/>
      </w:pPr>
      <w:bookmarkStart w:id="24" w:name="_Toc134698144"/>
      <w:r w:rsidRPr="005E5A5E">
        <w:t>4 – 2 –</w:t>
      </w:r>
      <w:r>
        <w:t xml:space="preserve"> 1</w:t>
      </w:r>
      <w:r w:rsidRPr="005E5A5E">
        <w:t xml:space="preserve"> Congés pour enfant malade</w:t>
      </w:r>
      <w:bookmarkEnd w:id="24"/>
    </w:p>
    <w:p w14:paraId="22C85A7E" w14:textId="77777777" w:rsidP="00BD5688" w:rsidR="0062215C" w:rsidRDefault="0062215C" w:rsidRPr="00BD5688">
      <w:pPr>
        <w:spacing w:after="0"/>
        <w:jc w:val="both"/>
        <w:rPr>
          <w:rFonts w:cstheme="minorHAnsi"/>
        </w:rPr>
      </w:pPr>
    </w:p>
    <w:p w14:paraId="7B446AEA" w14:textId="60B78F31" w:rsidP="004E04DD" w:rsidR="003E0E64" w:rsidRDefault="0062215C">
      <w:pPr>
        <w:spacing w:line="240" w:lineRule="auto"/>
        <w:jc w:val="both"/>
        <w:rPr>
          <w:rFonts w:cstheme="minorHAnsi"/>
        </w:rPr>
      </w:pPr>
      <w:r w:rsidRPr="005E5A5E">
        <w:rPr>
          <w:rFonts w:cstheme="minorHAnsi"/>
        </w:rPr>
        <w:t xml:space="preserve">Il est accordé un congé </w:t>
      </w:r>
      <w:r w:rsidR="00CE189D">
        <w:rPr>
          <w:rFonts w:cstheme="minorHAnsi"/>
        </w:rPr>
        <w:t xml:space="preserve">« enfant malade » </w:t>
      </w:r>
      <w:r w:rsidRPr="005E5A5E">
        <w:rPr>
          <w:rFonts w:cstheme="minorHAnsi"/>
        </w:rPr>
        <w:t>rémunéré et li</w:t>
      </w:r>
      <w:r w:rsidR="0094013A">
        <w:rPr>
          <w:rFonts w:cstheme="minorHAnsi"/>
        </w:rPr>
        <w:t>mité porté à 7 jours annuels</w:t>
      </w:r>
      <w:r w:rsidR="00524424">
        <w:rPr>
          <w:rFonts w:cstheme="minorHAnsi"/>
        </w:rPr>
        <w:t xml:space="preserve"> </w:t>
      </w:r>
      <w:r w:rsidR="00161929" w:rsidRPr="002E5069">
        <w:rPr>
          <w:rFonts w:cstheme="minorHAnsi"/>
          <w:i/>
          <w:sz w:val="20"/>
          <w:szCs w:val="20"/>
        </w:rPr>
        <w:t>(par période d’annualisation)</w:t>
      </w:r>
      <w:r w:rsidR="00161929" w:rsidRPr="002E5069">
        <w:rPr>
          <w:rFonts w:cstheme="minorHAnsi"/>
        </w:rPr>
        <w:t xml:space="preserve"> </w:t>
      </w:r>
      <w:r w:rsidRPr="005E5A5E">
        <w:rPr>
          <w:rFonts w:cstheme="minorHAnsi"/>
        </w:rPr>
        <w:t xml:space="preserve">au lieu de 3 </w:t>
      </w:r>
      <w:r w:rsidR="00CE189D">
        <w:rPr>
          <w:rFonts w:cstheme="minorHAnsi"/>
        </w:rPr>
        <w:t>dé</w:t>
      </w:r>
      <w:r w:rsidR="003E0E64">
        <w:rPr>
          <w:rFonts w:cstheme="minorHAnsi"/>
        </w:rPr>
        <w:t xml:space="preserve">finis dans le code du travail, sur justificatif médical </w:t>
      </w:r>
      <w:r w:rsidR="003E0E64" w:rsidRPr="005E5A5E">
        <w:rPr>
          <w:rFonts w:cstheme="minorHAnsi"/>
        </w:rPr>
        <w:t>précisant la</w:t>
      </w:r>
      <w:r w:rsidR="003E0E64">
        <w:rPr>
          <w:rFonts w:cstheme="minorHAnsi"/>
        </w:rPr>
        <w:t xml:space="preserve"> date de naissance de l’enfant,</w:t>
      </w:r>
      <w:r w:rsidR="003E0E64" w:rsidRPr="00502F4B">
        <w:rPr>
          <w:rFonts w:cstheme="minorHAnsi"/>
        </w:rPr>
        <w:t xml:space="preserve"> </w:t>
      </w:r>
      <w:r w:rsidR="003E0E64">
        <w:rPr>
          <w:rFonts w:cstheme="minorHAnsi"/>
        </w:rPr>
        <w:t xml:space="preserve">la </w:t>
      </w:r>
      <w:r w:rsidR="003E0E64" w:rsidRPr="00502F4B">
        <w:rPr>
          <w:rFonts w:cstheme="minorHAnsi"/>
        </w:rPr>
        <w:t>pr</w:t>
      </w:r>
      <w:r w:rsidR="003E0E64">
        <w:rPr>
          <w:rFonts w:cstheme="minorHAnsi"/>
        </w:rPr>
        <w:t xml:space="preserve">ésence du parent indispensable et en </w:t>
      </w:r>
      <w:r w:rsidR="003E0E64" w:rsidRPr="00502F4B">
        <w:rPr>
          <w:rFonts w:cstheme="minorHAnsi"/>
        </w:rPr>
        <w:t>mention</w:t>
      </w:r>
      <w:r w:rsidR="003E0E64">
        <w:rPr>
          <w:rFonts w:cstheme="minorHAnsi"/>
        </w:rPr>
        <w:t>nant le nom du parent concerné.</w:t>
      </w:r>
    </w:p>
    <w:p w14:paraId="69238E3A" w14:textId="77777777" w:rsidP="004E04DD" w:rsidR="00161929" w:rsidRDefault="00241002">
      <w:pPr>
        <w:spacing w:line="240" w:lineRule="auto"/>
        <w:jc w:val="both"/>
        <w:rPr>
          <w:rFonts w:cstheme="minorHAnsi"/>
        </w:rPr>
      </w:pPr>
      <w:r>
        <w:rPr>
          <w:rFonts w:cstheme="minorHAnsi"/>
        </w:rPr>
        <w:t>C</w:t>
      </w:r>
      <w:r w:rsidR="00CE189D">
        <w:rPr>
          <w:rFonts w:cstheme="minorHAnsi"/>
        </w:rPr>
        <w:t>e congé est porté à</w:t>
      </w:r>
      <w:r w:rsidR="00161929">
        <w:rPr>
          <w:rFonts w:cstheme="minorHAnsi"/>
        </w:rPr>
        <w:t> </w:t>
      </w:r>
      <w:r w:rsidR="0062215C" w:rsidRPr="005E5A5E">
        <w:rPr>
          <w:rFonts w:cstheme="minorHAnsi"/>
        </w:rPr>
        <w:t>9 jours si</w:t>
      </w:r>
      <w:r w:rsidR="00161929">
        <w:rPr>
          <w:rFonts w:cstheme="minorHAnsi"/>
        </w:rPr>
        <w:t xml:space="preserve"> : </w:t>
      </w:r>
    </w:p>
    <w:p w14:paraId="0A1ADECF" w14:textId="77777777" w:rsidP="00161929" w:rsidR="00161929" w:rsidRDefault="00161929">
      <w:pPr>
        <w:spacing w:after="0" w:line="240" w:lineRule="auto"/>
        <w:jc w:val="both"/>
        <w:rPr>
          <w:rFonts w:cstheme="minorHAnsi"/>
        </w:rPr>
      </w:pPr>
      <w:r>
        <w:rPr>
          <w:rFonts w:cstheme="minorHAnsi"/>
        </w:rPr>
        <w:t>-</w:t>
      </w:r>
      <w:r w:rsidR="0062215C" w:rsidRPr="005E5A5E">
        <w:rPr>
          <w:rFonts w:cstheme="minorHAnsi"/>
        </w:rPr>
        <w:t xml:space="preserve"> l’enfant </w:t>
      </w:r>
      <w:r w:rsidR="007B5409" w:rsidRPr="00430095">
        <w:rPr>
          <w:rFonts w:cstheme="minorHAnsi"/>
        </w:rPr>
        <w:t>a</w:t>
      </w:r>
      <w:r w:rsidR="0062215C" w:rsidRPr="00430095">
        <w:rPr>
          <w:rFonts w:cstheme="minorHAnsi"/>
        </w:rPr>
        <w:t xml:space="preserve"> </w:t>
      </w:r>
      <w:r w:rsidR="0062215C" w:rsidRPr="005E5A5E">
        <w:rPr>
          <w:rFonts w:cstheme="minorHAnsi"/>
        </w:rPr>
        <w:t>moins de trois ans</w:t>
      </w:r>
      <w:r>
        <w:rPr>
          <w:rFonts w:cstheme="minorHAnsi"/>
        </w:rPr>
        <w:t>,</w:t>
      </w:r>
      <w:r w:rsidR="00CE189D">
        <w:rPr>
          <w:rFonts w:cstheme="minorHAnsi"/>
        </w:rPr>
        <w:t xml:space="preserve"> </w:t>
      </w:r>
    </w:p>
    <w:p w14:paraId="2802C99B" w14:textId="215DD1AC" w:rsidP="00161929" w:rsidR="00161929" w:rsidRDefault="00161929">
      <w:pPr>
        <w:spacing w:after="0" w:line="240" w:lineRule="auto"/>
        <w:jc w:val="both"/>
        <w:rPr>
          <w:rFonts w:cstheme="minorHAnsi"/>
        </w:rPr>
      </w:pPr>
      <w:r>
        <w:rPr>
          <w:rFonts w:cstheme="minorHAnsi"/>
        </w:rPr>
        <w:t xml:space="preserve">- </w:t>
      </w:r>
      <w:r w:rsidR="0062215C" w:rsidRPr="005E5A5E">
        <w:rPr>
          <w:rFonts w:cstheme="minorHAnsi"/>
        </w:rPr>
        <w:t>ou si le salarié assume la charge de trois enfants de moins de seize ans</w:t>
      </w:r>
      <w:r w:rsidR="00241002">
        <w:rPr>
          <w:rFonts w:cstheme="minorHAnsi"/>
        </w:rPr>
        <w:t>,</w:t>
      </w:r>
    </w:p>
    <w:p w14:paraId="0AC68D5F" w14:textId="1B9D8950" w:rsidP="00161929" w:rsidR="005E5A5E" w:rsidRDefault="00241002">
      <w:pPr>
        <w:spacing w:after="0" w:line="240" w:lineRule="auto"/>
        <w:jc w:val="both"/>
        <w:rPr>
          <w:rFonts w:cstheme="minorHAnsi"/>
        </w:rPr>
      </w:pPr>
      <w:r>
        <w:rPr>
          <w:rFonts w:cstheme="minorHAnsi"/>
        </w:rPr>
        <w:t xml:space="preserve"> sur justificatif médical </w:t>
      </w:r>
      <w:r w:rsidR="0062215C" w:rsidRPr="005E5A5E">
        <w:rPr>
          <w:rFonts w:cstheme="minorHAnsi"/>
        </w:rPr>
        <w:t>précisant la</w:t>
      </w:r>
      <w:r>
        <w:rPr>
          <w:rFonts w:cstheme="minorHAnsi"/>
        </w:rPr>
        <w:t xml:space="preserve"> date de naissance de l’enfant,</w:t>
      </w:r>
      <w:r w:rsidR="0062215C" w:rsidRPr="00502F4B">
        <w:rPr>
          <w:rFonts w:cstheme="minorHAnsi"/>
        </w:rPr>
        <w:t xml:space="preserve"> </w:t>
      </w:r>
      <w:r>
        <w:rPr>
          <w:rFonts w:cstheme="minorHAnsi"/>
        </w:rPr>
        <w:t xml:space="preserve">la </w:t>
      </w:r>
      <w:r w:rsidR="0062215C" w:rsidRPr="00502F4B">
        <w:rPr>
          <w:rFonts w:cstheme="minorHAnsi"/>
        </w:rPr>
        <w:t>pr</w:t>
      </w:r>
      <w:r>
        <w:rPr>
          <w:rFonts w:cstheme="minorHAnsi"/>
        </w:rPr>
        <w:t xml:space="preserve">ésence du parent indispensable et en </w:t>
      </w:r>
      <w:r w:rsidR="0062215C" w:rsidRPr="00502F4B">
        <w:rPr>
          <w:rFonts w:cstheme="minorHAnsi"/>
        </w:rPr>
        <w:t>mention</w:t>
      </w:r>
      <w:r>
        <w:rPr>
          <w:rFonts w:cstheme="minorHAnsi"/>
        </w:rPr>
        <w:t>nant le nom du parent concerné</w:t>
      </w:r>
      <w:r w:rsidR="005E5A5E">
        <w:rPr>
          <w:rFonts w:cstheme="minorHAnsi"/>
        </w:rPr>
        <w:t>.</w:t>
      </w:r>
    </w:p>
    <w:p w14:paraId="05A98979" w14:textId="77777777" w:rsidP="00161929" w:rsidR="00161929" w:rsidRDefault="00161929">
      <w:pPr>
        <w:spacing w:after="0" w:line="240" w:lineRule="auto"/>
        <w:jc w:val="both"/>
        <w:rPr>
          <w:rFonts w:cstheme="minorHAnsi"/>
        </w:rPr>
      </w:pPr>
    </w:p>
    <w:p w14:paraId="10DDE5C8" w14:textId="77777777" w:rsidP="004E04DD" w:rsidR="004A74CB" w:rsidRDefault="007857E2">
      <w:pPr>
        <w:spacing w:line="240" w:lineRule="auto"/>
        <w:jc w:val="both"/>
        <w:rPr>
          <w:rFonts w:cstheme="minorHAnsi"/>
        </w:rPr>
      </w:pPr>
      <w:r>
        <w:rPr>
          <w:rFonts w:cstheme="minorHAnsi"/>
        </w:rPr>
        <w:t>Les congés pour « enfant malade » pour les salariés ayant des enfants de moin</w:t>
      </w:r>
      <w:r w:rsidR="000F68F2">
        <w:rPr>
          <w:rFonts w:cstheme="minorHAnsi"/>
        </w:rPr>
        <w:t>s de 16 ans pourront être mutualisés</w:t>
      </w:r>
      <w:r w:rsidR="00A17DDB">
        <w:rPr>
          <w:rFonts w:cstheme="minorHAnsi"/>
        </w:rPr>
        <w:t xml:space="preserve"> avec l’accord des salariés concernés</w:t>
      </w:r>
      <w:r>
        <w:rPr>
          <w:rFonts w:cstheme="minorHAnsi"/>
        </w:rPr>
        <w:t>.</w:t>
      </w:r>
      <w:r w:rsidR="00A17DDB">
        <w:rPr>
          <w:rFonts w:cstheme="minorHAnsi"/>
        </w:rPr>
        <w:t xml:space="preserve"> Les modalités seront définies </w:t>
      </w:r>
      <w:r w:rsidR="000F68F2">
        <w:rPr>
          <w:rFonts w:cstheme="minorHAnsi"/>
        </w:rPr>
        <w:t xml:space="preserve">ultérieurement </w:t>
      </w:r>
      <w:r w:rsidR="00A17DDB">
        <w:rPr>
          <w:rFonts w:cstheme="minorHAnsi"/>
        </w:rPr>
        <w:t>dans une fiche technique.</w:t>
      </w:r>
    </w:p>
    <w:p w14:paraId="56031157" w14:textId="55705596" w:rsidP="00A94128" w:rsidR="00B42E9D" w:rsidRDefault="00B42E9D" w:rsidRPr="002E5069">
      <w:pPr>
        <w:jc w:val="both"/>
        <w:rPr>
          <w:rFonts w:cstheme="minorHAnsi"/>
        </w:rPr>
      </w:pPr>
      <w:r w:rsidRPr="002E5069">
        <w:rPr>
          <w:rFonts w:cstheme="minorHAnsi"/>
        </w:rPr>
        <w:t>Ces 7 jours annuels s’entendent pour l’ensemble des salariés sur la période du 1</w:t>
      </w:r>
      <w:r w:rsidRPr="002E5069">
        <w:rPr>
          <w:rFonts w:cstheme="minorHAnsi"/>
          <w:vertAlign w:val="superscript"/>
        </w:rPr>
        <w:t>er</w:t>
      </w:r>
      <w:r w:rsidRPr="002E5069">
        <w:rPr>
          <w:rFonts w:cstheme="minorHAnsi"/>
        </w:rPr>
        <w:t xml:space="preserve"> juin au 31 mai de l’année suivante.</w:t>
      </w:r>
    </w:p>
    <w:p w14:paraId="51903721" w14:textId="77777777" w:rsidP="00A94128" w:rsidR="00FD0AE8" w:rsidRDefault="00FD0AE8" w:rsidRPr="00A94128">
      <w:pPr>
        <w:jc w:val="both"/>
        <w:rPr>
          <w:rFonts w:cstheme="minorHAnsi"/>
          <w:highlight w:val="yellow"/>
        </w:rPr>
      </w:pPr>
    </w:p>
    <w:p w14:paraId="603FD604" w14:textId="4716F15B" w:rsidR="00626F09" w:rsidRDefault="00FD0AE8" w:rsidRPr="002E5069">
      <w:pPr>
        <w:rPr>
          <w:rFonts w:cstheme="minorHAnsi"/>
        </w:rPr>
      </w:pPr>
      <w:r w:rsidRPr="002E5069">
        <w:rPr>
          <w:rFonts w:cstheme="minorHAnsi"/>
        </w:rPr>
        <w:lastRenderedPageBreak/>
        <w:t>Pour la période de transition, à savoir la période 1</w:t>
      </w:r>
      <w:r w:rsidRPr="002E5069">
        <w:rPr>
          <w:rFonts w:cstheme="minorHAnsi"/>
          <w:vertAlign w:val="superscript"/>
        </w:rPr>
        <w:t>er</w:t>
      </w:r>
      <w:r w:rsidRPr="002E5069">
        <w:rPr>
          <w:rFonts w:cstheme="minorHAnsi"/>
        </w:rPr>
        <w:t xml:space="preserve"> janvier au 31 mai 2023, les jours posés « enfants malades » n’auront aucun impact sur le compteur des jours attribués sur la période du 1</w:t>
      </w:r>
      <w:r w:rsidRPr="002E5069">
        <w:rPr>
          <w:rFonts w:cstheme="minorHAnsi"/>
          <w:vertAlign w:val="superscript"/>
        </w:rPr>
        <w:t>er</w:t>
      </w:r>
      <w:r w:rsidRPr="002E5069">
        <w:rPr>
          <w:rFonts w:cstheme="minorHAnsi"/>
        </w:rPr>
        <w:t xml:space="preserve"> juin2023 au 31 mai 2024. </w:t>
      </w:r>
    </w:p>
    <w:p w14:paraId="5C972BC0" w14:textId="77777777" w:rsidP="00B8298D" w:rsidR="00F75D67" w:rsidRDefault="00F75D67">
      <w:pPr>
        <w:pStyle w:val="Titre3"/>
        <w:ind w:firstLine="708" w:left="708"/>
        <w:rPr>
          <w:rFonts w:asciiTheme="minorHAnsi" w:cstheme="minorHAnsi" w:hAnsiTheme="minorHAnsi"/>
          <w:color w:themeColor="text2" w:themeTint="99" w:val="548DD4"/>
        </w:rPr>
      </w:pPr>
    </w:p>
    <w:p w14:paraId="114842DB" w14:textId="1DABA2F4" w:rsidP="00B8298D" w:rsidR="00B8298D" w:rsidRDefault="00B8298D" w:rsidRPr="00B66B8F">
      <w:pPr>
        <w:pStyle w:val="Titre3"/>
        <w:ind w:firstLine="708" w:left="708"/>
        <w:rPr>
          <w:rFonts w:asciiTheme="minorHAnsi" w:cstheme="minorHAnsi" w:hAnsiTheme="minorHAnsi"/>
          <w:color w:themeColor="text2" w:themeTint="99" w:val="548DD4"/>
        </w:rPr>
      </w:pPr>
      <w:bookmarkStart w:id="25" w:name="_Toc134698145"/>
      <w:r w:rsidRPr="00B66B8F">
        <w:rPr>
          <w:rFonts w:asciiTheme="minorHAnsi" w:cstheme="minorHAnsi" w:hAnsiTheme="minorHAnsi"/>
          <w:color w:themeColor="text2" w:themeTint="99" w:val="548DD4"/>
        </w:rPr>
        <w:t>4 – 2 – 2 Congés naissance</w:t>
      </w:r>
      <w:r w:rsidR="00C362FB" w:rsidRPr="00B66B8F">
        <w:rPr>
          <w:rFonts w:asciiTheme="minorHAnsi" w:cstheme="minorHAnsi" w:hAnsiTheme="minorHAnsi"/>
          <w:color w:themeColor="text2" w:themeTint="99" w:val="548DD4"/>
        </w:rPr>
        <w:t xml:space="preserve"> ou pour adoption</w:t>
      </w:r>
      <w:bookmarkEnd w:id="25"/>
    </w:p>
    <w:p w14:paraId="0129E20B" w14:textId="18B61824" w:rsidP="00B8298D" w:rsidR="00B8298D" w:rsidRDefault="00B8298D" w:rsidRPr="002E5069"/>
    <w:p w14:paraId="1CC8DFFE" w14:textId="2EA2783B" w:rsidP="00B8298D" w:rsidR="00B8298D" w:rsidRDefault="00B8298D" w:rsidRPr="002E5069">
      <w:r w:rsidRPr="002E5069">
        <w:t>Selon le</w:t>
      </w:r>
      <w:r w:rsidR="00C362FB" w:rsidRPr="002E5069">
        <w:t>s dispositions du</w:t>
      </w:r>
      <w:r w:rsidRPr="002E5069">
        <w:t xml:space="preserve"> Code du T</w:t>
      </w:r>
      <w:r w:rsidR="00C362FB" w:rsidRPr="002E5069">
        <w:t xml:space="preserve">ravail, le congé naissance/adoption est de 3 jours ouvrables pour tout salarié (hors mère de l’enfant). </w:t>
      </w:r>
    </w:p>
    <w:p w14:paraId="6730A47B" w14:textId="550609C2" w:rsidR="00B8298D" w:rsidRDefault="00C362FB" w:rsidRPr="002E5069">
      <w:r w:rsidRPr="002E5069">
        <w:t xml:space="preserve">Par </w:t>
      </w:r>
      <w:r w:rsidR="002B501A" w:rsidRPr="002E5069">
        <w:t xml:space="preserve">dérogation, </w:t>
      </w:r>
      <w:r w:rsidRPr="002E5069">
        <w:t xml:space="preserve">le présent accord, </w:t>
      </w:r>
      <w:r w:rsidR="002B501A" w:rsidRPr="002E5069">
        <w:t xml:space="preserve">fixe la durée de ce </w:t>
      </w:r>
      <w:r w:rsidRPr="002E5069">
        <w:t>congé à 5 jours ouvrables pour tout salarié répondant aux conditions prévues par le Code du Travail.</w:t>
      </w:r>
    </w:p>
    <w:p w14:paraId="03841C26" w14:textId="77777777" w:rsidP="00B67587" w:rsidR="00F75D67" w:rsidRDefault="00F75D67">
      <w:pPr>
        <w:pStyle w:val="Titre2"/>
        <w:ind w:firstLine="708"/>
        <w:rPr>
          <w:rFonts w:asciiTheme="minorHAnsi" w:hAnsiTheme="minorHAnsi"/>
        </w:rPr>
      </w:pPr>
    </w:p>
    <w:p w14:paraId="30459CAC" w14:textId="683CE758" w:rsidP="00B67587" w:rsidR="00B67587" w:rsidRDefault="00B67587" w:rsidRPr="005E5A5E">
      <w:pPr>
        <w:pStyle w:val="Titre2"/>
        <w:ind w:firstLine="708"/>
        <w:rPr>
          <w:rFonts w:asciiTheme="minorHAnsi" w:hAnsiTheme="minorHAnsi"/>
        </w:rPr>
      </w:pPr>
      <w:bookmarkStart w:id="26" w:name="_Toc134698146"/>
      <w:r>
        <w:rPr>
          <w:rFonts w:asciiTheme="minorHAnsi" w:hAnsiTheme="minorHAnsi"/>
        </w:rPr>
        <w:t>4 – 3</w:t>
      </w:r>
      <w:r w:rsidRPr="005E5A5E">
        <w:rPr>
          <w:rFonts w:asciiTheme="minorHAnsi" w:hAnsiTheme="minorHAnsi"/>
        </w:rPr>
        <w:t xml:space="preserve"> – Congés </w:t>
      </w:r>
      <w:r>
        <w:rPr>
          <w:rFonts w:asciiTheme="minorHAnsi" w:hAnsiTheme="minorHAnsi"/>
        </w:rPr>
        <w:t>d’ancienneté</w:t>
      </w:r>
      <w:bookmarkEnd w:id="26"/>
    </w:p>
    <w:p w14:paraId="799845BA" w14:textId="509EE0E2" w:rsidP="00B67587" w:rsidR="00B67587" w:rsidRDefault="00B67587" w:rsidRPr="004649DC">
      <w:pPr>
        <w:pStyle w:val="Default"/>
        <w:rPr>
          <w:color w:val="auto"/>
          <w:sz w:val="22"/>
          <w:szCs w:val="22"/>
        </w:rPr>
      </w:pPr>
    </w:p>
    <w:p w14:paraId="7A2614F1" w14:textId="566DA73B" w:rsidP="00B67587" w:rsidR="005851B3" w:rsidRDefault="005851B3" w:rsidRPr="002E5069">
      <w:pPr>
        <w:pStyle w:val="Default"/>
        <w:rPr>
          <w:color w:val="auto"/>
          <w:sz w:val="22"/>
          <w:szCs w:val="22"/>
        </w:rPr>
      </w:pPr>
      <w:r w:rsidRPr="002E5069">
        <w:rPr>
          <w:color w:val="auto"/>
          <w:sz w:val="22"/>
          <w:szCs w:val="22"/>
        </w:rPr>
        <w:t>Les congés d’ancienneté suivent le même régime que les congés payés classiques.</w:t>
      </w:r>
    </w:p>
    <w:p w14:paraId="761F0908" w14:textId="1FAA7BC8" w:rsidP="00B67587" w:rsidR="005851B3" w:rsidRDefault="005851B3" w:rsidRPr="002E5069">
      <w:pPr>
        <w:pStyle w:val="Default"/>
        <w:rPr>
          <w:color w:val="auto"/>
          <w:sz w:val="22"/>
          <w:szCs w:val="22"/>
        </w:rPr>
      </w:pPr>
    </w:p>
    <w:p w14:paraId="5E43327B" w14:textId="23B74411" w:rsidP="004649DC" w:rsidR="00697CD3" w:rsidRDefault="00F134C5" w:rsidRPr="002E5069">
      <w:pPr>
        <w:pStyle w:val="Default"/>
        <w:rPr>
          <w:rFonts w:asciiTheme="minorHAnsi" w:cstheme="minorHAnsi" w:hAnsiTheme="minorHAnsi"/>
          <w:color w:val="auto"/>
          <w:sz w:val="22"/>
          <w:szCs w:val="22"/>
        </w:rPr>
      </w:pPr>
      <w:r w:rsidRPr="002E5069">
        <w:rPr>
          <w:color w:val="auto"/>
          <w:sz w:val="22"/>
          <w:szCs w:val="22"/>
        </w:rPr>
        <w:t>Conformément à la Convention Collective 66, i</w:t>
      </w:r>
      <w:r w:rsidR="005851B3" w:rsidRPr="002E5069">
        <w:rPr>
          <w:color w:val="auto"/>
          <w:sz w:val="22"/>
          <w:szCs w:val="22"/>
        </w:rPr>
        <w:t xml:space="preserve">ls sont décomptés en jours ouvrables. Une semaine de congé « d’ancienneté » correspond donc à 6 jours de congés. Les congés </w:t>
      </w:r>
      <w:r w:rsidR="00B67587" w:rsidRPr="002E5069">
        <w:rPr>
          <w:rFonts w:asciiTheme="minorHAnsi" w:cstheme="minorHAnsi" w:hAnsiTheme="minorHAnsi"/>
          <w:color w:val="auto"/>
          <w:sz w:val="22"/>
          <w:szCs w:val="22"/>
        </w:rPr>
        <w:t>d’ancienneté doive</w:t>
      </w:r>
      <w:r w:rsidR="00E55194" w:rsidRPr="002E5069">
        <w:rPr>
          <w:rFonts w:asciiTheme="minorHAnsi" w:cstheme="minorHAnsi" w:hAnsiTheme="minorHAnsi"/>
          <w:color w:val="auto"/>
          <w:sz w:val="22"/>
          <w:szCs w:val="22"/>
        </w:rPr>
        <w:t xml:space="preserve">nt être pris </w:t>
      </w:r>
      <w:r w:rsidR="005851B3" w:rsidRPr="002E5069">
        <w:rPr>
          <w:rFonts w:asciiTheme="minorHAnsi" w:cstheme="minorHAnsi" w:hAnsiTheme="minorHAnsi"/>
          <w:color w:val="auto"/>
          <w:sz w:val="22"/>
          <w:szCs w:val="22"/>
        </w:rPr>
        <w:t xml:space="preserve">normalement </w:t>
      </w:r>
      <w:r w:rsidR="00E55194" w:rsidRPr="002E5069">
        <w:rPr>
          <w:rFonts w:asciiTheme="minorHAnsi" w:cstheme="minorHAnsi" w:hAnsiTheme="minorHAnsi"/>
          <w:color w:val="auto"/>
          <w:sz w:val="22"/>
          <w:szCs w:val="22"/>
        </w:rPr>
        <w:t>en une seule fois</w:t>
      </w:r>
      <w:r w:rsidR="004649DC" w:rsidRPr="002E5069">
        <w:rPr>
          <w:rFonts w:asciiTheme="minorHAnsi" w:cstheme="minorHAnsi" w:hAnsiTheme="minorHAnsi"/>
          <w:color w:val="auto"/>
          <w:sz w:val="22"/>
          <w:szCs w:val="22"/>
        </w:rPr>
        <w:t>. Q</w:t>
      </w:r>
      <w:r w:rsidR="005851B3" w:rsidRPr="002E5069">
        <w:rPr>
          <w:rFonts w:asciiTheme="minorHAnsi" w:cstheme="minorHAnsi" w:hAnsiTheme="minorHAnsi"/>
          <w:color w:val="auto"/>
          <w:sz w:val="22"/>
          <w:szCs w:val="22"/>
        </w:rPr>
        <w:t xml:space="preserve">ue le salarié travaille dans un établissement </w:t>
      </w:r>
      <w:r w:rsidR="004649DC" w:rsidRPr="002E5069">
        <w:rPr>
          <w:rFonts w:asciiTheme="minorHAnsi" w:cstheme="minorHAnsi" w:hAnsiTheme="minorHAnsi"/>
          <w:color w:val="auto"/>
          <w:sz w:val="22"/>
          <w:szCs w:val="22"/>
        </w:rPr>
        <w:t>5 jours par semaine ou un établissement ouvert 7 jours sur 7, la règle est identique.</w:t>
      </w:r>
      <w:r w:rsidR="00152777" w:rsidRPr="002E5069">
        <w:rPr>
          <w:rFonts w:asciiTheme="minorHAnsi" w:cstheme="minorHAnsi" w:hAnsiTheme="minorHAnsi"/>
          <w:color w:val="auto"/>
          <w:sz w:val="22"/>
          <w:szCs w:val="22"/>
        </w:rPr>
        <w:t xml:space="preserve"> </w:t>
      </w:r>
    </w:p>
    <w:p w14:paraId="38A5AB10" w14:textId="11EB18ED" w:rsidP="004649DC" w:rsidR="00CF093E" w:rsidRDefault="00CF093E" w:rsidRPr="002E5069">
      <w:pPr>
        <w:pStyle w:val="Default"/>
        <w:rPr>
          <w:rFonts w:asciiTheme="minorHAnsi" w:cstheme="minorHAnsi" w:hAnsiTheme="minorHAnsi"/>
          <w:color w:val="auto"/>
          <w:sz w:val="22"/>
          <w:szCs w:val="22"/>
        </w:rPr>
      </w:pPr>
    </w:p>
    <w:p w14:paraId="5A0431ED" w14:textId="6B5F7C4B" w:rsidP="004649DC" w:rsidR="00F134C5" w:rsidRDefault="00CF093E" w:rsidRPr="002E5069">
      <w:pPr>
        <w:pStyle w:val="Default"/>
        <w:rPr>
          <w:rFonts w:asciiTheme="minorHAnsi" w:cstheme="minorHAnsi" w:hAnsiTheme="minorHAnsi"/>
          <w:color w:val="auto"/>
          <w:sz w:val="22"/>
          <w:szCs w:val="22"/>
        </w:rPr>
      </w:pPr>
      <w:r w:rsidRPr="002E5069">
        <w:rPr>
          <w:rFonts w:asciiTheme="minorHAnsi" w:cstheme="minorHAnsi" w:hAnsiTheme="minorHAnsi"/>
          <w:color w:val="auto"/>
          <w:sz w:val="22"/>
          <w:szCs w:val="22"/>
        </w:rPr>
        <w:t>Par le présent accord,</w:t>
      </w:r>
      <w:r w:rsidR="00F134C5" w:rsidRPr="002E5069">
        <w:rPr>
          <w:rFonts w:asciiTheme="minorHAnsi" w:cstheme="minorHAnsi" w:hAnsiTheme="minorHAnsi"/>
          <w:color w:val="auto"/>
          <w:sz w:val="22"/>
          <w:szCs w:val="22"/>
        </w:rPr>
        <w:t xml:space="preserve"> cette disposition est dérogée. L</w:t>
      </w:r>
      <w:r w:rsidRPr="002E5069">
        <w:rPr>
          <w:rFonts w:asciiTheme="minorHAnsi" w:cstheme="minorHAnsi" w:hAnsiTheme="minorHAnsi"/>
          <w:color w:val="auto"/>
          <w:sz w:val="22"/>
          <w:szCs w:val="22"/>
        </w:rPr>
        <w:t>es congés d’ancienneté se</w:t>
      </w:r>
      <w:r w:rsidR="00F134C5" w:rsidRPr="002E5069">
        <w:rPr>
          <w:rFonts w:asciiTheme="minorHAnsi" w:cstheme="minorHAnsi" w:hAnsiTheme="minorHAnsi"/>
          <w:color w:val="auto"/>
          <w:sz w:val="22"/>
          <w:szCs w:val="22"/>
        </w:rPr>
        <w:t>ront acquis en jours ouvrés, à raison de 2 jours ouvrés par tranche de 5 ans d’ancienneté, et dans la limite de 6 jours ouvrés.</w:t>
      </w:r>
    </w:p>
    <w:p w14:paraId="49303CDC" w14:textId="77777777" w:rsidP="004649DC" w:rsidR="00F134C5" w:rsidRDefault="00F134C5" w:rsidRPr="002E5069">
      <w:pPr>
        <w:pStyle w:val="Default"/>
        <w:rPr>
          <w:rFonts w:asciiTheme="minorHAnsi" w:cstheme="minorHAnsi" w:hAnsiTheme="minorHAnsi"/>
          <w:color w:val="auto"/>
          <w:sz w:val="22"/>
          <w:szCs w:val="22"/>
        </w:rPr>
      </w:pPr>
    </w:p>
    <w:p w14:paraId="72ACFCDD" w14:textId="1DC131C7" w:rsidP="004649DC" w:rsidR="00CF093E" w:rsidRDefault="00EA062C" w:rsidRPr="002E5069">
      <w:pPr>
        <w:pStyle w:val="Default"/>
        <w:rPr>
          <w:rFonts w:asciiTheme="minorHAnsi" w:cstheme="minorHAnsi" w:hAnsiTheme="minorHAnsi"/>
          <w:color w:val="auto"/>
          <w:sz w:val="22"/>
          <w:szCs w:val="22"/>
        </w:rPr>
      </w:pPr>
      <w:r w:rsidRPr="002E5069">
        <w:rPr>
          <w:rFonts w:asciiTheme="minorHAnsi" w:cstheme="minorHAnsi" w:hAnsiTheme="minorHAnsi"/>
          <w:color w:val="auto"/>
          <w:sz w:val="22"/>
          <w:szCs w:val="22"/>
        </w:rPr>
        <w:t>Ces jours</w:t>
      </w:r>
      <w:r w:rsidR="00CF093E" w:rsidRPr="002E5069">
        <w:rPr>
          <w:rFonts w:asciiTheme="minorHAnsi" w:cstheme="minorHAnsi" w:hAnsiTheme="minorHAnsi"/>
          <w:color w:val="auto"/>
          <w:sz w:val="22"/>
          <w:szCs w:val="22"/>
        </w:rPr>
        <w:t xml:space="preserve"> pourront être pris de manière sécable en fonction des</w:t>
      </w:r>
      <w:r w:rsidR="00B8298D" w:rsidRPr="002E5069">
        <w:rPr>
          <w:rFonts w:asciiTheme="minorHAnsi" w:cstheme="minorHAnsi" w:hAnsiTheme="minorHAnsi"/>
          <w:color w:val="auto"/>
          <w:sz w:val="22"/>
          <w:szCs w:val="22"/>
        </w:rPr>
        <w:t xml:space="preserve"> besoins spécifiques du salarié </w:t>
      </w:r>
      <w:r w:rsidR="00CF093E" w:rsidRPr="002E5069">
        <w:rPr>
          <w:rFonts w:asciiTheme="minorHAnsi" w:cstheme="minorHAnsi" w:hAnsiTheme="minorHAnsi"/>
          <w:color w:val="auto"/>
          <w:sz w:val="22"/>
          <w:szCs w:val="22"/>
        </w:rPr>
        <w:t>et avec accord du Cadre</w:t>
      </w:r>
      <w:r w:rsidR="00A2424B" w:rsidRPr="002E5069">
        <w:rPr>
          <w:rFonts w:asciiTheme="minorHAnsi" w:cstheme="minorHAnsi" w:hAnsiTheme="minorHAnsi"/>
          <w:color w:val="auto"/>
          <w:sz w:val="22"/>
          <w:szCs w:val="22"/>
        </w:rPr>
        <w:t>.</w:t>
      </w:r>
      <w:r w:rsidR="00CF093E" w:rsidRPr="002E5069">
        <w:rPr>
          <w:rFonts w:asciiTheme="minorHAnsi" w:cstheme="minorHAnsi" w:hAnsiTheme="minorHAnsi"/>
          <w:color w:val="auto"/>
          <w:sz w:val="22"/>
          <w:szCs w:val="22"/>
        </w:rPr>
        <w:t xml:space="preserve"> </w:t>
      </w:r>
    </w:p>
    <w:p w14:paraId="43B6CD7D" w14:textId="186F9A5F" w:rsidP="004649DC" w:rsidR="001328D1" w:rsidRDefault="001328D1" w:rsidRPr="002E5069">
      <w:pPr>
        <w:pStyle w:val="Default"/>
        <w:rPr>
          <w:rFonts w:asciiTheme="minorHAnsi" w:cstheme="minorHAnsi" w:hAnsiTheme="minorHAnsi"/>
          <w:color w:val="auto"/>
          <w:sz w:val="22"/>
          <w:szCs w:val="22"/>
        </w:rPr>
      </w:pPr>
    </w:p>
    <w:p w14:paraId="0AE521CC" w14:textId="77777777" w:rsidP="00B67587" w:rsidR="00B67587" w:rsidRDefault="00B67587" w:rsidRPr="002E5069">
      <w:pPr>
        <w:pStyle w:val="Default"/>
        <w:rPr>
          <w:rFonts w:asciiTheme="minorHAnsi" w:cstheme="minorHAnsi" w:hAnsiTheme="minorHAnsi"/>
          <w:color w:val="auto"/>
          <w:sz w:val="22"/>
          <w:szCs w:val="22"/>
        </w:rPr>
      </w:pPr>
    </w:p>
    <w:p w14:paraId="134E4EBA" w14:textId="0F443054" w:rsidP="001E7F46" w:rsidR="0062215C" w:rsidRDefault="005E5A5E" w:rsidRPr="001E7F46">
      <w:pPr>
        <w:pStyle w:val="Titre2"/>
        <w:ind w:firstLine="708"/>
        <w:rPr>
          <w:rFonts w:asciiTheme="minorHAnsi" w:hAnsiTheme="minorHAnsi"/>
        </w:rPr>
      </w:pPr>
      <w:r>
        <w:t xml:space="preserve"> </w:t>
      </w:r>
      <w:bookmarkStart w:id="27" w:name="_Toc134698147"/>
      <w:r w:rsidRPr="005E5A5E">
        <w:rPr>
          <w:rFonts w:asciiTheme="minorHAnsi" w:hAnsiTheme="minorHAnsi"/>
        </w:rPr>
        <w:t xml:space="preserve">4 – </w:t>
      </w:r>
      <w:r w:rsidR="00B67587">
        <w:rPr>
          <w:rFonts w:asciiTheme="minorHAnsi" w:hAnsiTheme="minorHAnsi"/>
        </w:rPr>
        <w:t>4</w:t>
      </w:r>
      <w:r w:rsidRPr="005E5A5E">
        <w:rPr>
          <w:rFonts w:asciiTheme="minorHAnsi" w:hAnsiTheme="minorHAnsi"/>
        </w:rPr>
        <w:t xml:space="preserve"> – </w:t>
      </w:r>
      <w:r>
        <w:rPr>
          <w:rFonts w:asciiTheme="minorHAnsi" w:cstheme="minorHAnsi" w:hAnsiTheme="minorHAnsi"/>
        </w:rPr>
        <w:t>R</w:t>
      </w:r>
      <w:r w:rsidR="0062215C" w:rsidRPr="005E5A5E">
        <w:rPr>
          <w:rFonts w:asciiTheme="minorHAnsi" w:cstheme="minorHAnsi" w:hAnsiTheme="minorHAnsi"/>
        </w:rPr>
        <w:t xml:space="preserve">eports des congés sur </w:t>
      </w:r>
      <w:r w:rsidR="00E25B7A">
        <w:rPr>
          <w:rFonts w:asciiTheme="minorHAnsi" w:cstheme="minorHAnsi" w:hAnsiTheme="minorHAnsi"/>
        </w:rPr>
        <w:t xml:space="preserve">la </w:t>
      </w:r>
      <w:r w:rsidR="0062215C" w:rsidRPr="005E5A5E">
        <w:rPr>
          <w:rFonts w:asciiTheme="minorHAnsi" w:cstheme="minorHAnsi" w:hAnsiTheme="minorHAnsi"/>
        </w:rPr>
        <w:t>période suivante</w:t>
      </w:r>
      <w:bookmarkEnd w:id="27"/>
    </w:p>
    <w:p w14:paraId="3E2EF137" w14:textId="77777777" w:rsidP="001E7F46" w:rsidR="0062215C" w:rsidRDefault="005C3CA2" w:rsidRPr="001E7F46">
      <w:pPr>
        <w:pStyle w:val="Titre3"/>
        <w:ind w:firstLine="708" w:left="708"/>
        <w:rPr>
          <w:rFonts w:asciiTheme="minorHAnsi" w:cstheme="minorHAnsi" w:hAnsiTheme="minorHAnsi"/>
        </w:rPr>
      </w:pPr>
      <w:bookmarkStart w:id="28" w:name="_Toc134698148"/>
      <w:r>
        <w:rPr>
          <w:rFonts w:asciiTheme="minorHAnsi" w:cstheme="minorHAnsi" w:hAnsiTheme="minorHAnsi"/>
        </w:rPr>
        <w:t>4 – 4</w:t>
      </w:r>
      <w:r w:rsidR="001E7F46" w:rsidRPr="001E7F46">
        <w:rPr>
          <w:rFonts w:asciiTheme="minorHAnsi" w:cstheme="minorHAnsi" w:hAnsiTheme="minorHAnsi"/>
        </w:rPr>
        <w:t xml:space="preserve"> – 1 – </w:t>
      </w:r>
      <w:r w:rsidR="0062215C" w:rsidRPr="001E7F46">
        <w:rPr>
          <w:rFonts w:asciiTheme="minorHAnsi" w:cstheme="minorHAnsi" w:hAnsiTheme="minorHAnsi"/>
        </w:rPr>
        <w:t>Congés payés</w:t>
      </w:r>
      <w:bookmarkEnd w:id="28"/>
      <w:r w:rsidR="0062215C" w:rsidRPr="001E7F46">
        <w:rPr>
          <w:rFonts w:asciiTheme="minorHAnsi" w:cstheme="minorHAnsi" w:hAnsiTheme="minorHAnsi"/>
        </w:rPr>
        <w:t xml:space="preserve"> </w:t>
      </w:r>
    </w:p>
    <w:p w14:paraId="29E894F0" w14:textId="77777777" w:rsidP="0062215C" w:rsidR="0062215C" w:rsidRDefault="0062215C" w:rsidRPr="00502F4B">
      <w:pPr>
        <w:spacing w:after="0"/>
        <w:jc w:val="both"/>
        <w:rPr>
          <w:rFonts w:cstheme="minorHAnsi"/>
          <w:highlight w:val="cyan"/>
        </w:rPr>
      </w:pPr>
    </w:p>
    <w:p w14:paraId="5AA67960" w14:textId="5255AD42" w:rsidP="00D10793" w:rsidR="0062215C" w:rsidRDefault="0062215C" w:rsidRPr="00502F4B">
      <w:pPr>
        <w:spacing w:after="0" w:line="240" w:lineRule="auto"/>
        <w:jc w:val="both"/>
        <w:rPr>
          <w:rFonts w:cstheme="minorHAnsi"/>
        </w:rPr>
      </w:pPr>
      <w:r w:rsidRPr="00502F4B">
        <w:rPr>
          <w:rFonts w:cstheme="minorHAnsi"/>
        </w:rPr>
        <w:t xml:space="preserve">Il est également convenu du report des congés légaux non pris en cas de maladie, d’accident de travail ou de trajet ou de maladie professionnelle </w:t>
      </w:r>
      <w:r w:rsidR="000936EE" w:rsidRPr="002E5069">
        <w:rPr>
          <w:rFonts w:cstheme="minorHAnsi"/>
        </w:rPr>
        <w:t xml:space="preserve">et maternité </w:t>
      </w:r>
      <w:r w:rsidRPr="00502F4B">
        <w:rPr>
          <w:rFonts w:cstheme="minorHAnsi"/>
        </w:rPr>
        <w:t xml:space="preserve">sur une période limitée à 12 mois, période courant à partir du début de la période de référence suivante. Au-delà de cette période ces congés seront imposés par la hiérarchie pour éviter toute perte. </w:t>
      </w:r>
    </w:p>
    <w:p w14:paraId="3F8B4EF0" w14:textId="77777777" w:rsidP="0062215C" w:rsidR="0062215C" w:rsidRDefault="0062215C" w:rsidRPr="00502F4B">
      <w:pPr>
        <w:spacing w:after="0"/>
        <w:jc w:val="both"/>
        <w:rPr>
          <w:rFonts w:cstheme="minorHAnsi"/>
        </w:rPr>
      </w:pPr>
    </w:p>
    <w:p w14:paraId="5E6018B7" w14:textId="5A95CD42" w:rsidP="00D10793" w:rsidR="0062215C" w:rsidRDefault="007B5409">
      <w:pPr>
        <w:spacing w:after="0" w:line="240" w:lineRule="auto"/>
        <w:jc w:val="both"/>
        <w:rPr>
          <w:rFonts w:cstheme="minorHAnsi"/>
        </w:rPr>
      </w:pPr>
      <w:r>
        <w:rPr>
          <w:rFonts w:cstheme="minorHAnsi"/>
        </w:rPr>
        <w:t xml:space="preserve">De manière </w:t>
      </w:r>
      <w:r w:rsidR="00D055BF">
        <w:rPr>
          <w:rFonts w:cstheme="minorHAnsi"/>
        </w:rPr>
        <w:t>pré</w:t>
      </w:r>
      <w:r w:rsidR="00D055BF" w:rsidRPr="00502F4B">
        <w:rPr>
          <w:rFonts w:cstheme="minorHAnsi"/>
        </w:rPr>
        <w:t>valente</w:t>
      </w:r>
      <w:r w:rsidR="0062215C" w:rsidRPr="00502F4B">
        <w:rPr>
          <w:rFonts w:cstheme="minorHAnsi"/>
        </w:rPr>
        <w:t>, les congés doivent être impérativement pris dans la période de référence, si, à titre exceptionnel et pour des circonstances impérieuses, ils doivent être reportés, cela sera pour les cas suivants :</w:t>
      </w:r>
    </w:p>
    <w:p w14:paraId="27A101EB" w14:textId="77777777" w:rsidP="00D10793" w:rsidR="0062215C" w:rsidRDefault="0062215C" w:rsidRPr="00502F4B">
      <w:pPr>
        <w:pStyle w:val="Paragraphedeliste"/>
        <w:numPr>
          <w:ilvl w:val="2"/>
          <w:numId w:val="7"/>
        </w:numPr>
        <w:spacing w:after="0" w:line="240" w:lineRule="auto"/>
        <w:jc w:val="both"/>
        <w:rPr>
          <w:rFonts w:cstheme="minorHAnsi"/>
        </w:rPr>
      </w:pPr>
      <w:r w:rsidRPr="00502F4B">
        <w:rPr>
          <w:rFonts w:cstheme="minorHAnsi"/>
        </w:rPr>
        <w:lastRenderedPageBreak/>
        <w:t>Refus d’un congé dans la période pour raison de sécurité,</w:t>
      </w:r>
    </w:p>
    <w:p w14:paraId="66D35B40" w14:textId="77777777" w:rsidP="00D10793" w:rsidR="0062215C" w:rsidRDefault="0062215C" w:rsidRPr="00502F4B">
      <w:pPr>
        <w:pStyle w:val="Paragraphedeliste"/>
        <w:numPr>
          <w:ilvl w:val="2"/>
          <w:numId w:val="7"/>
        </w:numPr>
        <w:spacing w:after="0" w:line="240" w:lineRule="auto"/>
        <w:jc w:val="both"/>
        <w:rPr>
          <w:rFonts w:cstheme="minorHAnsi"/>
        </w:rPr>
      </w:pPr>
      <w:r w:rsidRPr="00502F4B">
        <w:rPr>
          <w:rFonts w:cstheme="minorHAnsi"/>
        </w:rPr>
        <w:t>Besoin de prendre un temps de délégation,</w:t>
      </w:r>
    </w:p>
    <w:p w14:paraId="5560A002" w14:textId="50E87C3B" w:rsidP="00D10793" w:rsidR="0062215C" w:rsidRDefault="0062215C" w:rsidRPr="00697CD3">
      <w:pPr>
        <w:pStyle w:val="Paragraphedeliste"/>
        <w:numPr>
          <w:ilvl w:val="2"/>
          <w:numId w:val="7"/>
        </w:numPr>
        <w:spacing w:after="0" w:line="240" w:lineRule="auto"/>
        <w:jc w:val="both"/>
        <w:rPr>
          <w:rFonts w:cstheme="minorHAnsi"/>
          <w:color w:val="FF0000"/>
        </w:rPr>
      </w:pPr>
      <w:r w:rsidRPr="00502F4B">
        <w:rPr>
          <w:rFonts w:cstheme="minorHAnsi"/>
        </w:rPr>
        <w:t>Retour de congés maladie</w:t>
      </w:r>
      <w:r w:rsidR="00697CD3">
        <w:rPr>
          <w:rFonts w:cstheme="minorHAnsi"/>
        </w:rPr>
        <w:t xml:space="preserve"> </w:t>
      </w:r>
    </w:p>
    <w:p w14:paraId="76E74CEE" w14:textId="0D48ACB1" w:rsidP="00D10793" w:rsidR="0062215C" w:rsidRDefault="0062215C" w:rsidRPr="002E5069">
      <w:pPr>
        <w:pStyle w:val="Paragraphedeliste"/>
        <w:numPr>
          <w:ilvl w:val="2"/>
          <w:numId w:val="7"/>
        </w:numPr>
        <w:spacing w:after="0" w:line="240" w:lineRule="auto"/>
        <w:jc w:val="both"/>
        <w:rPr>
          <w:rFonts w:cstheme="minorHAnsi"/>
        </w:rPr>
      </w:pPr>
      <w:r w:rsidRPr="00502F4B">
        <w:rPr>
          <w:rFonts w:cstheme="minorHAnsi"/>
        </w:rPr>
        <w:t>Retour de congés</w:t>
      </w:r>
      <w:r w:rsidR="00486B0A">
        <w:rPr>
          <w:rFonts w:cstheme="minorHAnsi"/>
        </w:rPr>
        <w:t xml:space="preserve"> </w:t>
      </w:r>
      <w:r w:rsidR="00C92987">
        <w:rPr>
          <w:rFonts w:cstheme="minorHAnsi"/>
        </w:rPr>
        <w:t>légaux ou conventionnels autres</w:t>
      </w:r>
      <w:r w:rsidR="0071500E">
        <w:rPr>
          <w:rFonts w:cstheme="minorHAnsi"/>
        </w:rPr>
        <w:t xml:space="preserve"> suite à un </w:t>
      </w:r>
      <w:r w:rsidR="0071500E" w:rsidRPr="002E5069">
        <w:rPr>
          <w:rFonts w:cstheme="minorHAnsi"/>
        </w:rPr>
        <w:t>retour anticipé </w:t>
      </w:r>
      <w:r w:rsidR="003E6D9D" w:rsidRPr="002E5069">
        <w:rPr>
          <w:rFonts w:cstheme="minorHAnsi"/>
        </w:rPr>
        <w:t>exceptionnel à la demande de l’Employeur</w:t>
      </w:r>
    </w:p>
    <w:p w14:paraId="227F4F5B" w14:textId="77777777" w:rsidP="00D10793" w:rsidR="0062215C" w:rsidRDefault="0062215C" w:rsidRPr="00502F4B">
      <w:pPr>
        <w:pStyle w:val="Paragraphedeliste"/>
        <w:numPr>
          <w:ilvl w:val="2"/>
          <w:numId w:val="7"/>
        </w:numPr>
        <w:spacing w:after="0" w:line="240" w:lineRule="auto"/>
        <w:jc w:val="both"/>
        <w:rPr>
          <w:rFonts w:cstheme="minorHAnsi"/>
        </w:rPr>
      </w:pPr>
      <w:r w:rsidRPr="00502F4B">
        <w:rPr>
          <w:rFonts w:cstheme="minorHAnsi"/>
        </w:rPr>
        <w:t>Evènements familiaux qui susciteraient un besoin</w:t>
      </w:r>
    </w:p>
    <w:p w14:paraId="09142A82" w14:textId="77777777" w:rsidP="00D10793" w:rsidR="0062215C" w:rsidRDefault="0062215C" w:rsidRPr="00502F4B">
      <w:pPr>
        <w:spacing w:after="0" w:line="240" w:lineRule="auto"/>
        <w:ind w:left="589"/>
        <w:jc w:val="both"/>
        <w:rPr>
          <w:rFonts w:cstheme="minorHAnsi"/>
        </w:rPr>
      </w:pPr>
    </w:p>
    <w:p w14:paraId="65AF6589" w14:textId="77777777" w:rsidP="00D10793" w:rsidR="0062215C" w:rsidRDefault="0062215C" w:rsidRPr="001E7F46">
      <w:pPr>
        <w:spacing w:after="0" w:line="240" w:lineRule="auto"/>
        <w:jc w:val="both"/>
        <w:rPr>
          <w:rFonts w:cstheme="minorHAnsi"/>
        </w:rPr>
      </w:pPr>
      <w:r w:rsidRPr="001E7F46">
        <w:rPr>
          <w:rFonts w:cstheme="minorHAnsi"/>
        </w:rPr>
        <w:t>Il pourra être accordé le report de la cinquième semaine de congés dans la limite de cinq mois suivant le 31 mai. Le cas échéant, ces congés seraient imposés par la hiérarchie pour éviter leur perte.</w:t>
      </w:r>
    </w:p>
    <w:p w14:paraId="14D72E56" w14:textId="77777777" w:rsidP="0062215C" w:rsidR="0062215C" w:rsidRDefault="0062215C" w:rsidRPr="00C848AC">
      <w:pPr>
        <w:spacing w:after="0"/>
        <w:jc w:val="both"/>
        <w:rPr>
          <w:rFonts w:cstheme="minorHAnsi"/>
        </w:rPr>
      </w:pPr>
    </w:p>
    <w:p w14:paraId="0950BED7" w14:textId="474E2212" w:rsidP="00D10793" w:rsidR="00974BB8" w:rsidRDefault="0062215C">
      <w:pPr>
        <w:spacing w:after="0" w:line="240" w:lineRule="auto"/>
        <w:jc w:val="both"/>
        <w:rPr>
          <w:rFonts w:cstheme="minorHAnsi"/>
          <w:color w:val="FF0000"/>
        </w:rPr>
      </w:pPr>
      <w:r w:rsidRPr="00C848AC">
        <w:rPr>
          <w:rFonts w:cstheme="minorHAnsi"/>
        </w:rPr>
        <w:t>Il est convenu aussi du report des congés trimestriels lorsque ceux-ci n’ont pu être posés dans le trimestre de référence pour cause d’accident de travail</w:t>
      </w:r>
      <w:r w:rsidR="00C848AC" w:rsidRPr="00C848AC">
        <w:rPr>
          <w:rFonts w:cstheme="minorHAnsi"/>
        </w:rPr>
        <w:t>,</w:t>
      </w:r>
      <w:r w:rsidR="00C848AC">
        <w:rPr>
          <w:rFonts w:cstheme="minorHAnsi"/>
        </w:rPr>
        <w:t xml:space="preserve"> </w:t>
      </w:r>
      <w:r w:rsidR="00C848AC" w:rsidRPr="00C848AC">
        <w:rPr>
          <w:rFonts w:cstheme="minorHAnsi"/>
        </w:rPr>
        <w:t>arrêt maladie</w:t>
      </w:r>
      <w:r w:rsidR="004D55D0" w:rsidRPr="00C848AC">
        <w:rPr>
          <w:rFonts w:cstheme="minorHAnsi"/>
        </w:rPr>
        <w:t xml:space="preserve"> </w:t>
      </w:r>
      <w:r w:rsidRPr="001E7F46">
        <w:rPr>
          <w:rFonts w:cstheme="minorHAnsi"/>
        </w:rPr>
        <w:t>reconnu</w:t>
      </w:r>
      <w:r w:rsidRPr="00430095">
        <w:rPr>
          <w:rFonts w:cstheme="minorHAnsi"/>
        </w:rPr>
        <w:t xml:space="preserve"> </w:t>
      </w:r>
      <w:r w:rsidR="004D55D0">
        <w:rPr>
          <w:rFonts w:cstheme="minorHAnsi"/>
        </w:rPr>
        <w:t>comme tel par la CPAM</w:t>
      </w:r>
      <w:r w:rsidR="00C848AC">
        <w:rPr>
          <w:rFonts w:cstheme="minorHAnsi"/>
        </w:rPr>
        <w:t> </w:t>
      </w:r>
      <w:r w:rsidR="00C848AC" w:rsidRPr="002E5069">
        <w:rPr>
          <w:rFonts w:cstheme="minorHAnsi"/>
        </w:rPr>
        <w:t xml:space="preserve">ou congé maternité. </w:t>
      </w:r>
    </w:p>
    <w:p w14:paraId="1CE8E2AA" w14:textId="77777777" w:rsidP="00D10793" w:rsidR="00974BB8" w:rsidRDefault="00974BB8">
      <w:pPr>
        <w:spacing w:after="0" w:line="240" w:lineRule="auto"/>
        <w:jc w:val="both"/>
        <w:rPr>
          <w:rFonts w:cstheme="minorHAnsi"/>
          <w:color w:val="FF0000"/>
        </w:rPr>
      </w:pPr>
    </w:p>
    <w:p w14:paraId="1E6C0E52" w14:textId="06E43678" w:rsidP="00D10793" w:rsidR="00077AB4" w:rsidRDefault="0062215C">
      <w:pPr>
        <w:spacing w:after="0" w:line="240" w:lineRule="auto"/>
        <w:jc w:val="both"/>
        <w:rPr>
          <w:rFonts w:cstheme="minorHAnsi"/>
        </w:rPr>
      </w:pPr>
      <w:r w:rsidRPr="00502F4B">
        <w:rPr>
          <w:rFonts w:cstheme="minorHAnsi"/>
        </w:rPr>
        <w:t xml:space="preserve">Seuls sont reportables les congés trimestriels acquis pendant le trimestre de survenue de l’accident du travail ou </w:t>
      </w:r>
      <w:r w:rsidR="00077AB4">
        <w:rPr>
          <w:rFonts w:cstheme="minorHAnsi"/>
        </w:rPr>
        <w:t xml:space="preserve">de </w:t>
      </w:r>
      <w:r w:rsidRPr="00077AB4">
        <w:rPr>
          <w:rFonts w:cstheme="minorHAnsi"/>
        </w:rPr>
        <w:t>la maladie</w:t>
      </w:r>
      <w:r w:rsidR="00526CE5">
        <w:rPr>
          <w:rFonts w:cstheme="minorHAnsi"/>
        </w:rPr>
        <w:t xml:space="preserve"> </w:t>
      </w:r>
      <w:r w:rsidR="00526CE5" w:rsidRPr="002E5069">
        <w:rPr>
          <w:rFonts w:cstheme="minorHAnsi"/>
        </w:rPr>
        <w:t>ou congé maternité</w:t>
      </w:r>
      <w:r w:rsidR="00526CE5">
        <w:rPr>
          <w:rFonts w:cstheme="minorHAnsi"/>
        </w:rPr>
        <w:t>.</w:t>
      </w:r>
      <w:r w:rsidRPr="00502F4B">
        <w:rPr>
          <w:rFonts w:cstheme="minorHAnsi"/>
        </w:rPr>
        <w:t xml:space="preserve"> Ces congés trimestriels sont reportables sur une période limitée correspondant à la période de référence des congés payés en cours, soit au plus tard le 31 mai.</w:t>
      </w:r>
    </w:p>
    <w:p w14:paraId="6782BEA5" w14:textId="77777777" w:rsidP="00D10793" w:rsidR="00077AB4" w:rsidRDefault="00077AB4">
      <w:pPr>
        <w:spacing w:after="0" w:line="240" w:lineRule="auto"/>
        <w:jc w:val="both"/>
        <w:rPr>
          <w:rFonts w:cstheme="minorHAnsi"/>
        </w:rPr>
      </w:pPr>
    </w:p>
    <w:p w14:paraId="44C0B1BF" w14:textId="77777777" w:rsidP="00D10793" w:rsidR="009D038A" w:rsidRDefault="00077AB4" w:rsidRPr="008B4C63">
      <w:pPr>
        <w:spacing w:after="0" w:line="240" w:lineRule="auto"/>
        <w:jc w:val="both"/>
        <w:rPr>
          <w:rFonts w:cstheme="minorHAnsi"/>
        </w:rPr>
      </w:pPr>
      <w:r w:rsidRPr="008B4C63">
        <w:rPr>
          <w:rFonts w:cstheme="minorHAnsi"/>
        </w:rPr>
        <w:t>Concernant le congé maternité, il est précisé que l’acquisition sera maint</w:t>
      </w:r>
      <w:r w:rsidR="002B501A" w:rsidRPr="008B4C63">
        <w:rPr>
          <w:rFonts w:cstheme="minorHAnsi"/>
        </w:rPr>
        <w:t xml:space="preserve">enue </w:t>
      </w:r>
      <w:r w:rsidR="009D038A" w:rsidRPr="008B4C63">
        <w:rPr>
          <w:rFonts w:cstheme="minorHAnsi"/>
        </w:rPr>
        <w:t xml:space="preserve">pendant la durée de l’absence du congé maternité. </w:t>
      </w:r>
    </w:p>
    <w:p w14:paraId="09DA989B" w14:textId="77777777" w:rsidP="00D10793" w:rsidR="009D038A" w:rsidRDefault="009D038A" w:rsidRPr="008B4C63">
      <w:pPr>
        <w:spacing w:after="0" w:line="240" w:lineRule="auto"/>
        <w:jc w:val="both"/>
        <w:rPr>
          <w:rFonts w:cstheme="minorHAnsi"/>
        </w:rPr>
      </w:pPr>
      <w:r w:rsidRPr="008B4C63">
        <w:rPr>
          <w:rFonts w:cstheme="minorHAnsi"/>
        </w:rPr>
        <w:t xml:space="preserve">Concernant l’absence pour accident de travail ou maladie, il est précisé que l’acquisition sera maintenue </w:t>
      </w:r>
      <w:r w:rsidR="003E6D9D" w:rsidRPr="008B4C63">
        <w:rPr>
          <w:rFonts w:cstheme="minorHAnsi"/>
        </w:rPr>
        <w:t>en cas d’</w:t>
      </w:r>
      <w:r w:rsidR="002B501A" w:rsidRPr="008B4C63">
        <w:rPr>
          <w:rFonts w:cstheme="minorHAnsi"/>
        </w:rPr>
        <w:t xml:space="preserve">absence </w:t>
      </w:r>
      <w:r w:rsidR="003E6D9D" w:rsidRPr="008B4C63">
        <w:rPr>
          <w:rFonts w:cstheme="minorHAnsi"/>
        </w:rPr>
        <w:t xml:space="preserve">sur la totalité du trimestre, et dans la limite d’un trimestre. </w:t>
      </w:r>
    </w:p>
    <w:p w14:paraId="1E194C7F" w14:textId="4976DCB6" w:rsidP="00D10793" w:rsidR="0062215C" w:rsidRDefault="009D038A" w:rsidRPr="002E5069">
      <w:pPr>
        <w:spacing w:after="0" w:line="240" w:lineRule="auto"/>
        <w:jc w:val="both"/>
        <w:rPr>
          <w:rFonts w:cstheme="minorHAnsi"/>
        </w:rPr>
      </w:pPr>
      <w:r w:rsidRPr="008B4C63">
        <w:rPr>
          <w:rFonts w:cstheme="minorHAnsi"/>
        </w:rPr>
        <w:t>D</w:t>
      </w:r>
      <w:r w:rsidR="00A44875" w:rsidRPr="008B4C63">
        <w:rPr>
          <w:rFonts w:cstheme="minorHAnsi"/>
        </w:rPr>
        <w:t xml:space="preserve">ans ces </w:t>
      </w:r>
      <w:r w:rsidRPr="008B4C63">
        <w:rPr>
          <w:rFonts w:cstheme="minorHAnsi"/>
        </w:rPr>
        <w:t>situations, l</w:t>
      </w:r>
      <w:r w:rsidR="003E6D9D" w:rsidRPr="008B4C63">
        <w:rPr>
          <w:rFonts w:cstheme="minorHAnsi"/>
        </w:rPr>
        <w:t>es</w:t>
      </w:r>
      <w:r w:rsidR="00077AB4" w:rsidRPr="008B4C63">
        <w:rPr>
          <w:rFonts w:cstheme="minorHAnsi"/>
        </w:rPr>
        <w:t xml:space="preserve"> jours </w:t>
      </w:r>
      <w:r w:rsidR="003E6D9D" w:rsidRPr="008B4C63">
        <w:rPr>
          <w:rFonts w:cstheme="minorHAnsi"/>
        </w:rPr>
        <w:t xml:space="preserve">acquis </w:t>
      </w:r>
      <w:r w:rsidR="00077AB4" w:rsidRPr="008B4C63">
        <w:rPr>
          <w:rFonts w:cstheme="minorHAnsi"/>
        </w:rPr>
        <w:t xml:space="preserve">seront </w:t>
      </w:r>
      <w:r w:rsidR="003E6D9D" w:rsidRPr="008B4C63">
        <w:rPr>
          <w:rFonts w:cstheme="minorHAnsi"/>
        </w:rPr>
        <w:t>alors</w:t>
      </w:r>
      <w:r w:rsidR="00077AB4" w:rsidRPr="008B4C63">
        <w:rPr>
          <w:rFonts w:cstheme="minorHAnsi"/>
        </w:rPr>
        <w:t xml:space="preserve"> reportables selon les conditions ci-dessus décrites.</w:t>
      </w:r>
    </w:p>
    <w:p w14:paraId="0390ADB3" w14:textId="77777777" w:rsidP="00D10793" w:rsidR="00B522A8" w:rsidRDefault="00B522A8" w:rsidRPr="002B501A">
      <w:pPr>
        <w:spacing w:after="0" w:line="240" w:lineRule="auto"/>
        <w:jc w:val="both"/>
        <w:rPr>
          <w:rFonts w:cstheme="minorHAnsi"/>
          <w:b/>
          <w:color w:val="7030A0"/>
        </w:rPr>
      </w:pPr>
    </w:p>
    <w:p w14:paraId="4B9860E7" w14:textId="77777777" w:rsidP="00D10793" w:rsidR="0062215C" w:rsidRDefault="0062215C" w:rsidRPr="00502F4B">
      <w:pPr>
        <w:spacing w:after="0" w:line="240" w:lineRule="auto"/>
        <w:jc w:val="both"/>
        <w:rPr>
          <w:rFonts w:cstheme="minorHAnsi"/>
        </w:rPr>
      </w:pPr>
    </w:p>
    <w:p w14:paraId="2FCA63AC" w14:textId="1D24DC87" w:rsidP="00D10793" w:rsidR="0062215C" w:rsidRDefault="0062215C" w:rsidRPr="00332E7E">
      <w:pPr>
        <w:tabs>
          <w:tab w:pos="7371" w:val="left"/>
        </w:tabs>
        <w:spacing w:after="0" w:line="240" w:lineRule="auto"/>
        <w:jc w:val="both"/>
        <w:rPr>
          <w:rFonts w:cstheme="minorHAnsi"/>
          <w:b/>
          <w:color w:val="00B050"/>
        </w:rPr>
      </w:pPr>
      <w:r w:rsidRPr="001E7F46">
        <w:rPr>
          <w:rFonts w:cstheme="minorHAnsi"/>
        </w:rPr>
        <w:t>Une période de congés peut être posée immédiatement suivant un arrêt maladie ou congé maternité demandés dans le délai de prévenance.</w:t>
      </w:r>
      <w:r w:rsidR="007B5409">
        <w:rPr>
          <w:rFonts w:cstheme="minorHAnsi"/>
        </w:rPr>
        <w:t xml:space="preserve"> </w:t>
      </w:r>
      <w:r w:rsidR="00F735F5" w:rsidRPr="002E5069">
        <w:rPr>
          <w:rFonts w:cstheme="minorHAnsi"/>
        </w:rPr>
        <w:t xml:space="preserve">Pour rappel, </w:t>
      </w:r>
      <w:r w:rsidR="004649DC" w:rsidRPr="002E5069">
        <w:rPr>
          <w:rFonts w:cstheme="minorHAnsi"/>
        </w:rPr>
        <w:t>toutefois, le</w:t>
      </w:r>
      <w:r w:rsidR="002C69D9" w:rsidRPr="002E5069">
        <w:rPr>
          <w:rFonts w:cstheme="minorHAnsi"/>
        </w:rPr>
        <w:t xml:space="preserve"> Code de la Sécurité Sociale pr</w:t>
      </w:r>
      <w:r w:rsidR="00F735F5" w:rsidRPr="002E5069">
        <w:rPr>
          <w:rFonts w:cstheme="minorHAnsi"/>
        </w:rPr>
        <w:t>évoit une journée de reprise</w:t>
      </w:r>
      <w:r w:rsidR="004649DC" w:rsidRPr="002E5069">
        <w:rPr>
          <w:rFonts w:cstheme="minorHAnsi"/>
        </w:rPr>
        <w:t xml:space="preserve"> de travail obligatoire avant la mise en œuvre de congés payés, dans le cadre d’un temps partiel thérapeutique.</w:t>
      </w:r>
      <w:r w:rsidR="002B501A">
        <w:rPr>
          <w:rFonts w:cstheme="minorHAnsi"/>
        </w:rPr>
        <w:t xml:space="preserve"> </w:t>
      </w:r>
    </w:p>
    <w:p w14:paraId="025E8A97" w14:textId="4540B00B" w:rsidP="0062215C" w:rsidR="0062215C" w:rsidRDefault="0062215C">
      <w:pPr>
        <w:spacing w:after="0"/>
        <w:jc w:val="both"/>
        <w:rPr>
          <w:rFonts w:cstheme="minorHAnsi"/>
        </w:rPr>
      </w:pPr>
    </w:p>
    <w:p w14:paraId="7FF772CE" w14:textId="77777777" w:rsidP="00BD5688" w:rsidR="0062215C" w:rsidRDefault="00BD5688" w:rsidRPr="001E7F46">
      <w:pPr>
        <w:pStyle w:val="Titre3"/>
        <w:ind w:firstLine="708" w:left="708"/>
        <w:rPr>
          <w:rFonts w:asciiTheme="minorHAnsi" w:cstheme="minorHAnsi" w:hAnsiTheme="minorHAnsi"/>
        </w:rPr>
      </w:pPr>
      <w:bookmarkStart w:id="29" w:name="_Toc134698149"/>
      <w:r>
        <w:rPr>
          <w:rFonts w:asciiTheme="minorHAnsi" w:cstheme="minorHAnsi" w:hAnsiTheme="minorHAnsi"/>
        </w:rPr>
        <w:t xml:space="preserve">4 </w:t>
      </w:r>
      <w:r w:rsidR="005C3CA2">
        <w:rPr>
          <w:rFonts w:asciiTheme="minorHAnsi" w:cstheme="minorHAnsi" w:hAnsiTheme="minorHAnsi"/>
        </w:rPr>
        <w:t>– 4</w:t>
      </w:r>
      <w:r w:rsidR="001E7F46" w:rsidRPr="001E7F46">
        <w:rPr>
          <w:rFonts w:asciiTheme="minorHAnsi" w:cstheme="minorHAnsi" w:hAnsiTheme="minorHAnsi"/>
        </w:rPr>
        <w:t xml:space="preserve"> – </w:t>
      </w:r>
      <w:r w:rsidR="001E7F46">
        <w:rPr>
          <w:rFonts w:asciiTheme="minorHAnsi" w:cstheme="minorHAnsi" w:hAnsiTheme="minorHAnsi"/>
        </w:rPr>
        <w:t>2</w:t>
      </w:r>
      <w:r w:rsidR="001E7F46" w:rsidRPr="001E7F46">
        <w:rPr>
          <w:rFonts w:asciiTheme="minorHAnsi" w:cstheme="minorHAnsi" w:hAnsiTheme="minorHAnsi"/>
        </w:rPr>
        <w:t xml:space="preserve"> – </w:t>
      </w:r>
      <w:r w:rsidR="0062215C" w:rsidRPr="001E7F46">
        <w:rPr>
          <w:rFonts w:asciiTheme="minorHAnsi" w:cstheme="minorHAnsi" w:hAnsiTheme="minorHAnsi"/>
        </w:rPr>
        <w:t>Congés trimestriels pour les nouveaux salariés du pôle éducation</w:t>
      </w:r>
      <w:bookmarkEnd w:id="29"/>
      <w:r w:rsidR="0062215C" w:rsidRPr="00BD5688">
        <w:rPr>
          <w:rFonts w:asciiTheme="minorHAnsi" w:cstheme="minorHAnsi" w:hAnsiTheme="minorHAnsi"/>
        </w:rPr>
        <w:t> </w:t>
      </w:r>
    </w:p>
    <w:p w14:paraId="52FC52A1" w14:textId="77777777" w:rsidP="0062215C" w:rsidR="0062215C" w:rsidRDefault="0062215C" w:rsidRPr="00502F4B">
      <w:pPr>
        <w:spacing w:after="0"/>
        <w:jc w:val="both"/>
        <w:rPr>
          <w:rFonts w:cstheme="minorHAnsi"/>
        </w:rPr>
      </w:pPr>
    </w:p>
    <w:p w14:paraId="34FADCC1" w14:textId="423D1A5D" w:rsidP="0062215C" w:rsidR="0062215C" w:rsidRDefault="0062215C" w:rsidRPr="000D5C1E">
      <w:pPr>
        <w:spacing w:after="0"/>
        <w:jc w:val="both"/>
        <w:rPr>
          <w:rFonts w:cstheme="minorHAnsi"/>
          <w:color w:val="FF0000"/>
        </w:rPr>
      </w:pPr>
      <w:r w:rsidRPr="00502F4B">
        <w:rPr>
          <w:rFonts w:cstheme="minorHAnsi"/>
        </w:rPr>
        <w:t xml:space="preserve">Pour les nouveaux salariés du pôle éducation, qui arriveraient après les vacances scolaires de printemps, et compte tenu des contraintes </w:t>
      </w:r>
      <w:r w:rsidR="00D10793">
        <w:rPr>
          <w:rFonts w:cstheme="minorHAnsi"/>
        </w:rPr>
        <w:t>des établissements et services pour enfants</w:t>
      </w:r>
      <w:r w:rsidRPr="00502F4B">
        <w:rPr>
          <w:rFonts w:cstheme="minorHAnsi"/>
        </w:rPr>
        <w:t xml:space="preserve">, liées aux fermetures durant les </w:t>
      </w:r>
      <w:r w:rsidRPr="001E7F46">
        <w:rPr>
          <w:rFonts w:cstheme="minorHAnsi"/>
        </w:rPr>
        <w:t>périodes scolaires, et par dérogation à la règle conventionnelle, les congés trimestriels du deuxième trimestre seraient reportés sur le 3</w:t>
      </w:r>
      <w:r w:rsidRPr="001E7F46">
        <w:rPr>
          <w:rFonts w:cstheme="minorHAnsi"/>
          <w:vertAlign w:val="superscript"/>
        </w:rPr>
        <w:t>ème</w:t>
      </w:r>
      <w:r w:rsidRPr="001E7F46">
        <w:rPr>
          <w:rFonts w:cstheme="minorHAnsi"/>
        </w:rPr>
        <w:t xml:space="preserve"> trimestre, leur permettant de limiter les congés sans sold</w:t>
      </w:r>
      <w:r w:rsidR="000D5C1E">
        <w:rPr>
          <w:rFonts w:cstheme="minorHAnsi"/>
        </w:rPr>
        <w:t>e durant la fermeture</w:t>
      </w:r>
      <w:r w:rsidR="004D55D0">
        <w:rPr>
          <w:rFonts w:cstheme="minorHAnsi"/>
        </w:rPr>
        <w:t xml:space="preserve"> estivale.</w:t>
      </w:r>
    </w:p>
    <w:p w14:paraId="16F3B208" w14:textId="77777777" w:rsidP="0062215C" w:rsidR="0062215C" w:rsidRDefault="0062215C" w:rsidRPr="00502F4B">
      <w:pPr>
        <w:spacing w:after="0"/>
        <w:jc w:val="both"/>
        <w:rPr>
          <w:rFonts w:cstheme="minorHAnsi"/>
        </w:rPr>
      </w:pPr>
    </w:p>
    <w:p w14:paraId="1E018F2F" w14:textId="77777777" w:rsidP="00BD5688" w:rsidR="0062215C" w:rsidRDefault="00BD5688" w:rsidRPr="001E7F46">
      <w:pPr>
        <w:pStyle w:val="Titre3"/>
        <w:ind w:firstLine="708" w:left="708"/>
        <w:rPr>
          <w:rFonts w:asciiTheme="minorHAnsi" w:cstheme="minorHAnsi" w:hAnsiTheme="minorHAnsi"/>
        </w:rPr>
      </w:pPr>
      <w:bookmarkStart w:id="30" w:name="_Toc134698150"/>
      <w:r>
        <w:rPr>
          <w:rFonts w:asciiTheme="minorHAnsi" w:cstheme="minorHAnsi" w:hAnsiTheme="minorHAnsi"/>
        </w:rPr>
        <w:t xml:space="preserve">4 </w:t>
      </w:r>
      <w:r w:rsidR="005C3CA2">
        <w:rPr>
          <w:rFonts w:asciiTheme="minorHAnsi" w:cstheme="minorHAnsi" w:hAnsiTheme="minorHAnsi"/>
        </w:rPr>
        <w:t>– 4</w:t>
      </w:r>
      <w:r w:rsidR="001E7F46" w:rsidRPr="001E7F46">
        <w:rPr>
          <w:rFonts w:asciiTheme="minorHAnsi" w:cstheme="minorHAnsi" w:hAnsiTheme="minorHAnsi"/>
        </w:rPr>
        <w:t xml:space="preserve"> – </w:t>
      </w:r>
      <w:r w:rsidR="001E7F46">
        <w:rPr>
          <w:rFonts w:asciiTheme="minorHAnsi" w:cstheme="minorHAnsi" w:hAnsiTheme="minorHAnsi"/>
        </w:rPr>
        <w:t>3</w:t>
      </w:r>
      <w:r w:rsidR="001E7F46" w:rsidRPr="001E7F46">
        <w:rPr>
          <w:rFonts w:asciiTheme="minorHAnsi" w:cstheme="minorHAnsi" w:hAnsiTheme="minorHAnsi"/>
        </w:rPr>
        <w:t xml:space="preserve"> – </w:t>
      </w:r>
      <w:r w:rsidR="0062215C" w:rsidRPr="001E7F46">
        <w:rPr>
          <w:rFonts w:asciiTheme="minorHAnsi" w:cstheme="minorHAnsi" w:hAnsiTheme="minorHAnsi"/>
        </w:rPr>
        <w:t>Fermeture du pôle éducation pour les nouveaux salariés</w:t>
      </w:r>
      <w:bookmarkEnd w:id="30"/>
    </w:p>
    <w:p w14:paraId="3CDED358" w14:textId="77777777" w:rsidP="0062215C" w:rsidR="0062215C" w:rsidRDefault="0062215C" w:rsidRPr="00502F4B">
      <w:pPr>
        <w:spacing w:after="0"/>
        <w:jc w:val="both"/>
        <w:rPr>
          <w:rFonts w:cstheme="minorHAnsi"/>
        </w:rPr>
      </w:pPr>
    </w:p>
    <w:p w14:paraId="4B5EA591" w14:textId="474078C4" w:rsidP="001E7F46" w:rsidR="001E7F46" w:rsidRDefault="0062215C" w:rsidRPr="00502F4B">
      <w:pPr>
        <w:spacing w:after="0"/>
        <w:jc w:val="both"/>
        <w:rPr>
          <w:rFonts w:cstheme="minorHAnsi"/>
        </w:rPr>
      </w:pPr>
      <w:r w:rsidRPr="001E7F46">
        <w:rPr>
          <w:rFonts w:cstheme="minorHAnsi"/>
        </w:rPr>
        <w:t>Pour les nouveaux salariés, n’ayant pas le nombre de jours de congés nécessaires pour couvrir la fermeture du pôle éducation, il est possible, s’ils sont d’accord, de les transférer, en remplacement d’un salarié d’un autre pôle ou assureront les remplacements sur les levées, les soirées et sur les</w:t>
      </w:r>
      <w:r w:rsidR="001E7F46" w:rsidRPr="001E7F46">
        <w:rPr>
          <w:rFonts w:cstheme="minorHAnsi"/>
        </w:rPr>
        <w:t xml:space="preserve"> journées exceptionnelles ou tout autre complément d’heures permettant de réduire le recours aux </w:t>
      </w:r>
      <w:r w:rsidR="001E7F46" w:rsidRPr="001E7F46">
        <w:rPr>
          <w:rFonts w:cstheme="minorHAnsi"/>
        </w:rPr>
        <w:lastRenderedPageBreak/>
        <w:t xml:space="preserve">remplacements. Les </w:t>
      </w:r>
      <w:r w:rsidR="001E7F46">
        <w:rPr>
          <w:rFonts w:cstheme="minorHAnsi"/>
        </w:rPr>
        <w:t xml:space="preserve">cadres </w:t>
      </w:r>
      <w:r w:rsidR="001E7F46" w:rsidRPr="001E7F46">
        <w:rPr>
          <w:rFonts w:cstheme="minorHAnsi"/>
        </w:rPr>
        <w:t>en feront la proposition aux dits salariés, après s’être renseignés sur la faisabilité de ces remplacements.</w:t>
      </w:r>
      <w:r w:rsidR="000D5C1E" w:rsidRPr="000D5C1E">
        <w:rPr>
          <w:rFonts w:cstheme="minorHAnsi"/>
          <w:color w:val="FF0000"/>
        </w:rPr>
        <w:t xml:space="preserve"> </w:t>
      </w:r>
    </w:p>
    <w:p w14:paraId="09029A46" w14:textId="77777777" w:rsidP="005F5E64" w:rsidR="005C26B9" w:rsidRDefault="005C26B9" w:rsidRPr="00996B95">
      <w:pPr>
        <w:pStyle w:val="Titre1"/>
        <w:rPr>
          <w:rFonts w:asciiTheme="minorHAnsi" w:hAnsiTheme="minorHAnsi"/>
        </w:rPr>
      </w:pPr>
      <w:bookmarkStart w:id="31" w:name="_Toc134698151"/>
      <w:r w:rsidRPr="00996B95">
        <w:rPr>
          <w:rFonts w:asciiTheme="minorHAnsi" w:hAnsiTheme="minorHAnsi"/>
        </w:rPr>
        <w:t xml:space="preserve">Article </w:t>
      </w:r>
      <w:r w:rsidR="00983A3D">
        <w:rPr>
          <w:rFonts w:asciiTheme="minorHAnsi" w:hAnsiTheme="minorHAnsi"/>
        </w:rPr>
        <w:t>5</w:t>
      </w:r>
      <w:r w:rsidRPr="00996B95">
        <w:rPr>
          <w:rFonts w:asciiTheme="minorHAnsi" w:hAnsiTheme="minorHAnsi"/>
        </w:rPr>
        <w:t xml:space="preserve"> – SALARIES A TEMPS PARTIEL</w:t>
      </w:r>
      <w:bookmarkEnd w:id="31"/>
    </w:p>
    <w:p w14:paraId="43E526CD" w14:textId="77777777" w:rsidP="00501605" w:rsidR="00276D2A" w:rsidRDefault="00276D2A" w:rsidRPr="00996B95">
      <w:pPr>
        <w:spacing w:after="0" w:line="240" w:lineRule="auto"/>
        <w:jc w:val="both"/>
      </w:pPr>
    </w:p>
    <w:p w14:paraId="490E693A" w14:textId="77777777" w:rsidP="00501605" w:rsidR="00276D2A" w:rsidRDefault="00276D2A" w:rsidRPr="0062215C">
      <w:pPr>
        <w:pStyle w:val="Paragraphedeliste"/>
        <w:numPr>
          <w:ilvl w:val="2"/>
          <w:numId w:val="7"/>
        </w:numPr>
        <w:spacing w:after="0" w:line="240" w:lineRule="auto"/>
        <w:jc w:val="both"/>
      </w:pPr>
      <w:r w:rsidRPr="0062215C">
        <w:t>Le salarié à temps partiel subi verra ses horaires de travail protégés pour lui donner la possibilité d’avoir un second emploi</w:t>
      </w:r>
    </w:p>
    <w:p w14:paraId="48E7BF58" w14:textId="77777777" w:rsidP="00501605" w:rsidR="00276D2A" w:rsidRDefault="00276D2A" w:rsidRPr="0062215C">
      <w:pPr>
        <w:pStyle w:val="Paragraphedeliste"/>
        <w:numPr>
          <w:ilvl w:val="2"/>
          <w:numId w:val="7"/>
        </w:numPr>
        <w:spacing w:after="0" w:line="240" w:lineRule="auto"/>
        <w:jc w:val="both"/>
      </w:pPr>
      <w:r w:rsidRPr="0062215C">
        <w:t>Afin d’avoir une autre activité, le salarié à temps partiel choisi se verra garantir des horaires adaptés</w:t>
      </w:r>
    </w:p>
    <w:p w14:paraId="7DA474AC" w14:textId="77777777" w:rsidP="00501605" w:rsidR="005C26B9" w:rsidRDefault="005C26B9" w:rsidRPr="00996B95">
      <w:pPr>
        <w:spacing w:after="0" w:line="240" w:lineRule="auto"/>
        <w:jc w:val="both"/>
      </w:pPr>
    </w:p>
    <w:p w14:paraId="291CE54B" w14:textId="77777777" w:rsidP="00501605" w:rsidR="008D22B9" w:rsidRDefault="008D22B9" w:rsidRPr="00996B95">
      <w:pPr>
        <w:spacing w:after="0" w:line="240" w:lineRule="auto"/>
        <w:ind w:firstLine="589"/>
        <w:jc w:val="both"/>
      </w:pPr>
      <w:r w:rsidRPr="00996B95">
        <w:t>La répartition de la durée de travail des salariés à temps partiel de l’association peut prendre les formes suivantes :</w:t>
      </w:r>
    </w:p>
    <w:p w14:paraId="54953CFF" w14:textId="365E11DA" w:rsidP="00501605" w:rsidR="008D22B9" w:rsidRDefault="008D22B9" w:rsidRPr="00F70E1D">
      <w:pPr>
        <w:pStyle w:val="Paragraphedeliste"/>
        <w:numPr>
          <w:ilvl w:val="2"/>
          <w:numId w:val="7"/>
        </w:numPr>
        <w:spacing w:after="0" w:line="240" w:lineRule="auto"/>
        <w:jc w:val="both"/>
        <w:rPr>
          <w:color w:val="FF0000"/>
        </w:rPr>
      </w:pPr>
      <w:r w:rsidRPr="00996B95">
        <w:t>Répartition entre les jours de la semaine</w:t>
      </w:r>
      <w:r w:rsidR="001F1DC5" w:rsidRPr="00996B95">
        <w:t xml:space="preserve"> pour les salariés en contrat à durée déterminée de moins de </w:t>
      </w:r>
      <w:r w:rsidR="008809A3" w:rsidRPr="00996B95">
        <w:t xml:space="preserve">3 </w:t>
      </w:r>
      <w:r w:rsidR="00F70E1D">
        <w:t xml:space="preserve">mois, </w:t>
      </w:r>
    </w:p>
    <w:p w14:paraId="7C51D8CD" w14:textId="2574A0F2" w:rsidP="00501605" w:rsidR="008D22B9" w:rsidRDefault="008D22B9" w:rsidRPr="00F37E1E">
      <w:pPr>
        <w:pStyle w:val="Paragraphedeliste"/>
        <w:numPr>
          <w:ilvl w:val="2"/>
          <w:numId w:val="7"/>
        </w:numPr>
        <w:spacing w:after="0" w:line="240" w:lineRule="auto"/>
        <w:jc w:val="both"/>
        <w:rPr>
          <w:color w:val="00B050"/>
        </w:rPr>
      </w:pPr>
      <w:r w:rsidRPr="00996B95">
        <w:t>Répartition annuelle</w:t>
      </w:r>
      <w:r w:rsidR="003B0D42">
        <w:t xml:space="preserve"> </w:t>
      </w:r>
      <w:r w:rsidR="003B0D42" w:rsidRPr="00F37E1E">
        <w:t>pour les contrats à durée indéterminée et pour les contrats à durée déterminée dont la durée initiale est supérieure à 3 mois.</w:t>
      </w:r>
    </w:p>
    <w:p w14:paraId="5C87E3C9" w14:textId="77777777" w:rsidP="00501605" w:rsidR="003B0D42" w:rsidRDefault="003B0D42" w:rsidRPr="00F37E1E">
      <w:pPr>
        <w:spacing w:after="0" w:line="240" w:lineRule="auto"/>
        <w:jc w:val="both"/>
      </w:pPr>
    </w:p>
    <w:p w14:paraId="6AF72C54" w14:textId="482CD894" w:rsidP="00501605" w:rsidR="008809A3" w:rsidRDefault="003B0D42">
      <w:pPr>
        <w:spacing w:after="0" w:line="240" w:lineRule="auto"/>
        <w:jc w:val="both"/>
      </w:pPr>
      <w:r w:rsidRPr="00F37E1E">
        <w:t xml:space="preserve">Quel que soit le mode d’aménagement de temps de travail, la durée de travail d’un salarié à temps partiel ne doit jamais </w:t>
      </w:r>
      <w:r w:rsidR="008809A3" w:rsidRPr="00F37E1E">
        <w:t>atteindre 35 heures hebdomadaires.</w:t>
      </w:r>
      <w:r w:rsidR="008809A3" w:rsidRPr="00996B95">
        <w:t xml:space="preserve"> </w:t>
      </w:r>
    </w:p>
    <w:p w14:paraId="69444CD3" w14:textId="77777777" w:rsidP="00501605" w:rsidR="003B0D42" w:rsidRDefault="003B0D42">
      <w:pPr>
        <w:spacing w:after="0" w:line="240" w:lineRule="auto"/>
        <w:jc w:val="both"/>
        <w:rPr>
          <w:color w:val="FF0000"/>
        </w:rPr>
      </w:pPr>
    </w:p>
    <w:p w14:paraId="07BACA68" w14:textId="77777777" w:rsidP="005F5E64" w:rsidR="005C26B9" w:rsidRDefault="005C26B9" w:rsidRPr="00996B95">
      <w:pPr>
        <w:pStyle w:val="Titre2"/>
        <w:rPr>
          <w:rFonts w:asciiTheme="minorHAnsi" w:hAnsiTheme="minorHAnsi"/>
        </w:rPr>
      </w:pPr>
      <w:r w:rsidRPr="00996B95">
        <w:rPr>
          <w:rFonts w:asciiTheme="minorHAnsi" w:hAnsiTheme="minorHAnsi"/>
        </w:rPr>
        <w:tab/>
      </w:r>
      <w:bookmarkStart w:id="32" w:name="_Toc134698152"/>
      <w:r w:rsidR="00983A3D">
        <w:rPr>
          <w:rFonts w:asciiTheme="minorHAnsi" w:hAnsiTheme="minorHAnsi"/>
        </w:rPr>
        <w:t>5</w:t>
      </w:r>
      <w:r w:rsidRPr="00996B95">
        <w:rPr>
          <w:rFonts w:asciiTheme="minorHAnsi" w:hAnsiTheme="minorHAnsi"/>
        </w:rPr>
        <w:t xml:space="preserve"> – 1 – Organisation annuelle du temps de travail</w:t>
      </w:r>
      <w:bookmarkEnd w:id="32"/>
    </w:p>
    <w:p w14:paraId="23F3ADE2" w14:textId="77777777" w:rsidP="00501605" w:rsidR="00117EE8" w:rsidRDefault="00117EE8" w:rsidRPr="00996B95">
      <w:pPr>
        <w:spacing w:after="0" w:line="240" w:lineRule="auto"/>
        <w:jc w:val="both"/>
      </w:pPr>
    </w:p>
    <w:p w14:paraId="5662701F" w14:textId="77777777" w:rsidP="00501605" w:rsidR="0088243C" w:rsidRDefault="0088243C" w:rsidRPr="00996B95">
      <w:pPr>
        <w:spacing w:after="0" w:line="240" w:lineRule="auto"/>
        <w:jc w:val="both"/>
      </w:pPr>
      <w:r w:rsidRPr="00996B95">
        <w:t>Cette organisation s’inscrit dans le cadre de l’article L.</w:t>
      </w:r>
      <w:r w:rsidR="00EE720E" w:rsidRPr="00996B95">
        <w:t>3121-44</w:t>
      </w:r>
      <w:r w:rsidRPr="00996B95">
        <w:t xml:space="preserve"> du Code du travail.</w:t>
      </w:r>
    </w:p>
    <w:p w14:paraId="197437DF" w14:textId="77777777" w:rsidP="00501605" w:rsidR="0088243C" w:rsidRDefault="0088243C" w:rsidRPr="00996B95">
      <w:pPr>
        <w:spacing w:after="0" w:line="240" w:lineRule="auto"/>
        <w:jc w:val="both"/>
      </w:pPr>
      <w:r w:rsidRPr="00996B95">
        <w:t>Compte tenu de l’impossibilité de définir une durée hebdomadaire ou mensuelle fixe du temps de travail eu égard à la nature de l’activité et des imprévus qui la caractérise, les parties ont décidé de définir un cadre annuel du temps de travail pour les salariés concernés.</w:t>
      </w:r>
    </w:p>
    <w:p w14:paraId="1A901AFD" w14:textId="77777777" w:rsidP="00501605" w:rsidR="0088243C" w:rsidRDefault="0088243C" w:rsidRPr="00996B95">
      <w:pPr>
        <w:spacing w:after="0" w:line="240" w:lineRule="auto"/>
        <w:jc w:val="both"/>
      </w:pPr>
      <w:r w:rsidRPr="00996B95">
        <w:t>La période de référence s’entend du 1</w:t>
      </w:r>
      <w:r w:rsidRPr="00996B95">
        <w:rPr>
          <w:vertAlign w:val="superscript"/>
        </w:rPr>
        <w:t>er</w:t>
      </w:r>
      <w:r w:rsidRPr="00996B95">
        <w:t xml:space="preserve"> juin </w:t>
      </w:r>
      <w:r w:rsidR="00462313" w:rsidRPr="00996B95">
        <w:t>N</w:t>
      </w:r>
      <w:r w:rsidRPr="00996B95">
        <w:t xml:space="preserve"> au 31 mai </w:t>
      </w:r>
      <w:r w:rsidR="00462313" w:rsidRPr="00996B95">
        <w:t>N</w:t>
      </w:r>
      <w:r w:rsidRPr="00996B95">
        <w:t>+1.</w:t>
      </w:r>
    </w:p>
    <w:p w14:paraId="25681F7F" w14:textId="77777777" w:rsidP="00501605" w:rsidR="0088243C" w:rsidRDefault="0088243C" w:rsidRPr="00996B95">
      <w:pPr>
        <w:spacing w:after="0" w:line="240" w:lineRule="auto"/>
        <w:jc w:val="both"/>
      </w:pPr>
    </w:p>
    <w:p w14:paraId="268D1ED5" w14:textId="77777777" w:rsidP="001F5259" w:rsidR="0088243C" w:rsidRDefault="00983A3D" w:rsidRPr="00996B95">
      <w:pPr>
        <w:pStyle w:val="Titre2"/>
        <w:ind w:firstLine="708"/>
        <w:rPr>
          <w:rFonts w:asciiTheme="minorHAnsi" w:hAnsiTheme="minorHAnsi"/>
        </w:rPr>
      </w:pPr>
      <w:bookmarkStart w:id="33" w:name="_Toc134698153"/>
      <w:r>
        <w:rPr>
          <w:rFonts w:asciiTheme="minorHAnsi" w:hAnsiTheme="minorHAnsi"/>
        </w:rPr>
        <w:t>5</w:t>
      </w:r>
      <w:r w:rsidR="001F5259" w:rsidRPr="00996B95">
        <w:rPr>
          <w:rFonts w:asciiTheme="minorHAnsi" w:hAnsiTheme="minorHAnsi"/>
        </w:rPr>
        <w:t xml:space="preserve"> – 2 –</w:t>
      </w:r>
      <w:r w:rsidR="005C26B9" w:rsidRPr="00996B95">
        <w:rPr>
          <w:rFonts w:asciiTheme="minorHAnsi" w:hAnsiTheme="minorHAnsi"/>
        </w:rPr>
        <w:t>Variation de la durée hebdomadaire de travail :</w:t>
      </w:r>
      <w:bookmarkEnd w:id="33"/>
    </w:p>
    <w:p w14:paraId="0EE4A71A" w14:textId="77777777" w:rsidP="00501605" w:rsidR="00CC629D" w:rsidRDefault="00CC629D" w:rsidRPr="00996B95">
      <w:pPr>
        <w:spacing w:after="0" w:line="240" w:lineRule="auto"/>
        <w:jc w:val="both"/>
      </w:pPr>
    </w:p>
    <w:p w14:paraId="74EB3C20" w14:textId="77777777" w:rsidP="00501605" w:rsidR="0088243C" w:rsidRDefault="0088243C" w:rsidRPr="00996B95">
      <w:pPr>
        <w:spacing w:after="0" w:line="240" w:lineRule="auto"/>
        <w:jc w:val="both"/>
      </w:pPr>
      <w:r w:rsidRPr="00996B95">
        <w:t xml:space="preserve">Pour tenir compte des fluctuations d’activité, l’horaire de travail hebdomadaire pourra varier </w:t>
      </w:r>
      <w:r w:rsidR="00462313" w:rsidRPr="00996B95">
        <w:t>sur</w:t>
      </w:r>
      <w:r w:rsidR="00A428F6" w:rsidRPr="00996B95">
        <w:t xml:space="preserve"> le roulement prévu au planning sans déclencher d’heures complémentaires, l’horaire sera estimé en moyenne sur le roulement, chaque semaine ne pouvant pas atteindre 35 heures. La limite haute de la variation est de 34.50 heures.</w:t>
      </w:r>
    </w:p>
    <w:p w14:paraId="7F6E93DA" w14:textId="77777777" w:rsidP="00501605" w:rsidR="0088243C" w:rsidRDefault="0088243C" w:rsidRPr="00996B95">
      <w:pPr>
        <w:spacing w:after="0" w:line="240" w:lineRule="auto"/>
        <w:jc w:val="both"/>
      </w:pPr>
    </w:p>
    <w:p w14:paraId="502B18B1" w14:textId="21BEDCFB" w:rsidP="001F5259" w:rsidR="00895C2D" w:rsidRDefault="00983A3D" w:rsidRPr="00996B95">
      <w:pPr>
        <w:pStyle w:val="Titre2"/>
        <w:ind w:firstLine="708"/>
        <w:rPr>
          <w:rFonts w:asciiTheme="minorHAnsi" w:hAnsiTheme="minorHAnsi"/>
        </w:rPr>
      </w:pPr>
      <w:bookmarkStart w:id="34" w:name="_Toc134698154"/>
      <w:r>
        <w:rPr>
          <w:rFonts w:asciiTheme="minorHAnsi" w:hAnsiTheme="minorHAnsi"/>
        </w:rPr>
        <w:t>5</w:t>
      </w:r>
      <w:r w:rsidR="001F5259" w:rsidRPr="00996B95">
        <w:rPr>
          <w:rFonts w:asciiTheme="minorHAnsi" w:hAnsiTheme="minorHAnsi"/>
        </w:rPr>
        <w:t xml:space="preserve"> – 3 –</w:t>
      </w:r>
      <w:r w:rsidR="005C26B9" w:rsidRPr="00996B95">
        <w:rPr>
          <w:rFonts w:asciiTheme="minorHAnsi" w:hAnsiTheme="minorHAnsi"/>
        </w:rPr>
        <w:t>Contrat de travail :</w:t>
      </w:r>
      <w:bookmarkEnd w:id="34"/>
      <w:r w:rsidR="005C26B9" w:rsidRPr="00996B95">
        <w:rPr>
          <w:rFonts w:asciiTheme="minorHAnsi" w:hAnsiTheme="minorHAnsi"/>
        </w:rPr>
        <w:t xml:space="preserve"> </w:t>
      </w:r>
    </w:p>
    <w:p w14:paraId="205F19F1" w14:textId="77777777" w:rsidP="005F5E64" w:rsidR="00CC629D" w:rsidRDefault="00CC629D" w:rsidRPr="00996B95">
      <w:pPr>
        <w:spacing w:after="0" w:line="240" w:lineRule="auto"/>
        <w:jc w:val="both"/>
      </w:pPr>
    </w:p>
    <w:p w14:paraId="7B72EBA5" w14:textId="77777777" w:rsidP="00501605" w:rsidR="00895C2D" w:rsidRDefault="00895C2D" w:rsidRPr="00996B95">
      <w:pPr>
        <w:spacing w:after="0" w:line="240" w:lineRule="auto"/>
        <w:jc w:val="both"/>
      </w:pPr>
      <w:r w:rsidRPr="00996B95">
        <w:t>Il sera établi pour chaque salarié concerné un contrat de travail qui comporte au minimum les mentions suivantes :</w:t>
      </w:r>
    </w:p>
    <w:p w14:paraId="02C70285" w14:textId="77777777" w:rsidP="001E7F46" w:rsidR="00895C2D" w:rsidRDefault="00895C2D" w:rsidRPr="00996B95">
      <w:pPr>
        <w:pStyle w:val="Paragraphedeliste"/>
        <w:numPr>
          <w:ilvl w:val="1"/>
          <w:numId w:val="34"/>
        </w:numPr>
        <w:spacing w:after="0" w:line="240" w:lineRule="auto"/>
        <w:ind w:left="567"/>
        <w:jc w:val="both"/>
      </w:pPr>
      <w:r w:rsidRPr="00996B95">
        <w:t>La qualification,</w:t>
      </w:r>
    </w:p>
    <w:p w14:paraId="27B8593F" w14:textId="77777777" w:rsidP="001E7F46" w:rsidR="00895C2D" w:rsidRDefault="00895C2D" w:rsidRPr="00996B95">
      <w:pPr>
        <w:pStyle w:val="Paragraphedeliste"/>
        <w:numPr>
          <w:ilvl w:val="1"/>
          <w:numId w:val="34"/>
        </w:numPr>
        <w:spacing w:after="0" w:line="240" w:lineRule="auto"/>
        <w:ind w:left="567"/>
        <w:jc w:val="both"/>
      </w:pPr>
      <w:r w:rsidRPr="00996B95">
        <w:t>Les éléments de la rémunération,</w:t>
      </w:r>
    </w:p>
    <w:p w14:paraId="664490D1" w14:textId="77777777" w:rsidP="001E7F46" w:rsidR="00895C2D" w:rsidRDefault="00895C2D" w:rsidRPr="00996B95">
      <w:pPr>
        <w:pStyle w:val="Paragraphedeliste"/>
        <w:numPr>
          <w:ilvl w:val="1"/>
          <w:numId w:val="34"/>
        </w:numPr>
        <w:spacing w:after="0" w:line="240" w:lineRule="auto"/>
        <w:ind w:left="567"/>
        <w:jc w:val="both"/>
      </w:pPr>
      <w:r w:rsidRPr="00996B95">
        <w:t>La durée hebdomadaire moyenne,</w:t>
      </w:r>
    </w:p>
    <w:p w14:paraId="6F7484FA" w14:textId="77777777" w:rsidP="001E7F46" w:rsidR="00895C2D" w:rsidRDefault="00895C2D" w:rsidRPr="00996B95">
      <w:pPr>
        <w:pStyle w:val="Paragraphedeliste"/>
        <w:numPr>
          <w:ilvl w:val="1"/>
          <w:numId w:val="34"/>
        </w:numPr>
        <w:spacing w:after="0" w:line="240" w:lineRule="auto"/>
        <w:ind w:left="567"/>
        <w:jc w:val="both"/>
      </w:pPr>
      <w:r w:rsidRPr="00996B95">
        <w:t>Les limites dans lesquelles peuvent être accomplies des heures complémentaires,</w:t>
      </w:r>
    </w:p>
    <w:p w14:paraId="641E6FF7" w14:textId="77777777" w:rsidP="001E7F46" w:rsidR="00895C2D" w:rsidRDefault="00895C2D" w:rsidRPr="00996B95">
      <w:pPr>
        <w:pStyle w:val="Paragraphedeliste"/>
        <w:numPr>
          <w:ilvl w:val="1"/>
          <w:numId w:val="34"/>
        </w:numPr>
        <w:spacing w:after="0" w:line="240" w:lineRule="auto"/>
        <w:ind w:left="567"/>
        <w:jc w:val="both"/>
      </w:pPr>
      <w:r w:rsidRPr="00996B95">
        <w:lastRenderedPageBreak/>
        <w:t>La référence du présent accord.</w:t>
      </w:r>
    </w:p>
    <w:p w14:paraId="7EBA4E63" w14:textId="77777777" w:rsidP="00501605" w:rsidR="00895C2D" w:rsidRDefault="00895C2D" w:rsidRPr="00996B95">
      <w:pPr>
        <w:spacing w:after="0" w:line="240" w:lineRule="auto"/>
        <w:jc w:val="both"/>
      </w:pPr>
    </w:p>
    <w:p w14:paraId="4C5E2F3D" w14:textId="77777777" w:rsidP="00501605" w:rsidR="00895C2D" w:rsidRDefault="00895C2D" w:rsidRPr="00996B95">
      <w:pPr>
        <w:spacing w:after="0" w:line="240" w:lineRule="auto"/>
        <w:jc w:val="both"/>
      </w:pPr>
      <w:r w:rsidRPr="00996B95">
        <w:t>Pour les salariés déjà en fonction, un avenant sera établi qui comportera ces mentions.</w:t>
      </w:r>
    </w:p>
    <w:p w14:paraId="544719FD" w14:textId="77777777" w:rsidP="00501605" w:rsidR="001F1DC5" w:rsidRDefault="001F1DC5" w:rsidRPr="00996B95">
      <w:pPr>
        <w:spacing w:after="0" w:line="240" w:lineRule="auto"/>
        <w:jc w:val="both"/>
      </w:pPr>
    </w:p>
    <w:p w14:paraId="46BCEF27" w14:textId="77777777" w:rsidP="001F5259" w:rsidR="000D1814" w:rsidRDefault="00983A3D" w:rsidRPr="00996B95">
      <w:pPr>
        <w:pStyle w:val="Titre2"/>
        <w:ind w:firstLine="708"/>
        <w:rPr>
          <w:rFonts w:asciiTheme="minorHAnsi" w:hAnsiTheme="minorHAnsi"/>
        </w:rPr>
      </w:pPr>
      <w:bookmarkStart w:id="35" w:name="_Toc134698155"/>
      <w:r>
        <w:rPr>
          <w:rFonts w:asciiTheme="minorHAnsi" w:hAnsiTheme="minorHAnsi"/>
        </w:rPr>
        <w:t>5</w:t>
      </w:r>
      <w:r w:rsidR="001F5259" w:rsidRPr="00996B95">
        <w:rPr>
          <w:rFonts w:asciiTheme="minorHAnsi" w:hAnsiTheme="minorHAnsi"/>
        </w:rPr>
        <w:t xml:space="preserve"> – 4 –</w:t>
      </w:r>
      <w:r w:rsidR="005C26B9" w:rsidRPr="00996B95">
        <w:rPr>
          <w:rFonts w:asciiTheme="minorHAnsi" w:hAnsiTheme="minorHAnsi"/>
        </w:rPr>
        <w:t>Conditions et délais de prévenance des changements d’horaires :</w:t>
      </w:r>
      <w:bookmarkEnd w:id="35"/>
    </w:p>
    <w:p w14:paraId="592F88C1" w14:textId="77777777" w:rsidP="00501605" w:rsidR="00CC629D" w:rsidRDefault="00CC629D" w:rsidRPr="00996B95">
      <w:pPr>
        <w:spacing w:after="0" w:line="240" w:lineRule="auto"/>
        <w:ind w:left="1415"/>
        <w:jc w:val="both"/>
      </w:pPr>
    </w:p>
    <w:p w14:paraId="0F9E28EF" w14:textId="77777777" w:rsidP="00D10793" w:rsidR="00D10793" w:rsidRDefault="000D1814">
      <w:pPr>
        <w:spacing w:after="0" w:line="240" w:lineRule="auto"/>
        <w:jc w:val="both"/>
      </w:pPr>
      <w:r w:rsidRPr="00996B95">
        <w:t xml:space="preserve">Les plannings horaires des salariés à temps partiel seront communiqués par écrit, au moins 7 jours avant le début de chaque période référence (roulement de </w:t>
      </w:r>
      <w:r w:rsidR="00442013" w:rsidRPr="00996B95">
        <w:t>2</w:t>
      </w:r>
      <w:r w:rsidRPr="00996B95">
        <w:t xml:space="preserve"> à </w:t>
      </w:r>
      <w:r w:rsidR="00442013" w:rsidRPr="00996B95">
        <w:t>6</w:t>
      </w:r>
      <w:r w:rsidRPr="00996B95">
        <w:t xml:space="preserve"> semaines</w:t>
      </w:r>
      <w:r w:rsidR="00A14201" w:rsidRPr="00996B95">
        <w:t xml:space="preserve"> maximum pouvant aller jusqu’à 12 semaines exceptionnellement</w:t>
      </w:r>
      <w:r w:rsidRPr="00996B95">
        <w:t xml:space="preserve"> ou annuel).</w:t>
      </w:r>
      <w:r w:rsidR="00D10793" w:rsidRPr="00D10793">
        <w:t xml:space="preserve"> </w:t>
      </w:r>
    </w:p>
    <w:p w14:paraId="419523FA" w14:textId="77777777" w:rsidP="00501605" w:rsidR="000D1814" w:rsidRDefault="00D10793" w:rsidRPr="00996B95">
      <w:pPr>
        <w:spacing w:after="0" w:line="240" w:lineRule="auto"/>
        <w:jc w:val="both"/>
      </w:pPr>
      <w:r>
        <w:t>S’il y a un</w:t>
      </w:r>
      <w:r w:rsidRPr="00996B95">
        <w:t xml:space="preserve"> reliquat d’heures négatif sur l’année, le salarié bénéficiera d’un entretien spécifique avec le N+1 orga</w:t>
      </w:r>
      <w:r>
        <w:t>nisant le plan de récupération.</w:t>
      </w:r>
    </w:p>
    <w:p w14:paraId="11920EC8" w14:textId="77777777" w:rsidP="00501605" w:rsidR="00D10793" w:rsidRDefault="00D10793">
      <w:pPr>
        <w:spacing w:after="0" w:line="240" w:lineRule="auto"/>
        <w:jc w:val="both"/>
      </w:pPr>
    </w:p>
    <w:p w14:paraId="2B4DC3C8" w14:textId="77777777" w:rsidP="00501605" w:rsidR="000D1814" w:rsidRDefault="000D1814" w:rsidRPr="00996B95">
      <w:pPr>
        <w:spacing w:after="0" w:line="240" w:lineRule="auto"/>
        <w:jc w:val="both"/>
      </w:pPr>
      <w:r w:rsidRPr="00996B95">
        <w:t>La modification éventuelle du planning de travail, à la demande de la direction sera notifié</w:t>
      </w:r>
      <w:r w:rsidR="00377EFA" w:rsidRPr="00996B95">
        <w:t>e</w:t>
      </w:r>
      <w:r w:rsidRPr="00996B95">
        <w:t xml:space="preserve"> par écrit </w:t>
      </w:r>
      <w:r w:rsidR="00CC629D" w:rsidRPr="00996B95">
        <w:t xml:space="preserve">(fiche modification hebdomadaire du temps de travail) soumis à l’accord du salarié, </w:t>
      </w:r>
      <w:r w:rsidRPr="00996B95">
        <w:t>sous réserve du respect du délai de prévenance.</w:t>
      </w:r>
    </w:p>
    <w:p w14:paraId="615CA12D" w14:textId="77777777" w:rsidP="00501605" w:rsidR="000D1814" w:rsidRDefault="000D1814" w:rsidRPr="00996B95">
      <w:pPr>
        <w:spacing w:after="0" w:line="240" w:lineRule="auto"/>
        <w:jc w:val="both"/>
      </w:pPr>
      <w:r w:rsidRPr="00332E7E">
        <w:t>En cas de circonstances exceptionnelles, ce délai pour</w:t>
      </w:r>
      <w:r w:rsidR="002C307C" w:rsidRPr="00332E7E">
        <w:t>ra être réduit à 4</w:t>
      </w:r>
      <w:r w:rsidR="002F5533" w:rsidRPr="00332E7E">
        <w:t xml:space="preserve"> jours ouvrés.</w:t>
      </w:r>
    </w:p>
    <w:p w14:paraId="39A02D2A" w14:textId="77777777" w:rsidP="00501605" w:rsidR="000D1814" w:rsidRDefault="000D1814" w:rsidRPr="00996B95">
      <w:pPr>
        <w:spacing w:after="0" w:line="240" w:lineRule="auto"/>
        <w:jc w:val="both"/>
      </w:pPr>
    </w:p>
    <w:p w14:paraId="50F17AB9" w14:textId="77777777" w:rsidP="001F5259" w:rsidR="00277618" w:rsidRDefault="00983A3D" w:rsidRPr="00996B95">
      <w:pPr>
        <w:pStyle w:val="Titre2"/>
        <w:ind w:firstLine="708"/>
        <w:rPr>
          <w:rFonts w:asciiTheme="minorHAnsi" w:hAnsiTheme="minorHAnsi"/>
        </w:rPr>
      </w:pPr>
      <w:bookmarkStart w:id="36" w:name="_Toc134698156"/>
      <w:r>
        <w:rPr>
          <w:rFonts w:asciiTheme="minorHAnsi" w:hAnsiTheme="minorHAnsi"/>
        </w:rPr>
        <w:t>5</w:t>
      </w:r>
      <w:r w:rsidR="001F5259" w:rsidRPr="00996B95">
        <w:rPr>
          <w:rFonts w:asciiTheme="minorHAnsi" w:hAnsiTheme="minorHAnsi"/>
        </w:rPr>
        <w:t xml:space="preserve"> – 5 –</w:t>
      </w:r>
      <w:r w:rsidR="00CC629D" w:rsidRPr="00996B95">
        <w:rPr>
          <w:rFonts w:asciiTheme="minorHAnsi" w:hAnsiTheme="minorHAnsi"/>
        </w:rPr>
        <w:t>Lissage de la rémunération :</w:t>
      </w:r>
      <w:bookmarkEnd w:id="36"/>
    </w:p>
    <w:p w14:paraId="5AFDFC92" w14:textId="77777777" w:rsidP="00501605" w:rsidR="00CC629D" w:rsidRDefault="00CC629D" w:rsidRPr="00996B95">
      <w:pPr>
        <w:spacing w:after="0" w:line="240" w:lineRule="auto"/>
        <w:ind w:left="1415"/>
        <w:jc w:val="both"/>
      </w:pPr>
    </w:p>
    <w:p w14:paraId="5CCF666C" w14:textId="77777777" w:rsidP="00501605" w:rsidR="00277618" w:rsidRDefault="00277618" w:rsidRPr="00996B95">
      <w:pPr>
        <w:spacing w:after="0" w:line="240" w:lineRule="auto"/>
        <w:jc w:val="both"/>
      </w:pPr>
      <w:r w:rsidRPr="00996B95">
        <w:t>La rémunération des salariés à temps partiel dont l’horaire est établi dans un cadre annuel sera lissée et établie sur la base de l’horaire hebdomadaire moyen.</w:t>
      </w:r>
    </w:p>
    <w:p w14:paraId="1B9920F7" w14:textId="77777777" w:rsidP="00501605" w:rsidR="00277618" w:rsidRDefault="00277618" w:rsidRPr="00996B95">
      <w:pPr>
        <w:spacing w:after="0" w:line="240" w:lineRule="auto"/>
        <w:jc w:val="both"/>
      </w:pPr>
    </w:p>
    <w:p w14:paraId="5C927480" w14:textId="77777777" w:rsidP="001F5259" w:rsidR="00277618" w:rsidRDefault="00983A3D" w:rsidRPr="00996B95">
      <w:pPr>
        <w:pStyle w:val="Titre2"/>
        <w:ind w:firstLine="708"/>
        <w:rPr>
          <w:rFonts w:asciiTheme="minorHAnsi" w:hAnsiTheme="minorHAnsi"/>
        </w:rPr>
      </w:pPr>
      <w:bookmarkStart w:id="37" w:name="_Toc134698157"/>
      <w:r>
        <w:rPr>
          <w:rFonts w:asciiTheme="minorHAnsi" w:hAnsiTheme="minorHAnsi"/>
        </w:rPr>
        <w:t>5</w:t>
      </w:r>
      <w:r w:rsidR="001F5259" w:rsidRPr="00996B95">
        <w:rPr>
          <w:rFonts w:asciiTheme="minorHAnsi" w:hAnsiTheme="minorHAnsi"/>
        </w:rPr>
        <w:t xml:space="preserve"> – 6 –</w:t>
      </w:r>
      <w:r w:rsidR="005C26B9" w:rsidRPr="00996B95">
        <w:rPr>
          <w:rFonts w:asciiTheme="minorHAnsi" w:hAnsiTheme="minorHAnsi"/>
        </w:rPr>
        <w:t>Absences</w:t>
      </w:r>
      <w:r w:rsidR="00277618" w:rsidRPr="00996B95">
        <w:rPr>
          <w:rFonts w:asciiTheme="minorHAnsi" w:hAnsiTheme="minorHAnsi"/>
        </w:rPr>
        <w:t xml:space="preserve"> </w:t>
      </w:r>
      <w:r w:rsidR="005C26B9" w:rsidRPr="00996B95">
        <w:rPr>
          <w:rFonts w:asciiTheme="minorHAnsi" w:hAnsiTheme="minorHAnsi"/>
        </w:rPr>
        <w:t>:</w:t>
      </w:r>
      <w:bookmarkEnd w:id="37"/>
    </w:p>
    <w:p w14:paraId="4DE9AC2F" w14:textId="77777777" w:rsidP="005A5EE8" w:rsidR="00547634" w:rsidRDefault="00547634">
      <w:pPr>
        <w:spacing w:after="0" w:line="240" w:lineRule="auto"/>
        <w:jc w:val="both"/>
        <w:rPr>
          <w:color w:val="FF0000"/>
          <w:u w:val="single"/>
        </w:rPr>
      </w:pPr>
    </w:p>
    <w:p w14:paraId="4DAFA230" w14:textId="2C3A26A7" w:rsidP="005A5EE8" w:rsidR="005A5EE8" w:rsidRDefault="005A5EE8" w:rsidRPr="00F37E1E">
      <w:pPr>
        <w:spacing w:after="0" w:line="240" w:lineRule="auto"/>
        <w:jc w:val="both"/>
      </w:pPr>
      <w:r w:rsidRPr="00F37E1E">
        <w:rPr>
          <w:u w:val="single"/>
        </w:rPr>
        <w:t>En matière de rémunération</w:t>
      </w:r>
      <w:r w:rsidRPr="00F37E1E">
        <w:t xml:space="preserve"> : </w:t>
      </w:r>
    </w:p>
    <w:p w14:paraId="65EDEFC4" w14:textId="77777777" w:rsidP="005A5EE8" w:rsidR="005A5EE8" w:rsidRDefault="005A5EE8" w:rsidRPr="00F37E1E">
      <w:pPr>
        <w:spacing w:after="0" w:line="240" w:lineRule="auto"/>
        <w:jc w:val="both"/>
      </w:pPr>
    </w:p>
    <w:p w14:paraId="08AE1C21" w14:textId="40BCE6E6" w:rsidP="005A5EE8" w:rsidR="00EA062C" w:rsidRDefault="005A5EE8" w:rsidRPr="00F37E1E">
      <w:pPr>
        <w:spacing w:after="0" w:line="240" w:lineRule="auto"/>
        <w:ind w:left="708"/>
        <w:jc w:val="both"/>
      </w:pPr>
      <w:r w:rsidRPr="00F37E1E">
        <w:t xml:space="preserve">-  Les absences rémunérées de toute nature sont payées sur la base </w:t>
      </w:r>
      <w:r w:rsidR="00EA062C" w:rsidRPr="00F37E1E">
        <w:t xml:space="preserve">   </w:t>
      </w:r>
      <w:r w:rsidRPr="00F37E1E">
        <w:t>du salaire mensualisé</w:t>
      </w:r>
    </w:p>
    <w:p w14:paraId="7414145B" w14:textId="6729BEB5" w:rsidP="00EA062C" w:rsidR="005A5EE8" w:rsidRDefault="00EA062C" w:rsidRPr="00F37E1E">
      <w:pPr>
        <w:spacing w:after="0" w:line="240" w:lineRule="auto"/>
        <w:ind w:left="708"/>
        <w:jc w:val="both"/>
      </w:pPr>
      <w:r w:rsidRPr="00F37E1E">
        <w:t xml:space="preserve">-  </w:t>
      </w:r>
      <w:r w:rsidR="005A5EE8" w:rsidRPr="00F37E1E">
        <w:t>Les absences non rémunérées font l’objet d’une retenue sur la base du salaire mensualisé, et au réel des heures d’absence concernant l’absence liée à la grève.</w:t>
      </w:r>
    </w:p>
    <w:p w14:paraId="415DE550" w14:textId="5A739C2F" w:rsidP="005A5EE8" w:rsidR="005A5EE8" w:rsidRDefault="005A5EE8" w:rsidRPr="00F37E1E">
      <w:pPr>
        <w:spacing w:after="0" w:line="240" w:lineRule="auto"/>
        <w:ind w:left="708"/>
        <w:jc w:val="both"/>
      </w:pPr>
    </w:p>
    <w:p w14:paraId="203B9F74" w14:textId="542C1D17" w:rsidP="005A5EE8" w:rsidR="00EA062C" w:rsidRDefault="00EA062C" w:rsidRPr="00F37E1E">
      <w:pPr>
        <w:spacing w:after="0" w:line="240" w:lineRule="auto"/>
        <w:ind w:left="708"/>
        <w:jc w:val="both"/>
      </w:pPr>
    </w:p>
    <w:p w14:paraId="2324B632" w14:textId="0882585B" w:rsidP="005A5EE8" w:rsidR="005A5EE8" w:rsidRDefault="005A5EE8" w:rsidRPr="00F37E1E">
      <w:pPr>
        <w:spacing w:after="0" w:line="240" w:lineRule="auto"/>
        <w:jc w:val="both"/>
      </w:pPr>
      <w:r w:rsidRPr="00F37E1E">
        <w:rPr>
          <w:u w:val="single"/>
        </w:rPr>
        <w:t>En matière de gestion du temps</w:t>
      </w:r>
      <w:r w:rsidRPr="00F37E1E">
        <w:t xml:space="preserve"> : </w:t>
      </w:r>
    </w:p>
    <w:p w14:paraId="526E5C87" w14:textId="77777777" w:rsidP="005A5EE8" w:rsidR="005A5EE8" w:rsidRDefault="005A5EE8" w:rsidRPr="00F37E1E">
      <w:pPr>
        <w:spacing w:after="0" w:line="240" w:lineRule="auto"/>
        <w:ind w:firstLine="708"/>
        <w:jc w:val="both"/>
      </w:pPr>
    </w:p>
    <w:p w14:paraId="6EE08201" w14:textId="72E078E5" w:rsidP="005A5EE8" w:rsidR="005A5EE8" w:rsidRDefault="005A5EE8" w:rsidRPr="00F37E1E">
      <w:pPr>
        <w:spacing w:after="0" w:line="240" w:lineRule="auto"/>
        <w:ind w:firstLine="708"/>
        <w:jc w:val="both"/>
      </w:pPr>
      <w:r w:rsidRPr="00F37E1E">
        <w:t xml:space="preserve">Ces absences sont prises en compte, dans les suivis d’heures individuelles, sur la base des heures inscrites au planning au moment de l’absence. </w:t>
      </w:r>
    </w:p>
    <w:p w14:paraId="35E84DD6" w14:textId="77777777" w:rsidP="005A5EE8" w:rsidR="005A5EE8" w:rsidRDefault="005A5EE8" w:rsidRPr="00F37E1E">
      <w:pPr>
        <w:spacing w:after="0" w:line="240" w:lineRule="auto"/>
        <w:ind w:firstLine="708"/>
        <w:jc w:val="both"/>
      </w:pPr>
      <w:r w:rsidRPr="00F37E1E">
        <w:t>Cette règle concerne : les arrêts maladie, accident du travail, maladie professionnelle, accident de trajet, congé d’adoption, congés paternité, congés maternité, évènements familiaux, enfants malades, congé sans solde, ou toute autre absence diverse payée ou non payée (grève inclus).</w:t>
      </w:r>
    </w:p>
    <w:p w14:paraId="2BFECCC1" w14:textId="77777777" w:rsidP="005A5EE8" w:rsidR="005A5EE8" w:rsidRDefault="005A5EE8" w:rsidRPr="00F37E1E">
      <w:pPr>
        <w:spacing w:after="0" w:line="240" w:lineRule="auto"/>
        <w:ind w:firstLine="708"/>
        <w:jc w:val="both"/>
      </w:pPr>
      <w:r w:rsidRPr="00F37E1E">
        <w:t>Pour rappel,</w:t>
      </w:r>
    </w:p>
    <w:p w14:paraId="6901E2ED" w14:textId="77777777" w:rsidP="005A5EE8" w:rsidR="005A5EE8" w:rsidRDefault="005A5EE8" w:rsidRPr="00F37E1E">
      <w:pPr>
        <w:pStyle w:val="Paragraphedeliste"/>
        <w:numPr>
          <w:ilvl w:val="0"/>
          <w:numId w:val="38"/>
        </w:numPr>
        <w:spacing w:after="0" w:line="240" w:lineRule="auto"/>
        <w:jc w:val="both"/>
      </w:pPr>
      <w:r w:rsidRPr="00F37E1E">
        <w:t>Concernant les absences pour formation financée par l’Employeur (pendant le temps de travail), la durée prévue au programme de formation sera prise en compte.</w:t>
      </w:r>
    </w:p>
    <w:p w14:paraId="086B7DA3" w14:textId="77777777" w:rsidP="005A5EE8" w:rsidR="005A5EE8" w:rsidRDefault="005A5EE8" w:rsidRPr="00F37E1E">
      <w:pPr>
        <w:pStyle w:val="Paragraphedeliste"/>
        <w:numPr>
          <w:ilvl w:val="0"/>
          <w:numId w:val="38"/>
        </w:numPr>
        <w:spacing w:after="0" w:line="240" w:lineRule="auto"/>
        <w:jc w:val="both"/>
      </w:pPr>
      <w:r w:rsidRPr="00F37E1E">
        <w:t>Concernant les absences pour formation non financée par l’Employeur (hors temps de travail), le temps de formation ne rentrera pas en compte dans l’annualisation.</w:t>
      </w:r>
    </w:p>
    <w:p w14:paraId="1EBF7A08" w14:textId="77777777" w:rsidP="005A5EE8" w:rsidR="005A5EE8" w:rsidRDefault="005A5EE8" w:rsidRPr="00F37E1E">
      <w:pPr>
        <w:spacing w:after="0" w:line="240" w:lineRule="auto"/>
        <w:ind w:firstLine="708"/>
        <w:jc w:val="both"/>
      </w:pPr>
    </w:p>
    <w:p w14:paraId="1F11BAAB" w14:textId="38F0F943" w:rsidP="00216A6C" w:rsidR="00437D49" w:rsidRDefault="00437D49" w:rsidRPr="00F37E1E">
      <w:pPr>
        <w:spacing w:after="0" w:line="240" w:lineRule="auto"/>
        <w:jc w:val="both"/>
      </w:pPr>
      <w:r w:rsidRPr="00F37E1E">
        <w:t>Les absences sont calculées selon les mêmes règles que pour les temps complets.</w:t>
      </w:r>
    </w:p>
    <w:p w14:paraId="0F9746AD" w14:textId="16C84075" w:rsidP="00216A6C" w:rsidR="00EA062C" w:rsidRDefault="00EA062C">
      <w:pPr>
        <w:spacing w:after="0" w:line="240" w:lineRule="auto"/>
        <w:jc w:val="both"/>
      </w:pPr>
    </w:p>
    <w:p w14:paraId="1B5D7923" w14:textId="77777777" w:rsidP="00216A6C" w:rsidR="00F37E1E" w:rsidRDefault="00F37E1E">
      <w:pPr>
        <w:spacing w:after="0" w:line="240" w:lineRule="auto"/>
        <w:jc w:val="both"/>
      </w:pPr>
    </w:p>
    <w:p w14:paraId="68C4A29C" w14:textId="77777777" w:rsidP="00216A6C" w:rsidR="00437D49" w:rsidRDefault="00437D49" w:rsidRPr="00B22075">
      <w:pPr>
        <w:spacing w:after="0" w:line="240" w:lineRule="auto"/>
        <w:jc w:val="both"/>
        <w:rPr>
          <w:color w:themeColor="accent6" w:themeShade="BF" w:val="E36C0A"/>
        </w:rPr>
      </w:pPr>
    </w:p>
    <w:p w14:paraId="7E16AF70" w14:textId="0FA52319" w:rsidP="001F5259" w:rsidR="00277618" w:rsidRDefault="00983A3D" w:rsidRPr="00996B95">
      <w:pPr>
        <w:pStyle w:val="Titre2"/>
        <w:ind w:firstLine="708"/>
        <w:rPr>
          <w:rFonts w:asciiTheme="minorHAnsi" w:hAnsiTheme="minorHAnsi"/>
        </w:rPr>
      </w:pPr>
      <w:bookmarkStart w:id="38" w:name="_Toc134698158"/>
      <w:r>
        <w:rPr>
          <w:rFonts w:asciiTheme="minorHAnsi" w:hAnsiTheme="minorHAnsi"/>
        </w:rPr>
        <w:t>5</w:t>
      </w:r>
      <w:r w:rsidR="001F5259" w:rsidRPr="00996B95">
        <w:rPr>
          <w:rFonts w:asciiTheme="minorHAnsi" w:hAnsiTheme="minorHAnsi"/>
        </w:rPr>
        <w:t xml:space="preserve"> – 7 –</w:t>
      </w:r>
      <w:r w:rsidR="005C26B9" w:rsidRPr="00996B95">
        <w:rPr>
          <w:rFonts w:asciiTheme="minorHAnsi" w:hAnsiTheme="minorHAnsi"/>
        </w:rPr>
        <w:t>Heures complémentaires :</w:t>
      </w:r>
      <w:bookmarkEnd w:id="38"/>
      <w:r w:rsidR="00344844">
        <w:rPr>
          <w:rFonts w:asciiTheme="minorHAnsi" w:hAnsiTheme="minorHAnsi"/>
        </w:rPr>
        <w:t xml:space="preserve"> </w:t>
      </w:r>
    </w:p>
    <w:p w14:paraId="47554FFA" w14:textId="77777777" w:rsidP="00501605" w:rsidR="00CB7E9A" w:rsidRDefault="00CB7E9A" w:rsidRPr="00996B95">
      <w:pPr>
        <w:spacing w:after="0" w:line="240" w:lineRule="auto"/>
        <w:ind w:left="1415"/>
        <w:jc w:val="both"/>
      </w:pPr>
    </w:p>
    <w:p w14:paraId="2EEA0010" w14:textId="0A69AEC8" w:rsidP="00501605" w:rsidR="00277618" w:rsidRDefault="00277618" w:rsidRPr="00996B95">
      <w:pPr>
        <w:spacing w:after="0" w:line="240" w:lineRule="auto"/>
        <w:jc w:val="both"/>
      </w:pPr>
      <w:r w:rsidRPr="00996B95">
        <w:t>Les limites en termes d’heures complémentaires seront appréciées dans le cadre de la période annuelle : les heures complémentaires ne pourront avoir pour effet de porter la durée du travail complète accomplie par un salarié au niveau de la durée annuelle du travail fixée dans le présent accord soit 1582 heures.</w:t>
      </w:r>
      <w:r w:rsidR="00BC270E">
        <w:t xml:space="preserve"> De</w:t>
      </w:r>
      <w:r w:rsidR="00C92987">
        <w:t xml:space="preserve"> même elles ne pourront jamais porter la durée hebdomadaire de travail à 35h, l’horaire réel du salarié devant en toutes hypothèses rester strictement inférieur à 35 h par semaine.</w:t>
      </w:r>
    </w:p>
    <w:p w14:paraId="62114246" w14:textId="77777777" w:rsidP="00501605" w:rsidR="006A7A5D" w:rsidRDefault="006A7A5D" w:rsidRPr="00996B95">
      <w:pPr>
        <w:spacing w:after="0" w:line="240" w:lineRule="auto"/>
        <w:ind w:left="708"/>
        <w:jc w:val="both"/>
      </w:pPr>
    </w:p>
    <w:p w14:paraId="4B2856D0" w14:textId="30FAE71D" w:rsidP="00501605" w:rsidR="00277618" w:rsidRDefault="00277618">
      <w:pPr>
        <w:spacing w:after="0" w:line="240" w:lineRule="auto"/>
        <w:jc w:val="both"/>
        <w:rPr>
          <w:color w:val="FF0000"/>
        </w:rPr>
      </w:pPr>
      <w:r w:rsidRPr="00996B95">
        <w:t>Le volume des heures complémentaires pourra atteindre le tiers de l’horaire contractuel moyen. Si le volume des heures complémentaires apprécié dans un cadre annuel dépasse de 10% de cet horaire, les heures de dépassement seront majorées de 25% ;</w:t>
      </w:r>
      <w:r w:rsidR="00F70E1D">
        <w:t xml:space="preserve"> </w:t>
      </w:r>
    </w:p>
    <w:p w14:paraId="65974C2B" w14:textId="77777777" w:rsidP="00501605" w:rsidR="00906510" w:rsidRDefault="00906510">
      <w:pPr>
        <w:spacing w:after="0" w:line="240" w:lineRule="auto"/>
        <w:jc w:val="both"/>
        <w:rPr>
          <w:color w:val="FF0000"/>
        </w:rPr>
      </w:pPr>
    </w:p>
    <w:p w14:paraId="7851E8F5" w14:textId="77777777" w:rsidP="00501605" w:rsidR="00906510" w:rsidRDefault="00906510" w:rsidRPr="00F37E1E">
      <w:pPr>
        <w:spacing w:after="0" w:line="240" w:lineRule="auto"/>
        <w:jc w:val="both"/>
      </w:pPr>
      <w:r w:rsidRPr="00F37E1E">
        <w:t xml:space="preserve">Temps de travail annuel contractuel = </w:t>
      </w:r>
      <w:r w:rsidR="00825EED" w:rsidRPr="00F37E1E">
        <w:t>791</w:t>
      </w:r>
      <w:r w:rsidRPr="00F37E1E">
        <w:t xml:space="preserve"> heures</w:t>
      </w:r>
    </w:p>
    <w:p w14:paraId="628FAC7C" w14:textId="77777777" w:rsidP="00501605" w:rsidR="00906510" w:rsidRDefault="00906510" w:rsidRPr="00F37E1E">
      <w:pPr>
        <w:spacing w:after="0" w:line="240" w:lineRule="auto"/>
        <w:jc w:val="both"/>
      </w:pPr>
      <w:r w:rsidRPr="00F37E1E">
        <w:t>Nombre heures complémentaires peut atteindre 30% de cet horaire contractuel soit :</w:t>
      </w:r>
    </w:p>
    <w:p w14:paraId="3CD8F4C7" w14:textId="77777777" w:rsidP="00501605" w:rsidR="00906510" w:rsidRDefault="00906510" w:rsidRPr="00F37E1E">
      <w:pPr>
        <w:spacing w:after="0" w:line="240" w:lineRule="auto"/>
        <w:jc w:val="both"/>
      </w:pPr>
      <w:r w:rsidRPr="00F37E1E">
        <w:t>791 heures * 30% = 791 + 237.50 = 1028.50 heures</w:t>
      </w:r>
    </w:p>
    <w:p w14:paraId="7CCF7FEF" w14:textId="77777777" w:rsidP="00C92987" w:rsidR="00C92987" w:rsidRDefault="00C92987" w:rsidRPr="00F37E1E">
      <w:pPr>
        <w:spacing w:after="0" w:line="240" w:lineRule="auto"/>
        <w:jc w:val="both"/>
      </w:pPr>
      <w:r w:rsidRPr="00F37E1E">
        <w:t>Seuil de dépassement de 10% = 791 heures * 10% = 791 + 79.1 = 870.10 heures</w:t>
      </w:r>
    </w:p>
    <w:p w14:paraId="6A334710" w14:textId="7BE5D490" w:rsidP="00501605" w:rsidR="00906510" w:rsidRDefault="00C92987" w:rsidRPr="00F37E1E">
      <w:pPr>
        <w:spacing w:after="0" w:line="240" w:lineRule="auto"/>
        <w:jc w:val="both"/>
      </w:pPr>
      <w:r w:rsidRPr="00F37E1E">
        <w:t>Ces 79,1 heures sont majorées de 10%</w:t>
      </w:r>
    </w:p>
    <w:p w14:paraId="4C3A29AC" w14:textId="77777777" w:rsidP="00501605" w:rsidR="006B5105" w:rsidRDefault="00906510" w:rsidRPr="00F37E1E">
      <w:pPr>
        <w:spacing w:after="0" w:line="240" w:lineRule="auto"/>
        <w:jc w:val="both"/>
      </w:pPr>
      <w:r w:rsidRPr="00F37E1E">
        <w:t>Heures dépassant de 10% les 791 heures seront majo</w:t>
      </w:r>
      <w:r w:rsidR="000F561D" w:rsidRPr="00F37E1E">
        <w:t>r</w:t>
      </w:r>
      <w:r w:rsidR="00825EED" w:rsidRPr="00F37E1E">
        <w:t>ées</w:t>
      </w:r>
      <w:r w:rsidRPr="00F37E1E">
        <w:t xml:space="preserve"> à 25 %, soit : </w:t>
      </w:r>
    </w:p>
    <w:p w14:paraId="6E5D84CC" w14:textId="77777777" w:rsidP="00501605" w:rsidR="00906510" w:rsidRDefault="006B5105" w:rsidRPr="00F37E1E">
      <w:pPr>
        <w:spacing w:after="0" w:line="240" w:lineRule="auto"/>
        <w:jc w:val="both"/>
      </w:pPr>
      <w:r w:rsidRPr="00F37E1E">
        <w:t>1028.50 – 870.10 = 158.40 heures à majorer à 25%</w:t>
      </w:r>
    </w:p>
    <w:p w14:paraId="14BC73BC" w14:textId="77777777" w:rsidP="00501605" w:rsidR="00277618" w:rsidRDefault="00277618" w:rsidRPr="00F37E1E">
      <w:pPr>
        <w:spacing w:after="0" w:line="240" w:lineRule="auto"/>
        <w:jc w:val="both"/>
      </w:pPr>
    </w:p>
    <w:p w14:paraId="1CB09CE2" w14:textId="77777777" w:rsidP="00501605" w:rsidR="00277618" w:rsidRDefault="00277618" w:rsidRPr="00996B95">
      <w:pPr>
        <w:spacing w:after="0" w:line="240" w:lineRule="auto"/>
        <w:jc w:val="both"/>
      </w:pPr>
      <w:r w:rsidRPr="00996B95">
        <w:t>Par ailleurs, si sur la période annuelle, l’horaire moyen</w:t>
      </w:r>
      <w:r w:rsidR="009671D3" w:rsidRPr="00996B95">
        <w:t xml:space="preserve"> réellement accompli dépasse </w:t>
      </w:r>
      <w:r w:rsidRPr="00996B95">
        <w:t xml:space="preserve">l’horaire annuel </w:t>
      </w:r>
      <w:r w:rsidR="006E516D" w:rsidRPr="00996B95">
        <w:t xml:space="preserve">défini contractuellement, </w:t>
      </w:r>
      <w:r w:rsidRPr="00996B95">
        <w:t xml:space="preserve">résultant de la durée moyenne hebdomadaire </w:t>
      </w:r>
      <w:r w:rsidR="009671D3" w:rsidRPr="00996B95">
        <w:t xml:space="preserve">sans excéder </w:t>
      </w:r>
      <w:r w:rsidR="006E516D" w:rsidRPr="00996B95">
        <w:t xml:space="preserve">une durée moyenne de </w:t>
      </w:r>
      <w:r w:rsidR="009671D3" w:rsidRPr="00996B95">
        <w:t>34</w:t>
      </w:r>
      <w:r w:rsidR="00CF627B" w:rsidRPr="00996B95">
        <w:t>,50</w:t>
      </w:r>
      <w:r w:rsidR="009671D3" w:rsidRPr="00996B95">
        <w:t xml:space="preserve"> heures </w:t>
      </w:r>
      <w:r w:rsidR="0062215C" w:rsidRPr="00996B95">
        <w:t>hebdomadaire, cet</w:t>
      </w:r>
      <w:r w:rsidR="00685CBD" w:rsidRPr="00996B95">
        <w:t xml:space="preserve"> horaire moyen est modifié sous réserve d’un préavis de 7 jours et sauf opposition du salarié. Ce nouvel horaire est égal au nouvel horaire ramené à une nouvelle moyenne hebdomadaire.</w:t>
      </w:r>
      <w:r w:rsidR="00055C94" w:rsidRPr="00996B95">
        <w:t xml:space="preserve"> </w:t>
      </w:r>
    </w:p>
    <w:p w14:paraId="3E7F5CAC" w14:textId="5A233D5D" w:rsidP="00501605" w:rsidR="00685CBD" w:rsidRDefault="00685CBD">
      <w:pPr>
        <w:spacing w:after="0" w:line="240" w:lineRule="auto"/>
        <w:jc w:val="both"/>
      </w:pPr>
    </w:p>
    <w:p w14:paraId="371312C5" w14:textId="77777777" w:rsidP="001F5259" w:rsidR="00516256" w:rsidRDefault="00983A3D" w:rsidRPr="00996B95">
      <w:pPr>
        <w:pStyle w:val="Titre2"/>
        <w:ind w:firstLine="708"/>
        <w:rPr>
          <w:rFonts w:asciiTheme="minorHAnsi" w:hAnsiTheme="minorHAnsi"/>
        </w:rPr>
      </w:pPr>
      <w:bookmarkStart w:id="39" w:name="_Toc134698159"/>
      <w:r>
        <w:rPr>
          <w:rFonts w:asciiTheme="minorHAnsi" w:hAnsiTheme="minorHAnsi"/>
        </w:rPr>
        <w:t>5</w:t>
      </w:r>
      <w:r w:rsidR="001F5259" w:rsidRPr="00996B95">
        <w:rPr>
          <w:rFonts w:asciiTheme="minorHAnsi" w:hAnsiTheme="minorHAnsi"/>
        </w:rPr>
        <w:t xml:space="preserve"> – 8 –</w:t>
      </w:r>
      <w:r w:rsidR="009B63DE" w:rsidRPr="00996B95">
        <w:rPr>
          <w:rFonts w:asciiTheme="minorHAnsi" w:hAnsiTheme="minorHAnsi"/>
        </w:rPr>
        <w:t>Période minimale d’activité et interruptions :</w:t>
      </w:r>
      <w:bookmarkEnd w:id="39"/>
      <w:r w:rsidR="009B63DE" w:rsidRPr="00996B95">
        <w:rPr>
          <w:rFonts w:asciiTheme="minorHAnsi" w:hAnsiTheme="minorHAnsi"/>
        </w:rPr>
        <w:t xml:space="preserve"> </w:t>
      </w:r>
    </w:p>
    <w:p w14:paraId="7EF9041D" w14:textId="77777777" w:rsidP="00501605" w:rsidR="001D22B1" w:rsidRDefault="001D22B1">
      <w:pPr>
        <w:spacing w:after="0" w:line="240" w:lineRule="auto"/>
        <w:jc w:val="both"/>
      </w:pPr>
    </w:p>
    <w:p w14:paraId="007713A5" w14:textId="387F1943" w:rsidP="00501605" w:rsidR="00516256" w:rsidRDefault="00516256" w:rsidRPr="00996B95">
      <w:pPr>
        <w:spacing w:after="0" w:line="240" w:lineRule="auto"/>
        <w:jc w:val="both"/>
      </w:pPr>
      <w:r w:rsidRPr="00996B95">
        <w:t xml:space="preserve">En cas de travail discontinu, la durée d’activité quotidienne peut comporter </w:t>
      </w:r>
      <w:r w:rsidR="00B420E4" w:rsidRPr="00996B95">
        <w:t>2</w:t>
      </w:r>
      <w:r w:rsidRPr="00996B95">
        <w:t xml:space="preserve"> séquences de travail d’une durée minimum de 2 heures.</w:t>
      </w:r>
    </w:p>
    <w:p w14:paraId="778952ED" w14:textId="54835274" w:rsidP="00547634" w:rsidR="00E5709B" w:rsidRDefault="00516256" w:rsidRPr="004A5086">
      <w:pPr>
        <w:spacing w:after="0" w:line="240" w:lineRule="auto"/>
        <w:jc w:val="both"/>
        <w:rPr>
          <w:strike/>
        </w:rPr>
      </w:pPr>
      <w:r w:rsidRPr="00996B95">
        <w:t>En conséquence, l’organisation des horaires de travail ne peut comporter plus d</w:t>
      </w:r>
      <w:r w:rsidR="00E851CA" w:rsidRPr="00996B95">
        <w:t>’une</w:t>
      </w:r>
      <w:r w:rsidR="00697FE7" w:rsidRPr="00996B95">
        <w:t xml:space="preserve"> </w:t>
      </w:r>
      <w:r w:rsidRPr="00996B95">
        <w:t xml:space="preserve">interruption par jour. La durée de </w:t>
      </w:r>
      <w:r w:rsidR="00E851CA" w:rsidRPr="00996B95">
        <w:t>l’</w:t>
      </w:r>
      <w:r w:rsidRPr="00996B95">
        <w:t>interruption peut</w:t>
      </w:r>
      <w:r w:rsidR="00DB5FEC" w:rsidRPr="00996B95">
        <w:t xml:space="preserve"> </w:t>
      </w:r>
      <w:r w:rsidRPr="00996B95">
        <w:t>être supérieur</w:t>
      </w:r>
      <w:r w:rsidR="00C5557B" w:rsidRPr="00996B95">
        <w:t>e</w:t>
      </w:r>
      <w:r w:rsidR="003D567D" w:rsidRPr="00996B95">
        <w:t xml:space="preserve"> à 2 </w:t>
      </w:r>
      <w:r w:rsidR="00055C94" w:rsidRPr="00996B95">
        <w:t>heures</w:t>
      </w:r>
      <w:r w:rsidR="00C92987">
        <w:t>.</w:t>
      </w:r>
      <w:r w:rsidR="00F70E1D">
        <w:t xml:space="preserve"> </w:t>
      </w:r>
    </w:p>
    <w:p w14:paraId="3D11C820" w14:textId="77777777" w:rsidP="001F5259" w:rsidR="00056460" w:rsidRDefault="00056460">
      <w:pPr>
        <w:pStyle w:val="Titre2"/>
        <w:ind w:firstLine="708"/>
        <w:rPr>
          <w:rFonts w:asciiTheme="minorHAnsi" w:hAnsiTheme="minorHAnsi"/>
        </w:rPr>
      </w:pPr>
    </w:p>
    <w:p w14:paraId="0B16413B" w14:textId="3995A618" w:rsidP="001F5259" w:rsidR="00C5557B" w:rsidRDefault="00983A3D" w:rsidRPr="00996B95">
      <w:pPr>
        <w:pStyle w:val="Titre2"/>
        <w:ind w:firstLine="708"/>
        <w:rPr>
          <w:rFonts w:asciiTheme="minorHAnsi" w:hAnsiTheme="minorHAnsi"/>
        </w:rPr>
      </w:pPr>
      <w:bookmarkStart w:id="40" w:name="_Toc134698160"/>
      <w:r>
        <w:rPr>
          <w:rFonts w:asciiTheme="minorHAnsi" w:hAnsiTheme="minorHAnsi"/>
        </w:rPr>
        <w:t>5 – 9</w:t>
      </w:r>
      <w:r w:rsidR="001F5259" w:rsidRPr="00996B95">
        <w:rPr>
          <w:rFonts w:asciiTheme="minorHAnsi" w:hAnsiTheme="minorHAnsi"/>
        </w:rPr>
        <w:t xml:space="preserve"> –</w:t>
      </w:r>
      <w:r w:rsidR="009B63DE" w:rsidRPr="00996B95">
        <w:rPr>
          <w:rFonts w:asciiTheme="minorHAnsi" w:hAnsiTheme="minorHAnsi"/>
        </w:rPr>
        <w:t>Egalité de traitement :</w:t>
      </w:r>
      <w:bookmarkEnd w:id="40"/>
    </w:p>
    <w:p w14:paraId="10FA78AD" w14:textId="77777777" w:rsidP="00501605" w:rsidR="001D22B1" w:rsidRDefault="001D22B1">
      <w:pPr>
        <w:spacing w:after="0" w:line="240" w:lineRule="auto"/>
        <w:jc w:val="both"/>
      </w:pPr>
    </w:p>
    <w:p w14:paraId="48114F01" w14:textId="6306A525" w:rsidP="00501605" w:rsidR="00C5557B" w:rsidRDefault="00C5557B" w:rsidRPr="00996B95">
      <w:pPr>
        <w:spacing w:after="0" w:line="240" w:lineRule="auto"/>
        <w:jc w:val="both"/>
      </w:pPr>
      <w:r w:rsidRPr="00996B95">
        <w:t>Le salarié à temps partiel bénéficie de tous les droits et avantages reconnus aux salariés à temps</w:t>
      </w:r>
      <w:r w:rsidR="00613496" w:rsidRPr="00996B95">
        <w:t xml:space="preserve"> plein</w:t>
      </w:r>
      <w:r w:rsidRPr="00996B95">
        <w:t xml:space="preserve"> travaillant dans l’association.</w:t>
      </w:r>
    </w:p>
    <w:p w14:paraId="5B10AB69" w14:textId="77777777" w:rsidP="00501605" w:rsidR="00C5557B" w:rsidRDefault="00C5557B" w:rsidRPr="00996B95">
      <w:pPr>
        <w:spacing w:after="0" w:line="240" w:lineRule="auto"/>
        <w:jc w:val="both"/>
      </w:pPr>
    </w:p>
    <w:p w14:paraId="298CB104" w14:textId="77777777" w:rsidP="00501605" w:rsidR="00C5557B" w:rsidRDefault="00C5557B" w:rsidRPr="00996B95">
      <w:pPr>
        <w:spacing w:after="0" w:line="240" w:lineRule="auto"/>
        <w:jc w:val="both"/>
      </w:pPr>
      <w:r w:rsidRPr="00996B95">
        <w:t xml:space="preserve">Le salarié bénéficie d’une priorité d’affectation aux emplois à temps complet ressortissant de sa qualification </w:t>
      </w:r>
      <w:r w:rsidR="009330CA" w:rsidRPr="00996B95">
        <w:t>professionnelle et de son champ</w:t>
      </w:r>
      <w:r w:rsidRPr="00996B95">
        <w:t xml:space="preserve"> de compétences, qui seraient créés ou qui deviendraient </w:t>
      </w:r>
      <w:r w:rsidRPr="00996B95">
        <w:lastRenderedPageBreak/>
        <w:t xml:space="preserve">vacants. </w:t>
      </w:r>
      <w:r w:rsidR="008F2182" w:rsidRPr="00996B95">
        <w:t>Les emplois vacants, feront l’objet d’une communication au salarié à temps partiel, préalablement à leur diffusion auprès des autres salariés.</w:t>
      </w:r>
    </w:p>
    <w:p w14:paraId="156FA013" w14:textId="77777777" w:rsidP="00501605" w:rsidR="001F1DC5" w:rsidRDefault="001F1DC5" w:rsidRPr="00996B95">
      <w:pPr>
        <w:spacing w:after="0" w:line="240" w:lineRule="auto"/>
        <w:ind w:firstLine="708" w:left="708"/>
        <w:jc w:val="both"/>
      </w:pPr>
    </w:p>
    <w:p w14:paraId="765CC686" w14:textId="77777777" w:rsidP="002F5533" w:rsidR="009B63DE" w:rsidRDefault="009B63DE" w:rsidRPr="00996B95">
      <w:pPr>
        <w:pStyle w:val="Titre1"/>
        <w:rPr>
          <w:rFonts w:asciiTheme="minorHAnsi" w:hAnsiTheme="minorHAnsi"/>
        </w:rPr>
      </w:pPr>
      <w:bookmarkStart w:id="41" w:name="_Toc134698161"/>
      <w:r w:rsidRPr="00996B95">
        <w:rPr>
          <w:rFonts w:asciiTheme="minorHAnsi" w:hAnsiTheme="minorHAnsi"/>
        </w:rPr>
        <w:t xml:space="preserve">Article </w:t>
      </w:r>
      <w:r w:rsidR="00983A3D">
        <w:rPr>
          <w:rFonts w:asciiTheme="minorHAnsi" w:hAnsiTheme="minorHAnsi"/>
        </w:rPr>
        <w:t>6</w:t>
      </w:r>
      <w:r w:rsidRPr="00996B95">
        <w:rPr>
          <w:rFonts w:asciiTheme="minorHAnsi" w:hAnsiTheme="minorHAnsi"/>
        </w:rPr>
        <w:t xml:space="preserve"> – DATE D’EFFET</w:t>
      </w:r>
      <w:bookmarkEnd w:id="41"/>
    </w:p>
    <w:p w14:paraId="603909C6" w14:textId="77777777" w:rsidP="00501605" w:rsidR="001F1DC5" w:rsidRDefault="001F1DC5" w:rsidRPr="00996B95">
      <w:pPr>
        <w:spacing w:after="0" w:line="240" w:lineRule="auto"/>
        <w:jc w:val="both"/>
      </w:pPr>
    </w:p>
    <w:p w14:paraId="0738DDF4" w14:textId="7E99BCB4" w:rsidP="00501605" w:rsidR="00F753AF" w:rsidRDefault="00F753AF" w:rsidRPr="00996B95">
      <w:pPr>
        <w:spacing w:after="0" w:line="240" w:lineRule="auto"/>
        <w:jc w:val="both"/>
      </w:pPr>
      <w:r w:rsidRPr="00996B95">
        <w:t xml:space="preserve">Le présent </w:t>
      </w:r>
      <w:r w:rsidR="0054282A">
        <w:t>avenant</w:t>
      </w:r>
      <w:r w:rsidR="002F1532">
        <w:t xml:space="preserve"> </w:t>
      </w:r>
      <w:r w:rsidRPr="00996B95">
        <w:t xml:space="preserve">prendra effet à compter </w:t>
      </w:r>
      <w:r w:rsidRPr="0062215C">
        <w:t xml:space="preserve">du </w:t>
      </w:r>
      <w:r w:rsidR="0062215C" w:rsidRPr="00F37E1E">
        <w:t>1</w:t>
      </w:r>
      <w:r w:rsidR="0062215C" w:rsidRPr="00F37E1E">
        <w:rPr>
          <w:vertAlign w:val="superscript"/>
        </w:rPr>
        <w:t>er</w:t>
      </w:r>
      <w:r w:rsidR="0062215C" w:rsidRPr="00F37E1E">
        <w:t xml:space="preserve"> </w:t>
      </w:r>
      <w:r w:rsidR="00C92987" w:rsidRPr="00F37E1E">
        <w:t>juin</w:t>
      </w:r>
      <w:r w:rsidR="0062215C" w:rsidRPr="00F37E1E">
        <w:t xml:space="preserve"> 2023</w:t>
      </w:r>
      <w:r w:rsidR="0062215C" w:rsidRPr="0062215C">
        <w:t xml:space="preserve">, </w:t>
      </w:r>
      <w:r w:rsidR="0062215C">
        <w:t>i</w:t>
      </w:r>
      <w:r w:rsidRPr="0062215C">
        <w:t>l a</w:t>
      </w:r>
      <w:r w:rsidRPr="00996B95">
        <w:t xml:space="preserve"> été notifié à l’ensemble des organisat</w:t>
      </w:r>
      <w:r w:rsidR="002F5533" w:rsidRPr="00996B95">
        <w:t xml:space="preserve">ions syndicales représentatives et fera l’objet d’une information à la réunion </w:t>
      </w:r>
      <w:r w:rsidR="00C6712D">
        <w:t>du comité social et d’entreprise</w:t>
      </w:r>
      <w:r w:rsidR="002F5533" w:rsidRPr="00996B95">
        <w:t xml:space="preserve"> suivant la signature du présent accord.</w:t>
      </w:r>
    </w:p>
    <w:p w14:paraId="2BA79822" w14:textId="77777777" w:rsidP="00501605" w:rsidR="00710A7B" w:rsidRDefault="00710A7B" w:rsidRPr="00996B95">
      <w:pPr>
        <w:spacing w:after="0" w:line="240" w:lineRule="auto"/>
        <w:jc w:val="both"/>
      </w:pPr>
    </w:p>
    <w:p w14:paraId="5784168F" w14:textId="77777777" w:rsidP="002F5533" w:rsidR="009B63DE" w:rsidRDefault="009B63DE" w:rsidRPr="00996B95">
      <w:pPr>
        <w:pStyle w:val="Titre1"/>
        <w:rPr>
          <w:rFonts w:asciiTheme="minorHAnsi" w:hAnsiTheme="minorHAnsi"/>
        </w:rPr>
      </w:pPr>
      <w:bookmarkStart w:id="42" w:name="_Toc134698162"/>
      <w:r w:rsidRPr="00996B95">
        <w:rPr>
          <w:rFonts w:asciiTheme="minorHAnsi" w:hAnsiTheme="minorHAnsi"/>
        </w:rPr>
        <w:t>Article</w:t>
      </w:r>
      <w:r w:rsidR="002F5533" w:rsidRPr="00996B95">
        <w:rPr>
          <w:rFonts w:asciiTheme="minorHAnsi" w:hAnsiTheme="minorHAnsi"/>
        </w:rPr>
        <w:t xml:space="preserve"> </w:t>
      </w:r>
      <w:r w:rsidR="00983A3D">
        <w:rPr>
          <w:rFonts w:asciiTheme="minorHAnsi" w:hAnsiTheme="minorHAnsi"/>
        </w:rPr>
        <w:t>7</w:t>
      </w:r>
      <w:r w:rsidRPr="00996B95">
        <w:rPr>
          <w:rFonts w:asciiTheme="minorHAnsi" w:hAnsiTheme="minorHAnsi"/>
        </w:rPr>
        <w:t xml:space="preserve"> – DUREE – REVISION – DENONCIATION</w:t>
      </w:r>
      <w:bookmarkEnd w:id="42"/>
    </w:p>
    <w:p w14:paraId="01624D5C" w14:textId="77777777" w:rsidP="00501605" w:rsidR="009B63DE" w:rsidRDefault="009B63DE" w:rsidRPr="00996B95">
      <w:pPr>
        <w:spacing w:after="0" w:line="240" w:lineRule="auto"/>
        <w:jc w:val="both"/>
      </w:pPr>
    </w:p>
    <w:p w14:paraId="5013B60D" w14:textId="7600E53D" w:rsidP="00501605" w:rsidR="00F753AF" w:rsidRDefault="00F753AF">
      <w:pPr>
        <w:spacing w:after="0" w:line="240" w:lineRule="auto"/>
        <w:jc w:val="both"/>
      </w:pPr>
      <w:r w:rsidRPr="00996B95">
        <w:t xml:space="preserve">Le présent </w:t>
      </w:r>
      <w:r w:rsidR="0054282A">
        <w:t>avenant</w:t>
      </w:r>
      <w:r w:rsidRPr="002F1532">
        <w:t xml:space="preserve"> </w:t>
      </w:r>
      <w:r w:rsidRPr="00996B95">
        <w:t>est conclu pour une durée indéterminée. Il pourra être dénoncé ou révisé à tout moment dans les conditions légales.</w:t>
      </w:r>
    </w:p>
    <w:p w14:paraId="5E5F70ED" w14:textId="77777777" w:rsidP="00501605" w:rsidR="009003E8" w:rsidRDefault="009003E8" w:rsidRPr="00996B95">
      <w:pPr>
        <w:spacing w:after="0" w:line="240" w:lineRule="auto"/>
        <w:jc w:val="both"/>
      </w:pPr>
    </w:p>
    <w:p w14:paraId="6E381886" w14:textId="77777777" w:rsidP="002F5533" w:rsidR="009B63DE" w:rsidRDefault="002F5533" w:rsidRPr="00996B95">
      <w:pPr>
        <w:pStyle w:val="Titre1"/>
        <w:rPr>
          <w:rFonts w:asciiTheme="minorHAnsi" w:hAnsiTheme="minorHAnsi"/>
        </w:rPr>
      </w:pPr>
      <w:bookmarkStart w:id="43" w:name="_Toc134698163"/>
      <w:r w:rsidRPr="00996B95">
        <w:rPr>
          <w:rFonts w:asciiTheme="minorHAnsi" w:hAnsiTheme="minorHAnsi"/>
        </w:rPr>
        <w:t xml:space="preserve">Article </w:t>
      </w:r>
      <w:r w:rsidR="00983A3D">
        <w:rPr>
          <w:rFonts w:asciiTheme="minorHAnsi" w:hAnsiTheme="minorHAnsi"/>
        </w:rPr>
        <w:t>8</w:t>
      </w:r>
      <w:r w:rsidR="009B63DE" w:rsidRPr="00996B95">
        <w:rPr>
          <w:rFonts w:asciiTheme="minorHAnsi" w:hAnsiTheme="minorHAnsi"/>
        </w:rPr>
        <w:t xml:space="preserve"> – DEPOT</w:t>
      </w:r>
      <w:bookmarkEnd w:id="43"/>
    </w:p>
    <w:p w14:paraId="7911C323" w14:textId="77777777" w:rsidP="00501605" w:rsidR="009B63DE" w:rsidRDefault="009B63DE" w:rsidRPr="00996B95">
      <w:pPr>
        <w:spacing w:after="0" w:line="240" w:lineRule="auto"/>
        <w:jc w:val="both"/>
      </w:pPr>
    </w:p>
    <w:p w14:paraId="39781CA9" w14:textId="7E8282E4" w:rsidP="00501605" w:rsidR="00F753AF" w:rsidRDefault="00F753AF">
      <w:pPr>
        <w:spacing w:after="0" w:line="240" w:lineRule="auto"/>
        <w:jc w:val="both"/>
      </w:pPr>
      <w:r w:rsidRPr="00996B95">
        <w:t xml:space="preserve">Le présent </w:t>
      </w:r>
      <w:r w:rsidR="009003E8">
        <w:t xml:space="preserve">avenant </w:t>
      </w:r>
      <w:r w:rsidRPr="00996B95">
        <w:t>sera déposé</w:t>
      </w:r>
      <w:r w:rsidR="0062215C" w:rsidRPr="00996B95">
        <w:t xml:space="preserve"> auprès</w:t>
      </w:r>
      <w:r w:rsidRPr="00996B95">
        <w:t xml:space="preserve"> de la </w:t>
      </w:r>
      <w:r w:rsidR="002F5533" w:rsidRPr="00996B95">
        <w:t>DREETS</w:t>
      </w:r>
      <w:r w:rsidRPr="00996B95">
        <w:t xml:space="preserve"> de la Vienne, </w:t>
      </w:r>
      <w:r w:rsidR="00C92987">
        <w:t>selon les règles applicables</w:t>
      </w:r>
      <w:r w:rsidRPr="00996B95">
        <w:t>. Un exemplaire sera adressé au Cons</w:t>
      </w:r>
      <w:r w:rsidR="00405C9C">
        <w:t>eil des Prud’hommes de Poitiers</w:t>
      </w:r>
      <w:r w:rsidR="007A55B5">
        <w:t>.</w:t>
      </w:r>
    </w:p>
    <w:p w14:paraId="281CED93" w14:textId="77777777" w:rsidP="00501605" w:rsidR="007A55B5" w:rsidRDefault="007A55B5" w:rsidRPr="00996B95">
      <w:pPr>
        <w:spacing w:after="0" w:line="240" w:lineRule="auto"/>
        <w:jc w:val="both"/>
      </w:pPr>
    </w:p>
    <w:p w14:paraId="4FF05E7A" w14:textId="77777777" w:rsidP="00501605" w:rsidR="00F753AF" w:rsidRDefault="00F753AF" w:rsidRPr="00996B95">
      <w:pPr>
        <w:spacing w:after="0" w:line="240" w:lineRule="auto"/>
        <w:jc w:val="both"/>
      </w:pPr>
    </w:p>
    <w:p w14:paraId="53655B6A" w14:textId="1F03D526" w:rsidP="00501605" w:rsidR="009B63DE" w:rsidRDefault="00983A3D">
      <w:pPr>
        <w:spacing w:after="0" w:line="240" w:lineRule="auto"/>
        <w:jc w:val="both"/>
      </w:pPr>
      <w:r>
        <w:tab/>
      </w:r>
      <w:r>
        <w:tab/>
      </w:r>
      <w:r>
        <w:tab/>
      </w:r>
      <w:r>
        <w:tab/>
      </w:r>
      <w:r>
        <w:tab/>
      </w:r>
      <w:r>
        <w:tab/>
      </w:r>
      <w:r>
        <w:tab/>
      </w:r>
      <w:r w:rsidR="009B63DE" w:rsidRPr="00996B95">
        <w:t xml:space="preserve">Fait à Saint Benoit, le </w:t>
      </w:r>
      <w:r w:rsidR="004E5B93">
        <w:t>16 mai 2023</w:t>
      </w:r>
    </w:p>
    <w:p w14:paraId="7270DD54" w14:textId="77777777" w:rsidP="009D3D2D" w:rsidR="009D3D2D" w:rsidRDefault="009D3D2D" w:rsidRPr="005850EF">
      <w:pPr>
        <w:spacing w:after="0" w:line="240" w:lineRule="auto"/>
        <w:ind w:left="4956"/>
        <w:jc w:val="both"/>
        <w:rPr>
          <w:rFonts w:cs="Times New Roman" w:eastAsia="Times New Roman"/>
          <w:lang w:eastAsia="fr-FR"/>
        </w:rPr>
      </w:pPr>
      <w:r w:rsidRPr="005850EF">
        <w:rPr>
          <w:rFonts w:cs="Times New Roman" w:eastAsia="Times New Roman"/>
          <w:lang w:eastAsia="fr-FR"/>
        </w:rPr>
        <w:t>en 6 exemplaires</w:t>
      </w:r>
    </w:p>
    <w:p w14:paraId="6EE7C7F7" w14:textId="77777777" w:rsidP="009D3D2D" w:rsidR="009D3D2D" w:rsidRDefault="009D3D2D">
      <w:pPr>
        <w:spacing w:after="0" w:line="240" w:lineRule="auto"/>
        <w:jc w:val="both"/>
        <w:rPr>
          <w:rFonts w:cs="Times New Roman" w:eastAsia="Times New Roman"/>
          <w:lang w:eastAsia="fr-FR"/>
        </w:rPr>
      </w:pPr>
    </w:p>
    <w:p w14:paraId="4CEF30A9" w14:textId="1EA31FD7" w:rsidP="009D3D2D" w:rsidR="009D3D2D" w:rsidRDefault="009D3D2D">
      <w:pPr>
        <w:spacing w:after="0" w:line="240" w:lineRule="auto"/>
        <w:jc w:val="both"/>
        <w:rPr>
          <w:rFonts w:cs="Times New Roman" w:eastAsia="Times New Roman"/>
          <w:lang w:eastAsia="fr-FR"/>
        </w:rPr>
      </w:pPr>
    </w:p>
    <w:p w14:paraId="73092EE1" w14:textId="4AF26367" w:rsidP="009D3D2D" w:rsidR="00F37E1E" w:rsidRDefault="00F37E1E">
      <w:pPr>
        <w:spacing w:after="0" w:line="240" w:lineRule="auto"/>
        <w:jc w:val="both"/>
        <w:rPr>
          <w:rFonts w:cs="Times New Roman" w:eastAsia="Times New Roman"/>
          <w:lang w:eastAsia="fr-FR"/>
        </w:rPr>
      </w:pPr>
    </w:p>
    <w:p w14:paraId="4FDC53BD" w14:textId="77777777" w:rsidP="009D3D2D" w:rsidR="00F37E1E" w:rsidRDefault="00F37E1E" w:rsidRPr="005850EF">
      <w:pPr>
        <w:spacing w:after="0" w:line="240" w:lineRule="auto"/>
        <w:jc w:val="both"/>
        <w:rPr>
          <w:rFonts w:cs="Times New Roman" w:eastAsia="Times New Roman"/>
          <w:lang w:eastAsia="fr-FR"/>
        </w:rPr>
      </w:pPr>
    </w:p>
    <w:p w14:paraId="0F2AACD2" w14:textId="77777777" w:rsidP="009D3D2D" w:rsidR="009D3D2D" w:rsidRDefault="009D3D2D" w:rsidRPr="005850EF">
      <w:pPr>
        <w:spacing w:after="0" w:line="240" w:lineRule="auto"/>
        <w:jc w:val="both"/>
        <w:rPr>
          <w:rFonts w:cs="Times New Roman" w:eastAsia="Times New Roman"/>
          <w:lang w:eastAsia="fr-FR"/>
        </w:rPr>
      </w:pPr>
      <w:r w:rsidRPr="005850EF">
        <w:rPr>
          <w:rFonts w:cs="Times New Roman" w:eastAsia="Times New Roman"/>
          <w:lang w:eastAsia="fr-FR"/>
        </w:rPr>
        <w:t>Pour l’Adapei86</w:t>
      </w:r>
      <w:r w:rsidRPr="005850EF">
        <w:rPr>
          <w:rFonts w:cs="Times New Roman" w:eastAsia="Times New Roman"/>
          <w:lang w:eastAsia="fr-FR"/>
        </w:rPr>
        <w:tab/>
      </w:r>
      <w:r w:rsidRPr="005850EF">
        <w:rPr>
          <w:rFonts w:cs="Times New Roman" w:eastAsia="Times New Roman"/>
          <w:lang w:eastAsia="fr-FR"/>
        </w:rPr>
        <w:tab/>
      </w:r>
      <w:r w:rsidRPr="005850EF">
        <w:rPr>
          <w:rFonts w:cs="Times New Roman" w:eastAsia="Times New Roman"/>
          <w:lang w:eastAsia="fr-FR"/>
        </w:rPr>
        <w:tab/>
      </w:r>
      <w:r w:rsidRPr="005850EF">
        <w:rPr>
          <w:rFonts w:cs="Times New Roman" w:eastAsia="Times New Roman"/>
          <w:lang w:eastAsia="fr-FR"/>
        </w:rPr>
        <w:tab/>
      </w:r>
      <w:r w:rsidRPr="005850EF">
        <w:rPr>
          <w:rFonts w:cs="Times New Roman" w:eastAsia="Times New Roman"/>
          <w:lang w:eastAsia="fr-FR"/>
        </w:rPr>
        <w:tab/>
        <w:t>Pour l’organisation syndicale CGT</w:t>
      </w:r>
    </w:p>
    <w:p w14:paraId="7334BD91" w14:textId="133DD44B" w:rsidP="009D3D2D" w:rsidR="009D3D2D" w:rsidRDefault="00715D91" w:rsidRPr="005850EF">
      <w:pPr>
        <w:spacing w:after="0" w:line="240" w:lineRule="auto"/>
        <w:jc w:val="both"/>
        <w:rPr>
          <w:rFonts w:cs="Times New Roman" w:eastAsia="Times New Roman"/>
          <w:lang w:eastAsia="fr-FR"/>
        </w:rPr>
      </w:pPr>
      <w:r>
        <w:rPr>
          <w:rFonts w:cs="Times New Roman" w:eastAsia="Times New Roman"/>
          <w:lang w:eastAsia="fr-FR"/>
        </w:rPr>
        <w:t>XXXX</w:t>
      </w:r>
      <w:r>
        <w:rPr>
          <w:rFonts w:cs="Times New Roman" w:eastAsia="Times New Roman"/>
          <w:lang w:eastAsia="fr-FR"/>
        </w:rPr>
        <w:tab/>
      </w:r>
      <w:r>
        <w:rPr>
          <w:rFonts w:cs="Times New Roman" w:eastAsia="Times New Roman"/>
          <w:lang w:eastAsia="fr-FR"/>
        </w:rPr>
        <w:tab/>
      </w:r>
      <w:r>
        <w:rPr>
          <w:rFonts w:cs="Times New Roman" w:eastAsia="Times New Roman"/>
          <w:lang w:eastAsia="fr-FR"/>
        </w:rPr>
        <w:tab/>
      </w:r>
      <w:r w:rsidR="009D3D2D" w:rsidRPr="005850EF">
        <w:rPr>
          <w:rFonts w:cs="Times New Roman" w:eastAsia="Times New Roman"/>
          <w:lang w:eastAsia="fr-FR"/>
        </w:rPr>
        <w:tab/>
      </w:r>
      <w:r w:rsidR="009D3D2D" w:rsidRPr="005850EF">
        <w:rPr>
          <w:rFonts w:cs="Times New Roman" w:eastAsia="Times New Roman"/>
          <w:lang w:eastAsia="fr-FR"/>
        </w:rPr>
        <w:tab/>
      </w:r>
      <w:r w:rsidR="009D3D2D" w:rsidRPr="005850EF">
        <w:rPr>
          <w:rFonts w:cs="Times New Roman" w:eastAsia="Times New Roman"/>
          <w:lang w:eastAsia="fr-FR"/>
        </w:rPr>
        <w:tab/>
      </w:r>
      <w:r w:rsidR="00D55258">
        <w:rPr>
          <w:rFonts w:cs="Times New Roman" w:eastAsia="Times New Roman"/>
          <w:lang w:eastAsia="fr-FR"/>
        </w:rPr>
        <w:tab/>
      </w:r>
      <w:r>
        <w:rPr>
          <w:rFonts w:cs="Times New Roman" w:eastAsia="Times New Roman"/>
          <w:lang w:eastAsia="fr-FR"/>
        </w:rPr>
        <w:t>XXXX</w:t>
      </w:r>
    </w:p>
    <w:p w14:paraId="4959563E" w14:textId="31F61D4C" w:rsidP="009D3D2D" w:rsidR="009D3D2D" w:rsidRDefault="00715D91">
      <w:pPr>
        <w:spacing w:after="0" w:line="240" w:lineRule="auto"/>
        <w:jc w:val="both"/>
        <w:rPr>
          <w:rFonts w:cs="Times New Roman" w:eastAsia="Times New Roman"/>
          <w:lang w:eastAsia="fr-FR"/>
        </w:rPr>
      </w:pPr>
      <w:r>
        <w:rPr>
          <w:rFonts w:cs="Times New Roman" w:eastAsia="Times New Roman"/>
          <w:lang w:eastAsia="fr-FR"/>
        </w:rPr>
        <w:tab/>
      </w:r>
      <w:r>
        <w:rPr>
          <w:rFonts w:cs="Times New Roman" w:eastAsia="Times New Roman"/>
          <w:lang w:eastAsia="fr-FR"/>
        </w:rPr>
        <w:tab/>
      </w:r>
      <w:r>
        <w:rPr>
          <w:rFonts w:cs="Times New Roman" w:eastAsia="Times New Roman"/>
          <w:lang w:eastAsia="fr-FR"/>
        </w:rPr>
        <w:tab/>
      </w:r>
      <w:r w:rsidR="009D3D2D" w:rsidRPr="005850EF">
        <w:rPr>
          <w:rFonts w:cs="Times New Roman" w:eastAsia="Times New Roman"/>
          <w:lang w:eastAsia="fr-FR"/>
        </w:rPr>
        <w:tab/>
      </w:r>
      <w:r w:rsidR="009D3D2D" w:rsidRPr="005850EF">
        <w:rPr>
          <w:rFonts w:cs="Times New Roman" w:eastAsia="Times New Roman"/>
          <w:lang w:eastAsia="fr-FR"/>
        </w:rPr>
        <w:tab/>
      </w:r>
      <w:r w:rsidR="009D3D2D" w:rsidRPr="005850EF">
        <w:rPr>
          <w:rFonts w:cs="Times New Roman" w:eastAsia="Times New Roman"/>
          <w:lang w:eastAsia="fr-FR"/>
        </w:rPr>
        <w:tab/>
      </w:r>
      <w:r w:rsidR="009D3D2D" w:rsidRPr="005850EF">
        <w:rPr>
          <w:rFonts w:cs="Times New Roman" w:eastAsia="Times New Roman"/>
          <w:lang w:eastAsia="fr-FR"/>
        </w:rPr>
        <w:tab/>
        <w:t>Signature</w:t>
      </w:r>
    </w:p>
    <w:p w14:paraId="034E5807" w14:textId="77777777" w:rsidP="009D3D2D" w:rsidR="009D3D2D" w:rsidRDefault="009D3D2D">
      <w:pPr>
        <w:spacing w:after="0" w:line="240" w:lineRule="auto"/>
        <w:jc w:val="both"/>
        <w:rPr>
          <w:rFonts w:cs="Times New Roman" w:eastAsia="Times New Roman"/>
          <w:lang w:eastAsia="fr-FR"/>
        </w:rPr>
      </w:pPr>
    </w:p>
    <w:p w14:paraId="6F93AD4D" w14:textId="77777777" w:rsidP="009D3D2D" w:rsidR="009D3D2D" w:rsidRDefault="009D3D2D">
      <w:pPr>
        <w:spacing w:after="0" w:line="240" w:lineRule="auto"/>
        <w:jc w:val="both"/>
        <w:rPr>
          <w:rFonts w:cs="Times New Roman" w:eastAsia="Times New Roman"/>
          <w:lang w:eastAsia="fr-FR"/>
        </w:rPr>
      </w:pPr>
    </w:p>
    <w:p w14:paraId="0F6C5BFD" w14:textId="77777777" w:rsidP="009D3D2D" w:rsidR="009D3D2D" w:rsidRDefault="009D3D2D">
      <w:pPr>
        <w:spacing w:after="0" w:line="240" w:lineRule="auto"/>
        <w:jc w:val="both"/>
        <w:rPr>
          <w:rFonts w:cs="Times New Roman" w:eastAsia="Times New Roman"/>
          <w:lang w:eastAsia="fr-FR"/>
        </w:rPr>
      </w:pPr>
    </w:p>
    <w:p w14:paraId="4B11AA70" w14:textId="6319AC40" w:rsidP="009D3D2D" w:rsidR="009D3D2D" w:rsidRDefault="009D3D2D">
      <w:pPr>
        <w:spacing w:after="0" w:line="240" w:lineRule="auto"/>
        <w:jc w:val="both"/>
        <w:rPr>
          <w:rFonts w:cs="Times New Roman" w:eastAsia="Times New Roman"/>
          <w:lang w:eastAsia="fr-FR"/>
        </w:rPr>
      </w:pPr>
    </w:p>
    <w:p w14:paraId="6AF20AFC" w14:textId="77777777" w:rsidP="009D3D2D" w:rsidR="00F37E1E" w:rsidRDefault="00F37E1E" w:rsidRPr="005850EF">
      <w:pPr>
        <w:spacing w:after="0" w:line="240" w:lineRule="auto"/>
        <w:jc w:val="both"/>
        <w:rPr>
          <w:rFonts w:cs="Times New Roman" w:eastAsia="Times New Roman"/>
          <w:lang w:eastAsia="fr-FR"/>
        </w:rPr>
      </w:pPr>
    </w:p>
    <w:p w14:paraId="7FC466FF" w14:textId="77777777" w:rsidP="009D3D2D" w:rsidR="009D3D2D" w:rsidRDefault="009D3D2D">
      <w:pPr>
        <w:spacing w:after="0" w:line="240" w:lineRule="auto"/>
        <w:jc w:val="both"/>
        <w:rPr>
          <w:rFonts w:cs="Times New Roman" w:eastAsia="Times New Roman"/>
          <w:lang w:eastAsia="fr-FR"/>
        </w:rPr>
      </w:pPr>
      <w:r w:rsidRPr="005850EF">
        <w:rPr>
          <w:rFonts w:cs="Times New Roman" w:eastAsia="Times New Roman"/>
          <w:lang w:eastAsia="fr-FR"/>
        </w:rPr>
        <w:t xml:space="preserve">Pour l’organisation syndicale </w:t>
      </w:r>
      <w:r>
        <w:rPr>
          <w:rFonts w:cs="Times New Roman" w:eastAsia="Times New Roman"/>
          <w:lang w:eastAsia="fr-FR"/>
        </w:rPr>
        <w:t>SUD</w:t>
      </w:r>
    </w:p>
    <w:p w14:paraId="2CB03C73" w14:textId="7D6A166D" w:rsidP="009D3D2D" w:rsidR="009D3D2D" w:rsidRDefault="00715D91">
      <w:pPr>
        <w:spacing w:after="0" w:line="240" w:lineRule="auto"/>
        <w:jc w:val="both"/>
        <w:rPr>
          <w:rFonts w:cs="Times New Roman" w:eastAsia="Times New Roman"/>
          <w:lang w:eastAsia="fr-FR"/>
        </w:rPr>
      </w:pPr>
      <w:r>
        <w:rPr>
          <w:rFonts w:cs="Times New Roman" w:eastAsia="Times New Roman"/>
          <w:lang w:eastAsia="fr-FR"/>
        </w:rPr>
        <w:t>XXXX</w:t>
      </w:r>
    </w:p>
    <w:p w14:paraId="000BCC57" w14:textId="77777777" w:rsidP="009D3D2D" w:rsidR="009D3D2D" w:rsidRDefault="009D3D2D" w:rsidRPr="005850EF">
      <w:pPr>
        <w:spacing w:after="0" w:line="240" w:lineRule="auto"/>
        <w:jc w:val="both"/>
        <w:rPr>
          <w:rFonts w:cs="Times New Roman" w:eastAsia="Times New Roman"/>
          <w:lang w:eastAsia="fr-FR"/>
        </w:rPr>
      </w:pPr>
      <w:r>
        <w:rPr>
          <w:rFonts w:cs="Times New Roman" w:eastAsia="Times New Roman"/>
          <w:lang w:eastAsia="fr-FR"/>
        </w:rPr>
        <w:t>Signature</w:t>
      </w:r>
    </w:p>
    <w:p w14:paraId="5FAAE0CC" w14:textId="77777777" w:rsidP="00501605" w:rsidR="009D3D2D" w:rsidRDefault="009D3D2D" w:rsidRPr="00996B95">
      <w:pPr>
        <w:spacing w:after="0" w:line="240" w:lineRule="auto"/>
        <w:jc w:val="both"/>
      </w:pPr>
    </w:p>
    <w:p w14:paraId="397EDEFB" w14:textId="77777777" w:rsidP="00501605" w:rsidR="00317FF5" w:rsidRDefault="00317FF5" w:rsidRPr="00996B95">
      <w:pPr>
        <w:spacing w:after="0" w:line="240" w:lineRule="auto"/>
        <w:jc w:val="both"/>
      </w:pPr>
    </w:p>
    <w:p w14:paraId="533D27BD" w14:textId="2246E608" w:rsidP="00501605" w:rsidR="001F5259" w:rsidRDefault="001F5259">
      <w:pPr>
        <w:spacing w:after="0" w:line="240" w:lineRule="auto"/>
        <w:jc w:val="both"/>
      </w:pPr>
    </w:p>
    <w:p w14:paraId="14F372E3" w14:textId="77777777" w:rsidP="00501605" w:rsidR="00A94128" w:rsidRDefault="00A94128" w:rsidRPr="00996B95">
      <w:pPr>
        <w:spacing w:after="0" w:line="240" w:lineRule="auto"/>
        <w:jc w:val="both"/>
      </w:pPr>
    </w:p>
    <w:p w14:paraId="6C2A4E5B" w14:textId="77777777" w:rsidP="00501605" w:rsidR="003E094B" w:rsidRDefault="003E094B" w:rsidRPr="00996B95">
      <w:pPr>
        <w:spacing w:after="0" w:line="240" w:lineRule="auto"/>
        <w:jc w:val="both"/>
      </w:pPr>
    </w:p>
    <w:p w14:paraId="29A0200D" w14:textId="68BE6E82" w:rsidP="00501605" w:rsidR="009003E8" w:rsidRDefault="009003E8">
      <w:pPr>
        <w:spacing w:after="0" w:line="240" w:lineRule="auto"/>
        <w:jc w:val="both"/>
      </w:pPr>
    </w:p>
    <w:p w14:paraId="6CA26F41" w14:textId="77777777" w:rsidP="00501605" w:rsidR="00F37E1E" w:rsidRDefault="00F37E1E">
      <w:pPr>
        <w:spacing w:after="0" w:line="240" w:lineRule="auto"/>
        <w:jc w:val="both"/>
      </w:pPr>
    </w:p>
    <w:p w14:paraId="7A0A6224" w14:textId="5A0F10DB" w:rsidP="00501605" w:rsidR="009003E8" w:rsidRDefault="009003E8">
      <w:pPr>
        <w:spacing w:after="0" w:line="240" w:lineRule="auto"/>
        <w:jc w:val="both"/>
      </w:pPr>
    </w:p>
    <w:p w14:paraId="6B32B11E" w14:textId="77777777" w:rsidP="009003E8" w:rsidR="009003E8" w:rsidRDefault="009003E8">
      <w:pPr>
        <w:spacing w:after="0" w:line="240" w:lineRule="auto"/>
      </w:pPr>
    </w:p>
    <w:p w14:paraId="02E7C6BB" w14:textId="77777777" w:rsidP="009003E8" w:rsidR="00F37E1E" w:rsidRDefault="00F37E1E">
      <w:pPr>
        <w:spacing w:after="0" w:line="240" w:lineRule="auto"/>
      </w:pPr>
    </w:p>
    <w:p w14:paraId="409E49B7" w14:textId="2452432C" w:rsidP="009003E8" w:rsidR="00317FF5" w:rsidRDefault="00317FF5" w:rsidRPr="009B2A20">
      <w:pPr>
        <w:spacing w:after="0" w:line="240" w:lineRule="auto"/>
      </w:pPr>
      <w:r w:rsidRPr="00996B95">
        <w:t xml:space="preserve">ANNEXE </w:t>
      </w:r>
      <w:r w:rsidR="005C3CA2">
        <w:t xml:space="preserve">INDISSOCIABLE DU PRESENT </w:t>
      </w:r>
      <w:r w:rsidR="009B2A20" w:rsidRPr="009B2A20">
        <w:t>AVENANT</w:t>
      </w:r>
    </w:p>
    <w:p w14:paraId="3E78B00B" w14:textId="7CDBC882" w:rsidP="009003E8" w:rsidR="009003E8" w:rsidRDefault="009003E8">
      <w:pPr>
        <w:spacing w:after="0" w:line="240" w:lineRule="auto"/>
      </w:pPr>
    </w:p>
    <w:p w14:paraId="16A80C5B" w14:textId="4C2CBD87" w:rsidP="009003E8" w:rsidR="009003E8" w:rsidRDefault="009003E8">
      <w:pPr>
        <w:pStyle w:val="Paragraphedeliste"/>
        <w:spacing w:after="0" w:line="240" w:lineRule="auto"/>
        <w:ind w:left="567"/>
      </w:pPr>
      <w:r>
        <w:t xml:space="preserve">- </w:t>
      </w:r>
      <w:r>
        <w:tab/>
        <w:t>Accord d’Entreprise relatif à l’aménagement du temps de travail</w:t>
      </w:r>
      <w:r w:rsidR="009B2A20">
        <w:t xml:space="preserve"> du 15 décembre 2022.</w:t>
      </w:r>
    </w:p>
    <w:p w14:paraId="2715DD25" w14:textId="77777777" w:rsidP="009003E8" w:rsidR="009003E8" w:rsidRDefault="009003E8" w:rsidRPr="00996B95">
      <w:pPr>
        <w:spacing w:after="0" w:line="240" w:lineRule="auto"/>
      </w:pPr>
    </w:p>
    <w:p w14:paraId="137EB85E" w14:textId="77777777" w:rsidP="00501605" w:rsidR="00317FF5" w:rsidRDefault="00317FF5" w:rsidRPr="00996B95">
      <w:pPr>
        <w:spacing w:after="0" w:line="240" w:lineRule="auto"/>
        <w:jc w:val="both"/>
      </w:pPr>
      <w:r w:rsidRPr="00996B95">
        <w:t>Liste des accords dénoncés :</w:t>
      </w:r>
    </w:p>
    <w:p w14:paraId="7F739B2D" w14:textId="77777777" w:rsidP="00501605" w:rsidR="00317FF5" w:rsidRDefault="00317FF5" w:rsidRPr="00996B95">
      <w:pPr>
        <w:pStyle w:val="Paragraphedeliste"/>
        <w:numPr>
          <w:ilvl w:val="0"/>
          <w:numId w:val="23"/>
        </w:numPr>
        <w:spacing w:after="0" w:line="240" w:lineRule="auto"/>
        <w:jc w:val="both"/>
        <w:rPr>
          <w:rFonts w:cs="Calibri"/>
        </w:rPr>
      </w:pPr>
      <w:r w:rsidRPr="00996B95">
        <w:rPr>
          <w:rFonts w:cs="Calibri"/>
        </w:rPr>
        <w:t>Accord d’établissement portant sur l’annualisation du temps de travail secteur adulte, champs d’application établissements Centre Vienne du 08/01/1999 et son avenant du 17/12/2001 ;</w:t>
      </w:r>
    </w:p>
    <w:p w14:paraId="111513EC" w14:textId="77777777" w:rsidP="00501605" w:rsidR="00317FF5" w:rsidRDefault="00317FF5" w:rsidRPr="00996B95">
      <w:pPr>
        <w:pStyle w:val="Paragraphedeliste"/>
        <w:numPr>
          <w:ilvl w:val="0"/>
          <w:numId w:val="23"/>
        </w:numPr>
        <w:spacing w:after="0" w:line="240" w:lineRule="auto"/>
        <w:jc w:val="both"/>
        <w:rPr>
          <w:rFonts w:cs="Calibri"/>
        </w:rPr>
      </w:pPr>
      <w:r w:rsidRPr="00996B95">
        <w:rPr>
          <w:rFonts w:cs="Calibri"/>
        </w:rPr>
        <w:t>Accord collectif relatif à l’aménagement et à la réduction du temps de travail secteur enfant, champs d’application établissements Sud Vienne du 21/12/1999 et son avenant du 29/08/2001 ;</w:t>
      </w:r>
    </w:p>
    <w:p w14:paraId="70AA00E6" w14:textId="77777777" w:rsidP="00501605" w:rsidR="00317FF5" w:rsidRDefault="00317FF5" w:rsidRPr="00996B95">
      <w:pPr>
        <w:pStyle w:val="Paragraphedeliste"/>
        <w:numPr>
          <w:ilvl w:val="0"/>
          <w:numId w:val="23"/>
        </w:numPr>
        <w:spacing w:after="0" w:line="240" w:lineRule="auto"/>
        <w:jc w:val="both"/>
        <w:rPr>
          <w:rFonts w:cs="Calibri"/>
        </w:rPr>
      </w:pPr>
      <w:r w:rsidRPr="00996B95">
        <w:rPr>
          <w:rFonts w:cs="Calibri"/>
        </w:rPr>
        <w:t>Accord collectif relatif à l’aménagement et à la réduction du temps de travail secteur enfant, champs d’application établissements Centre Vienne du 25/06/1999 et son avenant du 21/12/1999 ;</w:t>
      </w:r>
    </w:p>
    <w:p w14:paraId="44F1724A" w14:textId="77777777" w:rsidP="00501605" w:rsidR="00317FF5" w:rsidRDefault="00317FF5" w:rsidRPr="00996B95">
      <w:pPr>
        <w:pStyle w:val="Paragraphedeliste"/>
        <w:numPr>
          <w:ilvl w:val="0"/>
          <w:numId w:val="23"/>
        </w:numPr>
        <w:spacing w:after="0" w:line="240" w:lineRule="auto"/>
        <w:jc w:val="both"/>
        <w:rPr>
          <w:rFonts w:cs="Calibri"/>
        </w:rPr>
      </w:pPr>
      <w:r w:rsidRPr="00996B95">
        <w:rPr>
          <w:rFonts w:cs="Calibri"/>
        </w:rPr>
        <w:t>Accord d’entreprise relatif au travail de nuit de l’IME de Mauroc du 09/12/2003 ;</w:t>
      </w:r>
    </w:p>
    <w:p w14:paraId="7DBA48BC" w14:textId="77777777" w:rsidP="00501605" w:rsidR="00317FF5" w:rsidRDefault="00317FF5" w:rsidRPr="00996B95">
      <w:pPr>
        <w:pStyle w:val="Paragraphedeliste"/>
        <w:numPr>
          <w:ilvl w:val="0"/>
          <w:numId w:val="23"/>
        </w:numPr>
        <w:spacing w:after="0" w:line="240" w:lineRule="auto"/>
        <w:jc w:val="both"/>
        <w:rPr>
          <w:rFonts w:cs="Calibri"/>
        </w:rPr>
      </w:pPr>
      <w:r w:rsidRPr="00996B95">
        <w:rPr>
          <w:rFonts w:cs="Calibri"/>
        </w:rPr>
        <w:t>Accord d’entreprise relatif au travail de nuit secteur adulte champs d’application établissements du Sud Vienne du 22/06/2004 ;</w:t>
      </w:r>
    </w:p>
    <w:p w14:paraId="6E855BEA" w14:textId="77777777" w:rsidP="00501605" w:rsidR="00317FF5" w:rsidRDefault="00317FF5" w:rsidRPr="005C3CA2">
      <w:pPr>
        <w:pStyle w:val="Paragraphedeliste"/>
        <w:numPr>
          <w:ilvl w:val="0"/>
          <w:numId w:val="23"/>
        </w:numPr>
        <w:spacing w:after="0" w:line="240" w:lineRule="auto"/>
        <w:jc w:val="both"/>
        <w:rPr>
          <w:rFonts w:cs="Calibri"/>
        </w:rPr>
      </w:pPr>
      <w:r w:rsidRPr="00996B95">
        <w:rPr>
          <w:rFonts w:cs="Calibri"/>
        </w:rPr>
        <w:t>Accord d’entreprise relatif au travail de nuit secteur adulte champs d’application établissements du Centre Vienne du 18/03/2004 ;</w:t>
      </w:r>
    </w:p>
    <w:sectPr w:rsidR="00317FF5" w:rsidRPr="005C3CA2">
      <w:headerReference r:id="rId8" w:type="even"/>
      <w:headerReference r:id="rId9" w:type="default"/>
      <w:footerReference r:id="rId10"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30E43" w14:textId="77777777" w:rsidR="003D6D08" w:rsidRDefault="003D6D08" w:rsidP="000203ED">
      <w:pPr>
        <w:spacing w:after="0" w:line="240" w:lineRule="auto"/>
      </w:pPr>
      <w:r>
        <w:separator/>
      </w:r>
    </w:p>
  </w:endnote>
  <w:endnote w:type="continuationSeparator" w:id="0">
    <w:p w14:paraId="03D9A867" w14:textId="77777777" w:rsidR="003D6D08" w:rsidRDefault="003D6D08" w:rsidP="000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2102097171"/>
      <w:docPartObj>
        <w:docPartGallery w:val="Page Numbers (Bottom of Page)"/>
        <w:docPartUnique/>
      </w:docPartObj>
    </w:sdtPr>
    <w:sdtEndPr/>
    <w:sdtContent>
      <w:p w14:paraId="3C581D46" w14:textId="56D41D71" w:rsidR="003D6D08" w:rsidRDefault="003D6D08">
        <w:pPr>
          <w:pStyle w:val="Pieddepage"/>
          <w:jc w:val="right"/>
        </w:pPr>
        <w:r>
          <w:rPr>
            <w:noProof/>
            <w:lang w:eastAsia="fr-FR"/>
          </w:rPr>
          <mc:AlternateContent>
            <mc:Choice Requires="wps">
              <w:drawing>
                <wp:anchor allowOverlap="1" behindDoc="0" distB="0" distL="114300" distR="114300" distT="0" layoutInCell="1" locked="0" relativeHeight="251655680" simplePos="0" wp14:anchorId="74ED73BF" wp14:editId="547E6EFB">
                  <wp:simplePos x="0" y="0"/>
                  <wp:positionH relativeFrom="column">
                    <wp:posOffset>-890905</wp:posOffset>
                  </wp:positionH>
                  <wp:positionV relativeFrom="paragraph">
                    <wp:posOffset>-718185</wp:posOffset>
                  </wp:positionV>
                  <wp:extent cx="1439545" cy="1439545"/>
                  <wp:effectExtent b="27305" l="0" r="27305" t="0"/>
                  <wp:wrapNone/>
                  <wp:docPr id="6" name="Triangle rectangle 6"/>
                  <wp:cNvGraphicFramePr/>
                  <a:graphic xmlns:a="http://schemas.openxmlformats.org/drawingml/2006/main">
                    <a:graphicData uri="http://schemas.microsoft.com/office/word/2010/wordprocessingShape">
                      <wps:wsp>
                        <wps:cNvSpPr/>
                        <wps:spPr>
                          <a:xfrm>
                            <a:off x="0" y="0"/>
                            <a:ext cx="1439545" cy="1439545"/>
                          </a:xfrm>
                          <a:prstGeom prst="rtTriangle">
                            <a:avLst/>
                          </a:prstGeom>
                          <a:solidFill>
                            <a:srgbClr val="176921"/>
                          </a:solidFill>
                          <a:ln algn="ctr" cap="flat" cmpd="sng" w="25400">
                            <a:solidFill>
                              <a:srgbClr val="176921"/>
                            </a:solidFill>
                            <a:prstDash val="solid"/>
                          </a:ln>
                          <a:effectLst/>
                        </wps:spPr>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shapetype coordsize="21600,21600" id="_x0000_t6" o:spt="6" path="m,l,21600r21600,xe" w14:anchorId="6571DAFF">
                  <v:stroke joinstyle="miter"/>
                  <v:path gradientshapeok="t" o:connectlocs="0,0;0,10800;0,21600;10800,21600;21600,21600;10800,10800" o:connecttype="custom" textboxrect="1800,12600,12600,19800"/>
                </v:shapetype>
                <v:shape fillcolor="#176921" id="Triangle rectangle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ukKnYQIAAOoEAAAOAAAAZHJzL2Uyb0RvYy54bWysVNtuGjEQfa/Uf7D83ixQIA1iiVCiVJWi BCmp8jx47d2VfOvYsKRf37F3IZf2oar6YmY847mcPYfl5cFotpcYWmdLPj4bcSatcFVr65J/f7z5 9IWzEMFWoJ2VJX+WgV+uPn5Ydn4hJ65xupLIqIgNi86XvInRL4oiiEYaCGfOS0tB5dBAJBfrokLo qLrRxWQ0mhedw8qjEzIEur3ug3yV6yslRbxXKsjIdMlptphPzOc2ncVqCYsawTetGMaAf5jCQGup 6anUNURgO2x/K2VagS44Fc+EM4VTqhUy70DbjEfvtnlowMu8C4ET/Amm8P/Kirv9BllblXzOmQVD n+gRW7C1lgwJvd6aJ5w6HxaU/uA3OHiBzLT0QaFJv7QOO2Rsn0/YykNkgi7H088Xs+mMM0Gxo0N1 ipfnHkP8Kp1hySg5xuMkGVnY34bYPzgmpp7B6ba6abXODtbbK41sD/S5x+fzi8k4TU493qRpy7qS T2bTEVFCANFOaYhkGk9ABFtzBromPouIufeb1+HvmqQhryE0/TC5wjCLtmlWmdk57JSw7dFM1tZV z/RV0PV0DV7ctFTtFkLcABI/aWzSXLynQ2lHu7jB4qxx+PNP9ymfaENRzjriO+35YwcoOdPfLBHq YjydJoFkZzo7n5CDryPb1xG7M1cuYUzq9iKbKT/qo6nQmSeS5jp1pRBYQb17RAfnKvY6JHELuV7n NBKFh3hrH7xIxRNOCcfHwxOgH3gRiVJ37qgNWLwjRp+bXlq33kWn2syaF1yJD8khQWVmDOJPin3t 56yXv6jVLwAAAP//AwBQSwMEFAAGAAgAAAAhAJDkaInfAAAADAEAAA8AAABkcnMvZG93bnJldi54 bWxMj8FqhDAQhu+FvkOYQm+7MVVkscZlWSj0UorrPkA0UxXNxJro2rdv9tTeZpiPf74/P25mZCvO rrckQewjYEiN1T21Eq7V2+4AzHlFWo2WUMIPOjgWjw+5yrS9UYnrxbcshJDLlITO+ynj3DUdGuX2 dkIKty87G+XDOrdcz+oWws3IX6Io5Ub1FD50asJzh81wWYyEav0YklOy0GDL8v2Tvvuqns5SPj9t p1dgHjf/B8NdP6hDEZxqu5B2bJSwE0kUB/Y+iVgAC8whTYDVgRVxCrzI+f8SxS8AAAD//wMAUEsB Ai0AFAAGAAgAAAAhALaDOJL+AAAA4QEAABMAAAAAAAAAAAAAAAAAAAAAAFtDb250ZW50X1R5cGVz XS54bWxQSwECLQAUAAYACAAAACEAOP0h/9YAAACUAQAACwAAAAAAAAAAAAAAAAAvAQAAX3JlbHMv LnJlbHNQSwECLQAUAAYACAAAACEAM7pCp2ECAADqBAAADgAAAAAAAAAAAAAAAAAuAgAAZHJzL2Uy b0RvYy54bWxQSwECLQAUAAYACAAAACEAkORoid8AAAAMAQAADwAAAAAAAAAAAAAAAAC7BAAAZHJz L2Rvd25yZXYueG1sUEsFBgAAAAAEAAQA8wAAAMcFAAAAAA== " o:spid="_x0000_s1026" strokecolor="#176921" strokeweight="2pt" style="position:absolute;margin-left:-70.15pt;margin-top:-56.55pt;width:113.35pt;height:113.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6"/>
              </w:pict>
            </mc:Fallback>
          </mc:AlternateContent>
        </w:r>
        <w:r>
          <w:fldChar w:fldCharType="begin"/>
        </w:r>
        <w:r>
          <w:instrText>PAGE   \* MERGEFORMAT</w:instrText>
        </w:r>
        <w:r>
          <w:fldChar w:fldCharType="separate"/>
        </w:r>
        <w:r w:rsidR="00497374">
          <w:rPr>
            <w:noProof/>
          </w:rPr>
          <w:t>20</w:t>
        </w:r>
        <w:r>
          <w:fldChar w:fldCharType="end"/>
        </w:r>
      </w:p>
    </w:sdtContent>
  </w:sdt>
  <w:p w14:paraId="1B67D2C9" w14:textId="77777777" w:rsidP="00301E5A" w:rsidR="003D6D08" w:rsidRDefault="003D6D08" w:rsidRPr="00250D1B">
    <w:pPr>
      <w:pStyle w:val="Pieddepage"/>
      <w:ind w:left="142"/>
      <w:rPr>
        <w:sz w:val="16"/>
        <w:szCs w:val="16"/>
      </w:rPr>
    </w:pPr>
    <w:r>
      <w:rPr>
        <w:sz w:val="16"/>
        <w:szCs w:val="16"/>
      </w:rPr>
      <w:tab/>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0D241786" w14:textId="77777777" w:rsidP="000203ED" w:rsidR="003D6D08" w:rsidRDefault="003D6D08">
      <w:pPr>
        <w:spacing w:after="0" w:line="240" w:lineRule="auto"/>
      </w:pPr>
      <w:r>
        <w:separator/>
      </w:r>
    </w:p>
  </w:footnote>
  <w:footnote w:id="0" w:type="continuationSeparator">
    <w:p w14:paraId="715E99D3" w14:textId="77777777" w:rsidP="000203ED" w:rsidR="003D6D08" w:rsidRDefault="003D6D08">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14EFA21" w14:textId="77777777" w:rsidR="003D6D08" w:rsidRDefault="003D6D08">
    <w:pPr>
      <w:pStyle w:val="En-tte"/>
    </w:pPr>
    <w:ins w:author="CHARDAVOINE Aude" w:date="2020-02-20T10:14:00Z" w:id="44">
      <w:r>
        <w:rPr>
          <w:noProof/>
          <w:lang w:eastAsia="fr-FR"/>
        </w:rPr>
        <mc:AlternateContent>
          <mc:Choice Requires="wps">
            <w:drawing>
              <wp:anchor allowOverlap="1" behindDoc="1" distB="0" distL="114300" distR="114300" distT="0" layoutInCell="0" locked="0" relativeHeight="251659776" simplePos="0" wp14:anchorId="49A12086" wp14:editId="45699B7B">
                <wp:simplePos x="0" y="0"/>
                <wp:positionH relativeFrom="margin">
                  <wp:align>center</wp:align>
                </wp:positionH>
                <wp:positionV relativeFrom="margin">
                  <wp:align>center</wp:align>
                </wp:positionV>
                <wp:extent cx="5414645" cy="2707005"/>
                <wp:effectExtent b="893445" l="0" r="0" t="1304925"/>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414645" cy="27070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174721F" w14:textId="77777777" w:rsidP="00F7256D" w:rsidR="003D6D08" w:rsidRDefault="003D6D08">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49A12086">
                <v:stroke joinstyle="miter"/>
                <v:path gradientshapeok="t" o:connecttype="rect"/>
              </v:shapetype>
              <v:shape filled="f" id="WordArt 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SDTmhwIAAPwEAAAOAAAAZHJzL2Uyb0RvYy54bWysVMtu2zAQvBfoPxC8O3pUsi0hcpCXe0nb AHGRMy1SFlvxUZK2ZAT99y4pJU7aS1HUB5pcrWZnd4Y6vxhEhw7MWK5khZOzGCMma0W53FX462Y9 W2JkHZGUdEqyCh+ZxRer9+/Oe12yVLWqo8wgAJG27HWFW+d0GUW2bpkg9kxpJuFho4wgDo5mF1FD ekAXXZTG8TzqlaHaqJpZC9Gb8SFeBfymYbX70jSWOdRVGLi5sJqwbv0arc5JuTNEt7yeaJB/YCEI l1D0BeqGOIL2hv8BJXhtlFWNO6uViFTT8JqFHqCbJP6tm4eWaBZ6geFY/TIm+/9g68+He4M4rfAH jCQRINEjTPTSOJT64fTalpDzoCHLDVdqAJFDo1bfqfq7RVJdt0Tu2KUxqm8ZoUAuAagpHFrYHDXg huiGDe6WctAh8fDRK/yxmPWVtv0nReEVsncqVBsaI5BR/rVlEftfCMP8EDACYY8vYkIBVEMwz5Js nuUY1fAsXcSLOM5DSVJ6NC+WNtZ9ZEogv6mwAbcEWHK4s86zO6X4dECG+LQb1X0qkjSLr9Jitp4v F7NsneWzYhEvZ3FSXBXzOCuym/VPD5pkZcspZfKOS/bstCT7OyUnz48eCV5DfYWLPM0DX6s6Tte8 6zw3a3bb686gA/GWH2c19vImzai9pBAnpRftdto7wrtxH71lHIYBA3j+D4MI6nnBRuncsB0A0Uu6 VfQIOvZwsSpsf+yJYeCJvbhWQAqM0BglJp/5s6fhNdgMj8ToSQ4H5e6754sVNPF5Ozr5lNBvACQ6 uK/QK8qDK8ZOp+RJvxE1zEZfgqPWPIh74jn5EK5YaG/6HPg7/Pocsk4frdUvAAAA//8DAFBLAwQU AAYACAAAACEATKl2rNwAAAAFAQAADwAAAGRycy9kb3ducmV2LnhtbEyPwU7DMBBE70j8g7VI3KhD CqUKcSpExKHHtojzNt4mae11iJ0m5esxXOCy0mhGM2/z1WSNOFPvW8cK7mcJCOLK6ZZrBe+7t7sl CB+QNRrHpOBCHlbF9VWOmXYjb+i8DbWIJewzVNCE0GVS+qohi37mOuLoHVxvMUTZ11L3OMZya2Sa JAtpseW40GBHrw1Vp+1gFeivw6Wbj+Nuvd6Uw6dpy5I+jkrd3kwvzyACTeEvDD/4ER2KyLR3A2sv jIL4SPi90Vs+pk8g9goe0sUcZJHL//TFNwAAAP//AwBQSwECLQAUAAYACAAAACEAtoM4kv4AAADh AQAAEwAAAAAAAAAAAAAAAAAAAAAAW0NvbnRlbnRfVHlwZXNdLnhtbFBLAQItABQABgAIAAAAIQA4 /SH/1gAAAJQBAAALAAAAAAAAAAAAAAAAAC8BAABfcmVscy8ucmVsc1BLAQItABQABgAIAAAAIQC6 SDTmhwIAAPwEAAAOAAAAAAAAAAAAAAAAAC4CAABkcnMvZTJvRG9jLnhtbFBLAQItABQABgAIAAAA IQBMqXas3AAAAAUBAAAPAAAAAAAAAAAAAAAAAOEEAABkcnMvZG93bnJldi54bWxQSwUGAAAAAAQA BADzAAAA6gUAAAAA " o:spid="_x0000_s1026" stroked="f" style="position:absolute;margin-left:0;margin-top:0;width:426.35pt;height:213.15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14:paraId="1174721F" w14:textId="77777777" w:rsidP="00F7256D" w:rsidR="0054282A" w:rsidRDefault="0054282A">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v:textbox>
                <w10:wrap anchorx="margin" anchory="margin"/>
              </v:shape>
            </w:pict>
          </mc:Fallback>
        </mc:AlternateContent>
      </w:r>
    </w:ins>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0C3FAE8" w14:textId="77777777" w:rsidR="003D6D08" w:rsidRDefault="003D6D08">
    <w:pPr>
      <w:pStyle w:val="En-tte"/>
    </w:pPr>
    <w:r>
      <w:rPr>
        <w:noProof/>
        <w:lang w:eastAsia="fr-FR"/>
      </w:rPr>
      <mc:AlternateContent>
        <mc:Choice Requires="wps">
          <w:drawing>
            <wp:anchor allowOverlap="1" behindDoc="0" distB="0" distL="114300" distR="114300" distT="0" layoutInCell="1" locked="0" relativeHeight="251658752" simplePos="0" wp14:anchorId="7F7E9F9C" wp14:editId="37BE3363">
              <wp:simplePos x="0" y="0"/>
              <wp:positionH relativeFrom="column">
                <wp:posOffset>5192693</wp:posOffset>
              </wp:positionH>
              <wp:positionV relativeFrom="paragraph">
                <wp:posOffset>-447674</wp:posOffset>
              </wp:positionV>
              <wp:extent cx="1439545" cy="1439545"/>
              <wp:effectExtent b="27305" l="0" r="27305" t="0"/>
              <wp:wrapNone/>
              <wp:docPr id="2" name="Triangle rectangle 2"/>
              <wp:cNvGraphicFramePr/>
              <a:graphic xmlns:a="http://schemas.openxmlformats.org/drawingml/2006/main">
                <a:graphicData uri="http://schemas.microsoft.com/office/word/2010/wordprocessingShape">
                  <wps:wsp>
                    <wps:cNvSpPr/>
                    <wps:spPr>
                      <a:xfrm rot="10800000">
                        <a:off x="0" y="0"/>
                        <a:ext cx="1439545" cy="1439545"/>
                      </a:xfrm>
                      <a:prstGeom prst="rtTriangle">
                        <a:avLst/>
                      </a:prstGeom>
                      <a:solidFill>
                        <a:srgbClr val="176921"/>
                      </a:solidFill>
                      <a:ln algn="ctr" cap="flat" cmpd="sng" w="25400">
                        <a:solidFill>
                          <a:srgbClr val="176921"/>
                        </a:solidFill>
                        <a:prstDash val="solid"/>
                      </a:ln>
                      <a:effectLst/>
                    </wps:spPr>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ink="http://schemas.microsoft.com/office/drawing/2016/ink" xmlns:am3d="http://schemas.microsoft.com/office/drawing/2017/model3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oel="http://schemas.microsoft.com/office/2019/extlst" xmlns:w16="http://schemas.microsoft.com/office/word/2018/wordml" xmlns:w16cex="http://schemas.microsoft.com/office/word/2018/wordml/cex" xmlns:w16cid="http://schemas.microsoft.com/office/word/2016/wordml/cid" xmlns:w16sdtdh="http://schemas.microsoft.com/office/word/2020/wordml/sdtdatahash">
          <w:pict>
            <v:shapetype coordsize="21600,21600" id="_x0000_t6" o:spt="6" path="m,l,21600r21600,xe" w14:anchorId="1B313776">
              <v:stroke joinstyle="miter"/>
              <v:path gradientshapeok="t" o:connectlocs="0,0;0,10800;0,21600;10800,21600;21600,21600;10800,10800" o:connecttype="custom" textboxrect="1800,12600,12600,19800"/>
            </v:shapetype>
            <v:shape fillcolor="#176921" id="Triangle rectangl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iV88aAIAAPkEAAAOAAAAZHJzL2Uyb0RvYy54bWysVE1v2zAMvQ/YfxB0Xx1nST+COkXQosOA og3QFj0zsmQLkCWNUuJ0v36U7PRrOwzDfBBIkXoinx59frHvDNtJDNrZipdHE86kFa7Wtqn448P1 l1POQgRbg3FWVvxZBn6x/PzpvPcLOXWtM7VERiA2LHpf8TZGvyiKIFrZQThyXloKKocdRHKxKWqE ntA7U0wnk+Oid1h7dEKGQLtXQ5AvM75SUsQ7pYKMzFScaot5xbxu0losz2HRIPhWi7EM+IcqOtCW Ln2BuoIIbIv6N6hOC3TBqXgkXFc4pbSQuQfqppx86Oa+BS9zL0RO8C80hf8HK253a2S6rviUMwsd PdEDarCNkQyJvcGaJp56HxaUfu/XOHqBzNT0XmHH0BG55eR0kr7MBXXH9pnq5xeq5T4yQZvl7OvZ fDbnTFDs4BBsMaAlVI8hfpOuY8moOMZDYRkcdjchDgcOielQcEbX19qY7GCzuTTIdkCvX54cn03L 1Ajd8S7NWNZT//MZ1c0EkAqVgUhm54mXYBvOwDQkbxEx3/3udPi7S1KRVxDaoZiMMNZibKpVZrGO PSWqB3KTtXH1Mz1SJpgqDF5ca0K7gRDXgCRX2qQRjHe0KOOoFzdanLUOf/5pP+WTiijKWU/ypz5/ bAElZ+a7JX2dlbNZmpfszOYnU3LwbWTzNmK33aVLHOfqspnyozmYCl33RJO6SrdSCKyguwdGR+cy DmNJsy7kapXTaEY8xBt770UCP6jiYf8E6EddRJLUrTuMCiw+CGPITSetW22jUzqr5pVX0kNyaL6y MsZ/QRrgt37Oev1jLX8BAAD//wMAUEsDBBQABgAIAAAAIQD3oRlo4AAAAAwBAAAPAAAAZHJzL2Rv d25yZXYueG1sTI/LTsMwEEX3SPyDNUjsWrslbaI0ToVArCKQCHzANDZO1PhR223C3+Ou6G5Gc3Tn 3Go/65FcpA+DNRxWSwZEms6KwSgO319viwJIiGgEjtZIDr8ywL6+v6uwFHYyn/LSRkVSiAklcuhj dCWloeulxrC0Tpp0+7FeY0yrV1R4nFK4HumasS3VOJj0oUcnX3rZHduz5vD0rprT1ApfYPPhumZA 5V5PnD8+zM87IFHO8R+Gq35Shzo5HezZiEBGDsUqzxPKYZGzDZArwbIsA3JI02a7BlpX9LZE/QcA AP//AwBQSwECLQAUAAYACAAAACEAtoM4kv4AAADhAQAAEwAAAAAAAAAAAAAAAAAAAAAAW0NvbnRl bnRfVHlwZXNdLnhtbFBLAQItABQABgAIAAAAIQA4/SH/1gAAAJQBAAALAAAAAAAAAAAAAAAAAC8B AABfcmVscy8ucmVsc1BLAQItABQABgAIAAAAIQAMiV88aAIAAPkEAAAOAAAAAAAAAAAAAAAAAC4C AABkcnMvZTJvRG9jLnhtbFBLAQItABQABgAIAAAAIQD3oRlo4AAAAAwBAAAPAAAAAAAAAAAAAAAA AMIEAABkcnMvZG93bnJldi54bWxQSwUGAAAAAAQABADzAAAAzwUAAAAA " o:spid="_x0000_s1026" strokecolor="#176921" strokeweight="2pt" style="position:absolute;margin-left:408.85pt;margin-top:-35.25pt;width:113.35pt;height:113.35pt;rotation:18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6"/>
          </w:pict>
        </mc:Fallback>
      </mc:AlternateContent>
    </w:r>
    <w:r>
      <w:rPr>
        <w:noProof/>
        <w:lang w:eastAsia="fr-FR"/>
      </w:rPr>
      <w:drawing>
        <wp:anchor allowOverlap="1" behindDoc="0" distB="0" distL="114300" distR="114300" distT="0" layoutInCell="1" locked="0" relativeHeight="251656704" simplePos="0" wp14:anchorId="16C61F6E" wp14:editId="49B076DB">
          <wp:simplePos x="0" y="0"/>
          <wp:positionH relativeFrom="margin">
            <wp:posOffset>163830</wp:posOffset>
          </wp:positionH>
          <wp:positionV relativeFrom="margin">
            <wp:posOffset>-1096645</wp:posOffset>
          </wp:positionV>
          <wp:extent cx="1440000" cy="564408"/>
          <wp:effectExtent b="7620" l="0" r="8255" t="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PEI_Vienne-86_RVB.png"/>
                  <pic:cNvPicPr/>
                </pic:nvPicPr>
                <pic:blipFill>
                  <a:blip cstate="print" r:embed="rId1">
                    <a:extLst>
                      <a:ext uri="{28A0092B-C50C-407E-A947-70E740481C1C}">
                        <a14:useLocalDpi xmlns:a14="http://schemas.microsoft.com/office/drawing/2010/main" val="0"/>
                      </a:ext>
                    </a:extLst>
                  </a:blip>
                  <a:stretch>
                    <a:fillRect/>
                  </a:stretch>
                </pic:blipFill>
                <pic:spPr>
                  <a:xfrm>
                    <a:off x="0" y="0"/>
                    <a:ext cx="1440000" cy="564408"/>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197D4A49" w14:textId="77777777" w:rsidR="003D6D08" w:rsidRDefault="003D6D08">
    <w:pPr>
      <w:pStyle w:val="En-tte"/>
    </w:pPr>
  </w:p>
  <w:p w14:paraId="7697883D" w14:textId="77777777" w:rsidR="003D6D08" w:rsidRDefault="003D6D08">
    <w:pPr>
      <w:pStyle w:val="En-tte"/>
    </w:pPr>
  </w:p>
  <w:p w14:paraId="2E52956E" w14:textId="77777777" w:rsidR="003D6D08" w:rsidRDefault="003D6D08">
    <w:pPr>
      <w:pStyle w:val="En-tte"/>
    </w:pPr>
  </w:p>
  <w:p w14:paraId="313B6DCF" w14:textId="77777777" w:rsidR="003D6D08" w:rsidRDefault="003D6D08">
    <w:pPr>
      <w:pStyle w:val="En-tte"/>
    </w:pPr>
    <w:r w:rsidRPr="00767633">
      <w:rPr>
        <w:noProof/>
        <w:color w:themeColor="text1" w:val="000000"/>
        <w:sz w:val="16"/>
        <w:szCs w:val="16"/>
        <w:lang w:eastAsia="fr-FR"/>
      </w:rPr>
      <mc:AlternateContent>
        <mc:Choice Requires="wps">
          <w:drawing>
            <wp:anchor allowOverlap="1" behindDoc="0" distB="0" distL="114300" distR="114300" distT="0" layoutInCell="1" locked="0" relativeHeight="251657728" simplePos="0" wp14:anchorId="11CC9CBB" wp14:editId="71A57E5C">
              <wp:simplePos x="0" y="0"/>
              <wp:positionH relativeFrom="column">
                <wp:posOffset>307975</wp:posOffset>
              </wp:positionH>
              <wp:positionV relativeFrom="paragraph">
                <wp:posOffset>-165735</wp:posOffset>
              </wp:positionV>
              <wp:extent cx="1392555" cy="255270"/>
              <wp:effectExtent b="11430" l="0" r="17145" t="0"/>
              <wp:wrapNone/>
              <wp:docPr id="20" name="Rectangle 20"/>
              <wp:cNvGraphicFramePr/>
              <a:graphic xmlns:a="http://schemas.openxmlformats.org/drawingml/2006/main">
                <a:graphicData uri="http://schemas.microsoft.com/office/word/2010/wordprocessingShape">
                  <wps:wsp>
                    <wps:cNvSpPr/>
                    <wps:spPr>
                      <a:xfrm>
                        <a:off x="0" y="0"/>
                        <a:ext cx="1392555" cy="255270"/>
                      </a:xfrm>
                      <a:prstGeom prst="rect">
                        <a:avLst/>
                      </a:prstGeom>
                      <a:solidFill>
                        <a:sysClr lastClr="FFFFFF" val="window"/>
                      </a:solidFill>
                      <a:ln algn="ctr" cap="flat" cmpd="sng" w="25400">
                        <a:solidFill>
                          <a:sysClr lastClr="FFFFFF" val="window"/>
                        </a:solidFill>
                        <a:prstDash val="solid"/>
                      </a:ln>
                      <a:effectLst/>
                    </wps:spPr>
                    <wps:txbx>
                      <w:txbxContent>
                        <w:p w14:paraId="3EE9B526" w14:textId="77777777" w:rsidP="00301E5A" w:rsidR="003D6D08" w:rsidRDefault="003D6D08">
                          <w:pPr>
                            <w:spacing w:after="0"/>
                            <w:jc w:val="right"/>
                            <w:rPr>
                              <w:color w:val="176921"/>
                              <w:sz w:val="16"/>
                              <w:szCs w:val="16"/>
                            </w:rPr>
                          </w:pPr>
                          <w:r w:rsidRPr="00767633">
                            <w:rPr>
                              <w:color w:val="176921"/>
                              <w:sz w:val="16"/>
                              <w:szCs w:val="16"/>
                            </w:rPr>
                            <w:t>Raison sociale Adapei 86</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fillcolor="window" id="Rectangle 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wK/9cQIAAA4FAAAOAAAAZHJzL2Uyb0RvYy54bWysVE1v2zAMvQ/YfxB0X51kyboGdYogQYYB RVusHXpmZDk2IEuapMTOfv2eZKdf26lYDg4pUSTf06Mur7pGsYN0vjY65+OzEWdSC1PUepfznw+b T18584F0QcpomfOj9Pxq8fHDZWvncmIqowrpGJJoP29tzqsQ7DzLvKhkQ/7MWKmxWRrXUIDrdlnh qEX2RmWT0ehL1hpXWGeE9B6r636TL1L+spQi3Jall4GpnKO3kL4ufbfxmy0uab5zZKtaDG3QO7po qNYo+pRqTYHY3tV/pWpq4Yw3ZTgTpslMWdZCJgxAMx69QXNfkZUJC8jx9okm///SipvDnWN1kfMJ 6NHU4I5+gDXSOyUZ1kBQa/0ccff2zg2ehxnRdqVr4j9wsC6RenwiVXaBCSyOP19MZrMZZwJ7sCbn KWn2fNo6H75J07Bo5NyhfOKSDtc+oCJCTyGxmDeqLja1Usk5+pVy7EC4X8iiMC1ninzAYs436Rch IMWrY0qzNnYzHQG1IAivVBRgNhZUeL3jjNQOihbBpV5enfbvKxpBrMlXfbcp49Cb0hGLTHodMEfS e5qjFbptl25pfLqQrSmOuDlnekl7KzY18l8D+x05aBjAMJfhFp9SGaA1g8VZZdzvf63HeEgLu5y1 mAkw8WtPToLS7xqiuxhPp3GIkjOdnUfJuJc725c7et+sDK5ljBfAimTG+KBOZulM84jxXcaq2CIt ULvnfHBWoZ9VPABCLpcpDINjKVzreyti8shcZPaheyRnBw0FqO/GnOaH5m+k1MfGk9os98GUddJZ ZLrnFYqJDoYuaWd4IOJUv/RT1PMztvgDAAD//wMAUEsDBBQABgAIAAAAIQAseNYa3gAAAAkBAAAP AAAAZHJzL2Rvd25yZXYueG1sTI9BT4NAEIXvJv6HzZh4axdIRYIsjWnU9GQi9OBxYUcgZWcJuy34 7x1PepzMl/e+V+xXO4orzn5wpCDeRiCQWmcG6hSc6tdNBsIHTUaPjlDBN3rYl7c3hc6NW+gDr1Xo BIeQz7WCPoQpl9K3PVrtt25C4t+Xm60OfM6dNLNeONyOMomiVFo9EDf0esJDj+25ulgF9bE+xU2Y zsOSvVSHz/e3sTlape7v1ucnEAHX8AfDrz6rQ8lOjbuQ8WJUsMsemFSwSdIYBANJ+shbGiZ3Mciy kP8XlD8AAAD//wMAUEsBAi0AFAAGAAgAAAAhALaDOJL+AAAA4QEAABMAAAAAAAAAAAAAAAAAAAAA AFtDb250ZW50X1R5cGVzXS54bWxQSwECLQAUAAYACAAAACEAOP0h/9YAAACUAQAACwAAAAAAAAAA AAAAAAAvAQAAX3JlbHMvLnJlbHNQSwECLQAUAAYACAAAACEAPMCv/XECAAAOBQAADgAAAAAAAAAA AAAAAAAuAgAAZHJzL2Uyb0RvYy54bWxQSwECLQAUAAYACAAAACEALHjWGt4AAAAJAQAADwAAAAAA AAAAAAAAAADLBAAAZHJzL2Rvd25yZXYueG1sUEsFBgAAAAAEAAQA8wAAANYFAAAAAA== " o:spid="_x0000_s1027" strokecolor="window" strokeweight="2pt" style="position:absolute;margin-left:24.25pt;margin-top:-13.05pt;width:109.65pt;height:20.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11CC9CBB">
              <v:textbox>
                <w:txbxContent>
                  <w:p w14:paraId="3EE9B526" w14:textId="77777777" w:rsidP="00301E5A" w:rsidR="0054282A" w:rsidRDefault="0054282A">
                    <w:pPr>
                      <w:spacing w:after="0"/>
                      <w:jc w:val="right"/>
                      <w:rPr>
                        <w:color w:val="176921"/>
                        <w:sz w:val="16"/>
                        <w:szCs w:val="16"/>
                      </w:rPr>
                    </w:pPr>
                    <w:r w:rsidRPr="00767633">
                      <w:rPr>
                        <w:color w:val="176921"/>
                        <w:sz w:val="16"/>
                        <w:szCs w:val="16"/>
                      </w:rPr>
                      <w:t>Raison sociale Adapei 86</w:t>
                    </w:r>
                  </w:p>
                </w:txbxContent>
              </v:textbox>
            </v:rect>
          </w:pict>
        </mc:Fallback>
      </mc:AlternateContent>
    </w:r>
  </w:p>
  <w:p w14:paraId="4FF077AA" w14:textId="77777777" w:rsidR="003D6D08" w:rsidRDefault="003D6D08">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15D0B56"/>
    <w:multiLevelType w:val="hybridMultilevel"/>
    <w:tmpl w:val="2D4E688E"/>
    <w:lvl w:ilvl="0" w:tplc="8370E914">
      <w:start w:val="3"/>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1">
    <w:nsid w:val="02052092"/>
    <w:multiLevelType w:val="hybridMultilevel"/>
    <w:tmpl w:val="0A581F4E"/>
    <w:lvl w:ilvl="0" w:tplc="BDF0477E">
      <w:start w:val="3"/>
      <w:numFmt w:val="bullet"/>
      <w:lvlText w:val=""/>
      <w:lvlJc w:val="left"/>
      <w:pPr>
        <w:ind w:hanging="360" w:left="1770"/>
      </w:pPr>
      <w:rPr>
        <w:rFonts w:ascii="Symbol" w:cstheme="minorBidi" w:eastAsiaTheme="minorHAnsi" w:hAnsi="Symbol" w:hint="default"/>
      </w:rPr>
    </w:lvl>
    <w:lvl w:ilvl="1" w:tentative="1" w:tplc="040C0003">
      <w:start w:val="1"/>
      <w:numFmt w:val="bullet"/>
      <w:lvlText w:val="o"/>
      <w:lvlJc w:val="left"/>
      <w:pPr>
        <w:ind w:hanging="360" w:left="2490"/>
      </w:pPr>
      <w:rPr>
        <w:rFonts w:ascii="Courier New" w:cs="Courier New" w:hAnsi="Courier New" w:hint="default"/>
      </w:rPr>
    </w:lvl>
    <w:lvl w:ilvl="2" w:tentative="1" w:tplc="040C0005">
      <w:start w:val="1"/>
      <w:numFmt w:val="bullet"/>
      <w:lvlText w:val=""/>
      <w:lvlJc w:val="left"/>
      <w:pPr>
        <w:ind w:hanging="360" w:left="3210"/>
      </w:pPr>
      <w:rPr>
        <w:rFonts w:ascii="Wingdings" w:hAnsi="Wingdings" w:hint="default"/>
      </w:rPr>
    </w:lvl>
    <w:lvl w:ilvl="3" w:tentative="1" w:tplc="040C0001">
      <w:start w:val="1"/>
      <w:numFmt w:val="bullet"/>
      <w:lvlText w:val=""/>
      <w:lvlJc w:val="left"/>
      <w:pPr>
        <w:ind w:hanging="360" w:left="3930"/>
      </w:pPr>
      <w:rPr>
        <w:rFonts w:ascii="Symbol" w:hAnsi="Symbol" w:hint="default"/>
      </w:rPr>
    </w:lvl>
    <w:lvl w:ilvl="4" w:tentative="1" w:tplc="040C0003">
      <w:start w:val="1"/>
      <w:numFmt w:val="bullet"/>
      <w:lvlText w:val="o"/>
      <w:lvlJc w:val="left"/>
      <w:pPr>
        <w:ind w:hanging="360" w:left="4650"/>
      </w:pPr>
      <w:rPr>
        <w:rFonts w:ascii="Courier New" w:cs="Courier New" w:hAnsi="Courier New" w:hint="default"/>
      </w:rPr>
    </w:lvl>
    <w:lvl w:ilvl="5" w:tentative="1" w:tplc="040C0005">
      <w:start w:val="1"/>
      <w:numFmt w:val="bullet"/>
      <w:lvlText w:val=""/>
      <w:lvlJc w:val="left"/>
      <w:pPr>
        <w:ind w:hanging="360" w:left="5370"/>
      </w:pPr>
      <w:rPr>
        <w:rFonts w:ascii="Wingdings" w:hAnsi="Wingdings" w:hint="default"/>
      </w:rPr>
    </w:lvl>
    <w:lvl w:ilvl="6" w:tentative="1" w:tplc="040C0001">
      <w:start w:val="1"/>
      <w:numFmt w:val="bullet"/>
      <w:lvlText w:val=""/>
      <w:lvlJc w:val="left"/>
      <w:pPr>
        <w:ind w:hanging="360" w:left="6090"/>
      </w:pPr>
      <w:rPr>
        <w:rFonts w:ascii="Symbol" w:hAnsi="Symbol" w:hint="default"/>
      </w:rPr>
    </w:lvl>
    <w:lvl w:ilvl="7" w:tentative="1" w:tplc="040C0003">
      <w:start w:val="1"/>
      <w:numFmt w:val="bullet"/>
      <w:lvlText w:val="o"/>
      <w:lvlJc w:val="left"/>
      <w:pPr>
        <w:ind w:hanging="360" w:left="6810"/>
      </w:pPr>
      <w:rPr>
        <w:rFonts w:ascii="Courier New" w:cs="Courier New" w:hAnsi="Courier New" w:hint="default"/>
      </w:rPr>
    </w:lvl>
    <w:lvl w:ilvl="8" w:tentative="1" w:tplc="040C0005">
      <w:start w:val="1"/>
      <w:numFmt w:val="bullet"/>
      <w:lvlText w:val=""/>
      <w:lvlJc w:val="left"/>
      <w:pPr>
        <w:ind w:hanging="360" w:left="7530"/>
      </w:pPr>
      <w:rPr>
        <w:rFonts w:ascii="Wingdings" w:hAnsi="Wingdings" w:hint="default"/>
      </w:rPr>
    </w:lvl>
  </w:abstractNum>
  <w:abstractNum w15:restartNumberingAfterBreak="0" w:abstractNumId="2">
    <w:nsid w:val="0CE42E61"/>
    <w:multiLevelType w:val="hybridMultilevel"/>
    <w:tmpl w:val="B20CE8FC"/>
    <w:lvl w:ilvl="0" w:tplc="FEA8FC24">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2050E42"/>
    <w:multiLevelType w:val="hybridMultilevel"/>
    <w:tmpl w:val="13CA9A5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72F2994"/>
    <w:multiLevelType w:val="hybridMultilevel"/>
    <w:tmpl w:val="0682EDAA"/>
    <w:lvl w:ilvl="0" w:tplc="388CD410">
      <w:start w:val="3"/>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5">
    <w:nsid w:val="178E62FC"/>
    <w:multiLevelType w:val="hybridMultilevel"/>
    <w:tmpl w:val="3F40EF68"/>
    <w:lvl w:ilvl="0" w:tplc="1D7A1B20">
      <w:numFmt w:val="bullet"/>
      <w:lvlText w:val=""/>
      <w:lvlJc w:val="left"/>
      <w:pPr>
        <w:ind w:hanging="360" w:left="1065"/>
      </w:pPr>
      <w:rPr>
        <w:rFonts w:ascii="Wingdings" w:cstheme="minorBidi" w:eastAsiaTheme="minorHAnsi" w:hAnsi="Wingdings" w:hint="default"/>
        <w:color w:val="FF0000"/>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15:restartNumberingAfterBreak="0" w:abstractNumId="6">
    <w:nsid w:val="186B63B3"/>
    <w:multiLevelType w:val="hybridMultilevel"/>
    <w:tmpl w:val="C6FC5B92"/>
    <w:lvl w:ilvl="0" w:tplc="4A9E2826">
      <w:start w:val="3"/>
      <w:numFmt w:val="bullet"/>
      <w:lvlText w:val=""/>
      <w:lvlJc w:val="left"/>
      <w:pPr>
        <w:ind w:hanging="360" w:left="1770"/>
      </w:pPr>
      <w:rPr>
        <w:rFonts w:ascii="Wingdings" w:cstheme="minorBidi" w:eastAsiaTheme="minorHAnsi" w:hAnsi="Wingdings" w:hint="default"/>
      </w:rPr>
    </w:lvl>
    <w:lvl w:ilvl="1" w:tentative="1" w:tplc="040C0003">
      <w:start w:val="1"/>
      <w:numFmt w:val="bullet"/>
      <w:lvlText w:val="o"/>
      <w:lvlJc w:val="left"/>
      <w:pPr>
        <w:ind w:hanging="360" w:left="2490"/>
      </w:pPr>
      <w:rPr>
        <w:rFonts w:ascii="Courier New" w:cs="Courier New" w:hAnsi="Courier New" w:hint="default"/>
      </w:rPr>
    </w:lvl>
    <w:lvl w:ilvl="2" w:tentative="1" w:tplc="040C0005">
      <w:start w:val="1"/>
      <w:numFmt w:val="bullet"/>
      <w:lvlText w:val=""/>
      <w:lvlJc w:val="left"/>
      <w:pPr>
        <w:ind w:hanging="360" w:left="3210"/>
      </w:pPr>
      <w:rPr>
        <w:rFonts w:ascii="Wingdings" w:hAnsi="Wingdings" w:hint="default"/>
      </w:rPr>
    </w:lvl>
    <w:lvl w:ilvl="3" w:tentative="1" w:tplc="040C0001">
      <w:start w:val="1"/>
      <w:numFmt w:val="bullet"/>
      <w:lvlText w:val=""/>
      <w:lvlJc w:val="left"/>
      <w:pPr>
        <w:ind w:hanging="360" w:left="3930"/>
      </w:pPr>
      <w:rPr>
        <w:rFonts w:ascii="Symbol" w:hAnsi="Symbol" w:hint="default"/>
      </w:rPr>
    </w:lvl>
    <w:lvl w:ilvl="4" w:tentative="1" w:tplc="040C0003">
      <w:start w:val="1"/>
      <w:numFmt w:val="bullet"/>
      <w:lvlText w:val="o"/>
      <w:lvlJc w:val="left"/>
      <w:pPr>
        <w:ind w:hanging="360" w:left="4650"/>
      </w:pPr>
      <w:rPr>
        <w:rFonts w:ascii="Courier New" w:cs="Courier New" w:hAnsi="Courier New" w:hint="default"/>
      </w:rPr>
    </w:lvl>
    <w:lvl w:ilvl="5" w:tentative="1" w:tplc="040C0005">
      <w:start w:val="1"/>
      <w:numFmt w:val="bullet"/>
      <w:lvlText w:val=""/>
      <w:lvlJc w:val="left"/>
      <w:pPr>
        <w:ind w:hanging="360" w:left="5370"/>
      </w:pPr>
      <w:rPr>
        <w:rFonts w:ascii="Wingdings" w:hAnsi="Wingdings" w:hint="default"/>
      </w:rPr>
    </w:lvl>
    <w:lvl w:ilvl="6" w:tentative="1" w:tplc="040C0001">
      <w:start w:val="1"/>
      <w:numFmt w:val="bullet"/>
      <w:lvlText w:val=""/>
      <w:lvlJc w:val="left"/>
      <w:pPr>
        <w:ind w:hanging="360" w:left="6090"/>
      </w:pPr>
      <w:rPr>
        <w:rFonts w:ascii="Symbol" w:hAnsi="Symbol" w:hint="default"/>
      </w:rPr>
    </w:lvl>
    <w:lvl w:ilvl="7" w:tentative="1" w:tplc="040C0003">
      <w:start w:val="1"/>
      <w:numFmt w:val="bullet"/>
      <w:lvlText w:val="o"/>
      <w:lvlJc w:val="left"/>
      <w:pPr>
        <w:ind w:hanging="360" w:left="6810"/>
      </w:pPr>
      <w:rPr>
        <w:rFonts w:ascii="Courier New" w:cs="Courier New" w:hAnsi="Courier New" w:hint="default"/>
      </w:rPr>
    </w:lvl>
    <w:lvl w:ilvl="8" w:tentative="1" w:tplc="040C0005">
      <w:start w:val="1"/>
      <w:numFmt w:val="bullet"/>
      <w:lvlText w:val=""/>
      <w:lvlJc w:val="left"/>
      <w:pPr>
        <w:ind w:hanging="360" w:left="7530"/>
      </w:pPr>
      <w:rPr>
        <w:rFonts w:ascii="Wingdings" w:hAnsi="Wingdings" w:hint="default"/>
      </w:rPr>
    </w:lvl>
  </w:abstractNum>
  <w:abstractNum w15:restartNumberingAfterBreak="0" w:abstractNumId="7">
    <w:nsid w:val="193A0EA7"/>
    <w:multiLevelType w:val="multilevel"/>
    <w:tmpl w:val="99DABF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9CB263B"/>
    <w:multiLevelType w:val="hybridMultilevel"/>
    <w:tmpl w:val="15CA2A2C"/>
    <w:lvl w:ilvl="0" w:tplc="9C0A9F76">
      <w:start w:val="4"/>
      <w:numFmt w:val="decimal"/>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9">
    <w:nsid w:val="1E7514E6"/>
    <w:multiLevelType w:val="hybridMultilevel"/>
    <w:tmpl w:val="B3B007B8"/>
    <w:lvl w:ilvl="0" w:tplc="E04C45B6">
      <w:start w:val="1"/>
      <w:numFmt w:val="decimal"/>
      <w:lvlText w:val="%1-"/>
      <w:lvlJc w:val="left"/>
      <w:pPr>
        <w:ind w:hanging="360" w:left="1065"/>
      </w:pPr>
      <w:rPr>
        <w:rFonts w:hint="default"/>
      </w:rPr>
    </w:lvl>
    <w:lvl w:ilvl="1" w:tentative="1" w:tplc="040C0019">
      <w:start w:val="1"/>
      <w:numFmt w:val="lowerLetter"/>
      <w:lvlText w:val="%2."/>
      <w:lvlJc w:val="left"/>
      <w:pPr>
        <w:ind w:hanging="360" w:left="1785"/>
      </w:pPr>
    </w:lvl>
    <w:lvl w:ilvl="2" w:tentative="1" w:tplc="040C001B">
      <w:start w:val="1"/>
      <w:numFmt w:val="lowerRoman"/>
      <w:lvlText w:val="%3."/>
      <w:lvlJc w:val="right"/>
      <w:pPr>
        <w:ind w:hanging="180" w:left="2505"/>
      </w:pPr>
    </w:lvl>
    <w:lvl w:ilvl="3" w:tentative="1" w:tplc="040C000F">
      <w:start w:val="1"/>
      <w:numFmt w:val="decimal"/>
      <w:lvlText w:val="%4."/>
      <w:lvlJc w:val="left"/>
      <w:pPr>
        <w:ind w:hanging="360" w:left="3225"/>
      </w:pPr>
    </w:lvl>
    <w:lvl w:ilvl="4" w:tentative="1" w:tplc="040C0019">
      <w:start w:val="1"/>
      <w:numFmt w:val="lowerLetter"/>
      <w:lvlText w:val="%5."/>
      <w:lvlJc w:val="left"/>
      <w:pPr>
        <w:ind w:hanging="360" w:left="3945"/>
      </w:pPr>
    </w:lvl>
    <w:lvl w:ilvl="5" w:tentative="1" w:tplc="040C001B">
      <w:start w:val="1"/>
      <w:numFmt w:val="lowerRoman"/>
      <w:lvlText w:val="%6."/>
      <w:lvlJc w:val="right"/>
      <w:pPr>
        <w:ind w:hanging="180" w:left="4665"/>
      </w:pPr>
    </w:lvl>
    <w:lvl w:ilvl="6" w:tentative="1" w:tplc="040C000F">
      <w:start w:val="1"/>
      <w:numFmt w:val="decimal"/>
      <w:lvlText w:val="%7."/>
      <w:lvlJc w:val="left"/>
      <w:pPr>
        <w:ind w:hanging="360" w:left="5385"/>
      </w:pPr>
    </w:lvl>
    <w:lvl w:ilvl="7" w:tentative="1" w:tplc="040C0019">
      <w:start w:val="1"/>
      <w:numFmt w:val="lowerLetter"/>
      <w:lvlText w:val="%8."/>
      <w:lvlJc w:val="left"/>
      <w:pPr>
        <w:ind w:hanging="360" w:left="6105"/>
      </w:pPr>
    </w:lvl>
    <w:lvl w:ilvl="8" w:tentative="1" w:tplc="040C001B">
      <w:start w:val="1"/>
      <w:numFmt w:val="lowerRoman"/>
      <w:lvlText w:val="%9."/>
      <w:lvlJc w:val="right"/>
      <w:pPr>
        <w:ind w:hanging="180" w:left="6825"/>
      </w:pPr>
    </w:lvl>
  </w:abstractNum>
  <w:abstractNum w15:restartNumberingAfterBreak="0" w:abstractNumId="10">
    <w:nsid w:val="1E8F7FE8"/>
    <w:multiLevelType w:val="hybridMultilevel"/>
    <w:tmpl w:val="95B6D340"/>
    <w:lvl w:ilvl="0" w:tplc="907EDD3A">
      <w:numFmt w:val="bullet"/>
      <w:lvlText w:val="-"/>
      <w:lvlJc w:val="left"/>
      <w:pPr>
        <w:tabs>
          <w:tab w:pos="1669" w:val="num"/>
        </w:tabs>
        <w:ind w:hanging="360" w:left="1669"/>
      </w:pPr>
      <w:rPr>
        <w:rFonts w:ascii="Times New Roman" w:cs="Times New Roman" w:eastAsia="Times New Roman" w:hAnsi="Times New Roman" w:hint="default"/>
      </w:rPr>
    </w:lvl>
    <w:lvl w:ilvl="1" w:tplc="040C0003">
      <w:start w:val="1"/>
      <w:numFmt w:val="bullet"/>
      <w:lvlText w:val="o"/>
      <w:lvlJc w:val="left"/>
      <w:pPr>
        <w:tabs>
          <w:tab w:pos="2389" w:val="num"/>
        </w:tabs>
        <w:ind w:hanging="360" w:left="2389"/>
      </w:pPr>
      <w:rPr>
        <w:rFonts w:ascii="Courier New" w:cs="Courier New" w:hAnsi="Courier New" w:hint="default"/>
      </w:rPr>
    </w:lvl>
    <w:lvl w:ilvl="2" w:tplc="040C0005">
      <w:start w:val="1"/>
      <w:numFmt w:val="bullet"/>
      <w:lvlText w:val=""/>
      <w:lvlJc w:val="left"/>
      <w:pPr>
        <w:tabs>
          <w:tab w:pos="3109" w:val="num"/>
        </w:tabs>
        <w:ind w:hanging="360" w:left="3109"/>
      </w:pPr>
      <w:rPr>
        <w:rFonts w:ascii="Wingdings" w:hAnsi="Wingdings" w:hint="default"/>
      </w:rPr>
    </w:lvl>
    <w:lvl w:ilvl="3" w:tplc="D7B4C8A0">
      <w:numFmt w:val="bullet"/>
      <w:lvlText w:val=""/>
      <w:lvlJc w:val="left"/>
      <w:pPr>
        <w:ind w:hanging="360" w:left="3829"/>
      </w:pPr>
      <w:rPr>
        <w:rFonts w:ascii="Wingdings" w:cstheme="minorBidi" w:eastAsiaTheme="minorHAnsi" w:hAnsi="Wingdings" w:hint="default"/>
      </w:rPr>
    </w:lvl>
    <w:lvl w:ilvl="4" w:tentative="1" w:tplc="040C0003">
      <w:start w:val="1"/>
      <w:numFmt w:val="bullet"/>
      <w:lvlText w:val="o"/>
      <w:lvlJc w:val="left"/>
      <w:pPr>
        <w:tabs>
          <w:tab w:pos="4549" w:val="num"/>
        </w:tabs>
        <w:ind w:hanging="360" w:left="4549"/>
      </w:pPr>
      <w:rPr>
        <w:rFonts w:ascii="Courier New" w:cs="Courier New" w:hAnsi="Courier New" w:hint="default"/>
      </w:rPr>
    </w:lvl>
    <w:lvl w:ilvl="5" w:tentative="1" w:tplc="040C0005">
      <w:start w:val="1"/>
      <w:numFmt w:val="bullet"/>
      <w:lvlText w:val=""/>
      <w:lvlJc w:val="left"/>
      <w:pPr>
        <w:tabs>
          <w:tab w:pos="5269" w:val="num"/>
        </w:tabs>
        <w:ind w:hanging="360" w:left="5269"/>
      </w:pPr>
      <w:rPr>
        <w:rFonts w:ascii="Wingdings" w:hAnsi="Wingdings" w:hint="default"/>
      </w:rPr>
    </w:lvl>
    <w:lvl w:ilvl="6" w:tentative="1" w:tplc="040C0001">
      <w:start w:val="1"/>
      <w:numFmt w:val="bullet"/>
      <w:lvlText w:val=""/>
      <w:lvlJc w:val="left"/>
      <w:pPr>
        <w:tabs>
          <w:tab w:pos="5989" w:val="num"/>
        </w:tabs>
        <w:ind w:hanging="360" w:left="5989"/>
      </w:pPr>
      <w:rPr>
        <w:rFonts w:ascii="Symbol" w:hAnsi="Symbol" w:hint="default"/>
      </w:rPr>
    </w:lvl>
    <w:lvl w:ilvl="7" w:tentative="1" w:tplc="040C0003">
      <w:start w:val="1"/>
      <w:numFmt w:val="bullet"/>
      <w:lvlText w:val="o"/>
      <w:lvlJc w:val="left"/>
      <w:pPr>
        <w:tabs>
          <w:tab w:pos="6709" w:val="num"/>
        </w:tabs>
        <w:ind w:hanging="360" w:left="6709"/>
      </w:pPr>
      <w:rPr>
        <w:rFonts w:ascii="Courier New" w:cs="Courier New" w:hAnsi="Courier New" w:hint="default"/>
      </w:rPr>
    </w:lvl>
    <w:lvl w:ilvl="8" w:tentative="1" w:tplc="040C0005">
      <w:start w:val="1"/>
      <w:numFmt w:val="bullet"/>
      <w:lvlText w:val=""/>
      <w:lvlJc w:val="left"/>
      <w:pPr>
        <w:tabs>
          <w:tab w:pos="7429" w:val="num"/>
        </w:tabs>
        <w:ind w:hanging="360" w:left="7429"/>
      </w:pPr>
      <w:rPr>
        <w:rFonts w:ascii="Wingdings" w:hAnsi="Wingdings" w:hint="default"/>
      </w:rPr>
    </w:lvl>
  </w:abstractNum>
  <w:abstractNum w15:restartNumberingAfterBreak="0" w:abstractNumId="11">
    <w:nsid w:val="1F622EDB"/>
    <w:multiLevelType w:val="hybridMultilevel"/>
    <w:tmpl w:val="9156FB4C"/>
    <w:lvl w:ilvl="0" w:tplc="040C0005">
      <w:start w:val="1"/>
      <w:numFmt w:val="bullet"/>
      <w:lvlText w:val=""/>
      <w:lvlJc w:val="left"/>
      <w:pPr>
        <w:ind w:hanging="360" w:left="1785"/>
      </w:pPr>
      <w:rPr>
        <w:rFonts w:ascii="Wingdings" w:hAnsi="Wingdings" w:hint="default"/>
      </w:rPr>
    </w:lvl>
    <w:lvl w:ilvl="1" w:tentative="1" w:tplc="040C0003">
      <w:start w:val="1"/>
      <w:numFmt w:val="bullet"/>
      <w:lvlText w:val="o"/>
      <w:lvlJc w:val="left"/>
      <w:pPr>
        <w:ind w:hanging="360" w:left="2505"/>
      </w:pPr>
      <w:rPr>
        <w:rFonts w:ascii="Courier New" w:cs="Courier New" w:hAnsi="Courier New" w:hint="default"/>
      </w:rPr>
    </w:lvl>
    <w:lvl w:ilvl="2" w:tentative="1" w:tplc="040C0005">
      <w:start w:val="1"/>
      <w:numFmt w:val="bullet"/>
      <w:lvlText w:val=""/>
      <w:lvlJc w:val="left"/>
      <w:pPr>
        <w:ind w:hanging="360" w:left="3225"/>
      </w:pPr>
      <w:rPr>
        <w:rFonts w:ascii="Wingdings" w:hAnsi="Wingdings" w:hint="default"/>
      </w:rPr>
    </w:lvl>
    <w:lvl w:ilvl="3" w:tentative="1" w:tplc="040C0001">
      <w:start w:val="1"/>
      <w:numFmt w:val="bullet"/>
      <w:lvlText w:val=""/>
      <w:lvlJc w:val="left"/>
      <w:pPr>
        <w:ind w:hanging="360" w:left="3945"/>
      </w:pPr>
      <w:rPr>
        <w:rFonts w:ascii="Symbol" w:hAnsi="Symbol" w:hint="default"/>
      </w:rPr>
    </w:lvl>
    <w:lvl w:ilvl="4" w:tentative="1" w:tplc="040C0003">
      <w:start w:val="1"/>
      <w:numFmt w:val="bullet"/>
      <w:lvlText w:val="o"/>
      <w:lvlJc w:val="left"/>
      <w:pPr>
        <w:ind w:hanging="360" w:left="4665"/>
      </w:pPr>
      <w:rPr>
        <w:rFonts w:ascii="Courier New" w:cs="Courier New" w:hAnsi="Courier New" w:hint="default"/>
      </w:rPr>
    </w:lvl>
    <w:lvl w:ilvl="5" w:tentative="1" w:tplc="040C0005">
      <w:start w:val="1"/>
      <w:numFmt w:val="bullet"/>
      <w:lvlText w:val=""/>
      <w:lvlJc w:val="left"/>
      <w:pPr>
        <w:ind w:hanging="360" w:left="5385"/>
      </w:pPr>
      <w:rPr>
        <w:rFonts w:ascii="Wingdings" w:hAnsi="Wingdings" w:hint="default"/>
      </w:rPr>
    </w:lvl>
    <w:lvl w:ilvl="6" w:tentative="1" w:tplc="040C0001">
      <w:start w:val="1"/>
      <w:numFmt w:val="bullet"/>
      <w:lvlText w:val=""/>
      <w:lvlJc w:val="left"/>
      <w:pPr>
        <w:ind w:hanging="360" w:left="6105"/>
      </w:pPr>
      <w:rPr>
        <w:rFonts w:ascii="Symbol" w:hAnsi="Symbol" w:hint="default"/>
      </w:rPr>
    </w:lvl>
    <w:lvl w:ilvl="7" w:tentative="1" w:tplc="040C0003">
      <w:start w:val="1"/>
      <w:numFmt w:val="bullet"/>
      <w:lvlText w:val="o"/>
      <w:lvlJc w:val="left"/>
      <w:pPr>
        <w:ind w:hanging="360" w:left="6825"/>
      </w:pPr>
      <w:rPr>
        <w:rFonts w:ascii="Courier New" w:cs="Courier New" w:hAnsi="Courier New" w:hint="default"/>
      </w:rPr>
    </w:lvl>
    <w:lvl w:ilvl="8" w:tentative="1" w:tplc="040C0005">
      <w:start w:val="1"/>
      <w:numFmt w:val="bullet"/>
      <w:lvlText w:val=""/>
      <w:lvlJc w:val="left"/>
      <w:pPr>
        <w:ind w:hanging="360" w:left="7545"/>
      </w:pPr>
      <w:rPr>
        <w:rFonts w:ascii="Wingdings" w:hAnsi="Wingdings" w:hint="default"/>
      </w:rPr>
    </w:lvl>
  </w:abstractNum>
  <w:abstractNum w15:restartNumberingAfterBreak="0" w:abstractNumId="12">
    <w:nsid w:val="23702ABB"/>
    <w:multiLevelType w:val="hybridMultilevel"/>
    <w:tmpl w:val="CE94A0AA"/>
    <w:lvl w:ilvl="0" w:tplc="172EC16C">
      <w:numFmt w:val="bullet"/>
      <w:lvlText w:val=""/>
      <w:lvlJc w:val="left"/>
      <w:pPr>
        <w:ind w:hanging="360" w:left="1068"/>
      </w:pPr>
      <w:rPr>
        <w:rFonts w:ascii="Symbol" w:cstheme="minorBidi" w:eastAsiaTheme="minorHAnsi" w:hAnsi="Symbo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13">
    <w:nsid w:val="290562FF"/>
    <w:multiLevelType w:val="hybridMultilevel"/>
    <w:tmpl w:val="E82C6346"/>
    <w:lvl w:ilvl="0" w:tplc="040C0001">
      <w:start w:val="1"/>
      <w:numFmt w:val="bullet"/>
      <w:lvlText w:val=""/>
      <w:lvlJc w:val="left"/>
      <w:pPr>
        <w:ind w:hanging="360" w:left="1637"/>
      </w:pPr>
      <w:rPr>
        <w:rFonts w:ascii="Symbol" w:hAnsi="Symbol" w:hint="default"/>
      </w:rPr>
    </w:lvl>
    <w:lvl w:ilvl="1" w:tplc="040C0003">
      <w:start w:val="1"/>
      <w:numFmt w:val="bullet"/>
      <w:lvlText w:val="o"/>
      <w:lvlJc w:val="left"/>
      <w:pPr>
        <w:ind w:hanging="360" w:left="2495"/>
      </w:pPr>
      <w:rPr>
        <w:rFonts w:ascii="Courier New" w:cs="Courier New" w:hAnsi="Courier New" w:hint="default"/>
      </w:rPr>
    </w:lvl>
    <w:lvl w:ilvl="2" w:tplc="040C0005">
      <w:start w:val="1"/>
      <w:numFmt w:val="bullet"/>
      <w:lvlText w:val=""/>
      <w:lvlJc w:val="left"/>
      <w:pPr>
        <w:ind w:hanging="360" w:left="3215"/>
      </w:pPr>
      <w:rPr>
        <w:rFonts w:ascii="Wingdings" w:hAnsi="Wingdings" w:hint="default"/>
      </w:rPr>
    </w:lvl>
    <w:lvl w:ilvl="3" w:tentative="1" w:tplc="040C0001">
      <w:start w:val="1"/>
      <w:numFmt w:val="bullet"/>
      <w:lvlText w:val=""/>
      <w:lvlJc w:val="left"/>
      <w:pPr>
        <w:ind w:hanging="360" w:left="3935"/>
      </w:pPr>
      <w:rPr>
        <w:rFonts w:ascii="Symbol" w:hAnsi="Symbol" w:hint="default"/>
      </w:rPr>
    </w:lvl>
    <w:lvl w:ilvl="4" w:tentative="1" w:tplc="040C0003">
      <w:start w:val="1"/>
      <w:numFmt w:val="bullet"/>
      <w:lvlText w:val="o"/>
      <w:lvlJc w:val="left"/>
      <w:pPr>
        <w:ind w:hanging="360" w:left="4655"/>
      </w:pPr>
      <w:rPr>
        <w:rFonts w:ascii="Courier New" w:cs="Courier New" w:hAnsi="Courier New" w:hint="default"/>
      </w:rPr>
    </w:lvl>
    <w:lvl w:ilvl="5" w:tentative="1" w:tplc="040C0005">
      <w:start w:val="1"/>
      <w:numFmt w:val="bullet"/>
      <w:lvlText w:val=""/>
      <w:lvlJc w:val="left"/>
      <w:pPr>
        <w:ind w:hanging="360" w:left="5375"/>
      </w:pPr>
      <w:rPr>
        <w:rFonts w:ascii="Wingdings" w:hAnsi="Wingdings" w:hint="default"/>
      </w:rPr>
    </w:lvl>
    <w:lvl w:ilvl="6" w:tentative="1" w:tplc="040C0001">
      <w:start w:val="1"/>
      <w:numFmt w:val="bullet"/>
      <w:lvlText w:val=""/>
      <w:lvlJc w:val="left"/>
      <w:pPr>
        <w:ind w:hanging="360" w:left="6095"/>
      </w:pPr>
      <w:rPr>
        <w:rFonts w:ascii="Symbol" w:hAnsi="Symbol" w:hint="default"/>
      </w:rPr>
    </w:lvl>
    <w:lvl w:ilvl="7" w:tentative="1" w:tplc="040C0003">
      <w:start w:val="1"/>
      <w:numFmt w:val="bullet"/>
      <w:lvlText w:val="o"/>
      <w:lvlJc w:val="left"/>
      <w:pPr>
        <w:ind w:hanging="360" w:left="6815"/>
      </w:pPr>
      <w:rPr>
        <w:rFonts w:ascii="Courier New" w:cs="Courier New" w:hAnsi="Courier New" w:hint="default"/>
      </w:rPr>
    </w:lvl>
    <w:lvl w:ilvl="8" w:tentative="1" w:tplc="040C0005">
      <w:start w:val="1"/>
      <w:numFmt w:val="bullet"/>
      <w:lvlText w:val=""/>
      <w:lvlJc w:val="left"/>
      <w:pPr>
        <w:ind w:hanging="360" w:left="7535"/>
      </w:pPr>
      <w:rPr>
        <w:rFonts w:ascii="Wingdings" w:hAnsi="Wingdings" w:hint="default"/>
      </w:rPr>
    </w:lvl>
  </w:abstractNum>
  <w:abstractNum w15:restartNumberingAfterBreak="0" w:abstractNumId="14">
    <w:nsid w:val="353D25B9"/>
    <w:multiLevelType w:val="hybridMultilevel"/>
    <w:tmpl w:val="ED36F9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3B183DB4"/>
    <w:multiLevelType w:val="hybridMultilevel"/>
    <w:tmpl w:val="3DA2F74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D966B04"/>
    <w:multiLevelType w:val="hybridMultilevel"/>
    <w:tmpl w:val="9ACAC43A"/>
    <w:lvl w:ilvl="0" w:tplc="72F82CE8">
      <w:start w:val="2"/>
      <w:numFmt w:val="bullet"/>
      <w:lvlText w:val="-"/>
      <w:lvlJc w:val="left"/>
      <w:pPr>
        <w:ind w:hanging="360" w:left="1070"/>
      </w:pPr>
      <w:rPr>
        <w:rFonts w:ascii="Calibri" w:cstheme="minorBidi" w:eastAsiaTheme="minorHAnsi" w:hAnsi="Calibri" w:hint="default"/>
        <w:color w:val="auto"/>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15:restartNumberingAfterBreak="0" w:abstractNumId="17">
    <w:nsid w:val="40DA3996"/>
    <w:multiLevelType w:val="hybridMultilevel"/>
    <w:tmpl w:val="FB26850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3B65134"/>
    <w:multiLevelType w:val="hybridMultilevel"/>
    <w:tmpl w:val="C52E1354"/>
    <w:lvl w:ilvl="0" w:tplc="040C0001">
      <w:start w:val="1"/>
      <w:numFmt w:val="bullet"/>
      <w:lvlText w:val=""/>
      <w:lvlJc w:val="left"/>
      <w:pPr>
        <w:ind w:hanging="360" w:left="720"/>
      </w:pPr>
      <w:rPr>
        <w:rFonts w:ascii="Symbol" w:hAnsi="Symbol" w:hint="default"/>
      </w:rPr>
    </w:lvl>
    <w:lvl w:ilvl="1" w:tplc="040C000D">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3F12ED7"/>
    <w:multiLevelType w:val="hybridMultilevel"/>
    <w:tmpl w:val="5FC6B85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ADB7243"/>
    <w:multiLevelType w:val="hybridMultilevel"/>
    <w:tmpl w:val="A0989014"/>
    <w:lvl w:ilvl="0" w:tplc="040C000B">
      <w:start w:val="1"/>
      <w:numFmt w:val="bullet"/>
      <w:lvlText w:val=""/>
      <w:lvlJc w:val="left"/>
      <w:pPr>
        <w:ind w:hanging="360" w:left="1428"/>
      </w:pPr>
      <w:rPr>
        <w:rFonts w:ascii="Wingdings" w:hAnsi="Wingding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1">
    <w:nsid w:val="50FE6B76"/>
    <w:multiLevelType w:val="hybridMultilevel"/>
    <w:tmpl w:val="180CDEB2"/>
    <w:lvl w:ilvl="0" w:tplc="F18E8FEE">
      <w:start w:val="4"/>
      <w:numFmt w:val="decimal"/>
      <w:lvlText w:val="%1"/>
      <w:lvlJc w:val="left"/>
      <w:pPr>
        <w:ind w:hanging="360" w:left="1776"/>
      </w:pPr>
      <w:rPr>
        <w:rFonts w:hint="default"/>
      </w:rPr>
    </w:lvl>
    <w:lvl w:ilvl="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22">
    <w:nsid w:val="569C704A"/>
    <w:multiLevelType w:val="hybridMultilevel"/>
    <w:tmpl w:val="09AC4A54"/>
    <w:lvl w:ilvl="0" w:tplc="040C0005">
      <w:start w:val="1"/>
      <w:numFmt w:val="bullet"/>
      <w:lvlText w:val=""/>
      <w:lvlJc w:val="left"/>
      <w:pPr>
        <w:ind w:hanging="360" w:left="1775"/>
      </w:pPr>
      <w:rPr>
        <w:rFonts w:ascii="Wingdings" w:hAnsi="Wingdings" w:hint="default"/>
      </w:rPr>
    </w:lvl>
    <w:lvl w:ilvl="1" w:tplc="040C0003">
      <w:start w:val="1"/>
      <w:numFmt w:val="bullet"/>
      <w:lvlText w:val="o"/>
      <w:lvlJc w:val="left"/>
      <w:pPr>
        <w:ind w:hanging="360" w:left="2495"/>
      </w:pPr>
      <w:rPr>
        <w:rFonts w:ascii="Courier New" w:cs="Courier New" w:hAnsi="Courier New" w:hint="default"/>
      </w:rPr>
    </w:lvl>
    <w:lvl w:ilvl="2" w:tplc="040C0005">
      <w:start w:val="1"/>
      <w:numFmt w:val="bullet"/>
      <w:lvlText w:val=""/>
      <w:lvlJc w:val="left"/>
      <w:pPr>
        <w:ind w:hanging="360" w:left="3215"/>
      </w:pPr>
      <w:rPr>
        <w:rFonts w:ascii="Wingdings" w:hAnsi="Wingdings" w:hint="default"/>
      </w:rPr>
    </w:lvl>
    <w:lvl w:ilvl="3" w:tentative="1" w:tplc="040C0001">
      <w:start w:val="1"/>
      <w:numFmt w:val="bullet"/>
      <w:lvlText w:val=""/>
      <w:lvlJc w:val="left"/>
      <w:pPr>
        <w:ind w:hanging="360" w:left="3935"/>
      </w:pPr>
      <w:rPr>
        <w:rFonts w:ascii="Symbol" w:hAnsi="Symbol" w:hint="default"/>
      </w:rPr>
    </w:lvl>
    <w:lvl w:ilvl="4" w:tentative="1" w:tplc="040C0003">
      <w:start w:val="1"/>
      <w:numFmt w:val="bullet"/>
      <w:lvlText w:val="o"/>
      <w:lvlJc w:val="left"/>
      <w:pPr>
        <w:ind w:hanging="360" w:left="4655"/>
      </w:pPr>
      <w:rPr>
        <w:rFonts w:ascii="Courier New" w:cs="Courier New" w:hAnsi="Courier New" w:hint="default"/>
      </w:rPr>
    </w:lvl>
    <w:lvl w:ilvl="5" w:tentative="1" w:tplc="040C0005">
      <w:start w:val="1"/>
      <w:numFmt w:val="bullet"/>
      <w:lvlText w:val=""/>
      <w:lvlJc w:val="left"/>
      <w:pPr>
        <w:ind w:hanging="360" w:left="5375"/>
      </w:pPr>
      <w:rPr>
        <w:rFonts w:ascii="Wingdings" w:hAnsi="Wingdings" w:hint="default"/>
      </w:rPr>
    </w:lvl>
    <w:lvl w:ilvl="6" w:tentative="1" w:tplc="040C0001">
      <w:start w:val="1"/>
      <w:numFmt w:val="bullet"/>
      <w:lvlText w:val=""/>
      <w:lvlJc w:val="left"/>
      <w:pPr>
        <w:ind w:hanging="360" w:left="6095"/>
      </w:pPr>
      <w:rPr>
        <w:rFonts w:ascii="Symbol" w:hAnsi="Symbol" w:hint="default"/>
      </w:rPr>
    </w:lvl>
    <w:lvl w:ilvl="7" w:tentative="1" w:tplc="040C0003">
      <w:start w:val="1"/>
      <w:numFmt w:val="bullet"/>
      <w:lvlText w:val="o"/>
      <w:lvlJc w:val="left"/>
      <w:pPr>
        <w:ind w:hanging="360" w:left="6815"/>
      </w:pPr>
      <w:rPr>
        <w:rFonts w:ascii="Courier New" w:cs="Courier New" w:hAnsi="Courier New" w:hint="default"/>
      </w:rPr>
    </w:lvl>
    <w:lvl w:ilvl="8" w:tentative="1" w:tplc="040C0005">
      <w:start w:val="1"/>
      <w:numFmt w:val="bullet"/>
      <w:lvlText w:val=""/>
      <w:lvlJc w:val="left"/>
      <w:pPr>
        <w:ind w:hanging="360" w:left="7535"/>
      </w:pPr>
      <w:rPr>
        <w:rFonts w:ascii="Wingdings" w:hAnsi="Wingdings" w:hint="default"/>
      </w:rPr>
    </w:lvl>
  </w:abstractNum>
  <w:abstractNum w15:restartNumberingAfterBreak="0" w:abstractNumId="23">
    <w:nsid w:val="5B936C04"/>
    <w:multiLevelType w:val="hybridMultilevel"/>
    <w:tmpl w:val="22B26DB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1C33633"/>
    <w:multiLevelType w:val="hybridMultilevel"/>
    <w:tmpl w:val="C1D2272A"/>
    <w:lvl w:ilvl="0" w:tplc="81168684">
      <w:numFmt w:val="bullet"/>
      <w:lvlText w:val="-"/>
      <w:lvlJc w:val="left"/>
      <w:pPr>
        <w:ind w:hanging="360" w:left="-491"/>
      </w:pPr>
      <w:rPr>
        <w:rFonts w:ascii="Calibri" w:cstheme="minorBidi" w:eastAsiaTheme="minorHAnsi" w:hAnsi="Calibri" w:hint="default"/>
      </w:rPr>
    </w:lvl>
    <w:lvl w:ilvl="1" w:tplc="040C0003">
      <w:start w:val="1"/>
      <w:numFmt w:val="bullet"/>
      <w:lvlText w:val="o"/>
      <w:lvlJc w:val="left"/>
      <w:pPr>
        <w:ind w:hanging="360" w:left="229"/>
      </w:pPr>
      <w:rPr>
        <w:rFonts w:ascii="Courier New" w:cs="Courier New" w:hAnsi="Courier New" w:hint="default"/>
      </w:rPr>
    </w:lvl>
    <w:lvl w:ilvl="2" w:tplc="DD2EC384">
      <w:start w:val="1"/>
      <w:numFmt w:val="bullet"/>
      <w:lvlText w:val=""/>
      <w:lvlJc w:val="left"/>
      <w:pPr>
        <w:ind w:hanging="360" w:left="949"/>
      </w:pPr>
      <w:rPr>
        <w:rFonts w:ascii="Wingdings" w:hAnsi="Wingdings" w:hint="default"/>
        <w:color w:val="auto"/>
      </w:rPr>
    </w:lvl>
    <w:lvl w:ilvl="3" w:tplc="907EDD3A">
      <w:numFmt w:val="bullet"/>
      <w:lvlText w:val="-"/>
      <w:lvlJc w:val="left"/>
      <w:pPr>
        <w:ind w:hanging="360" w:left="1669"/>
      </w:pPr>
      <w:rPr>
        <w:rFonts w:ascii="Times New Roman" w:cs="Times New Roman" w:eastAsia="Times New Roman" w:hAnsi="Times New Roman" w:hint="default"/>
      </w:rPr>
    </w:lvl>
    <w:lvl w:ilvl="4" w:tplc="040C0003">
      <w:start w:val="1"/>
      <w:numFmt w:val="bullet"/>
      <w:lvlText w:val="o"/>
      <w:lvlJc w:val="left"/>
      <w:pPr>
        <w:ind w:hanging="360" w:left="2389"/>
      </w:pPr>
      <w:rPr>
        <w:rFonts w:ascii="Courier New" w:cs="Courier New" w:hAnsi="Courier New" w:hint="default"/>
      </w:rPr>
    </w:lvl>
    <w:lvl w:ilvl="5" w:tentative="1" w:tplc="040C0005">
      <w:start w:val="1"/>
      <w:numFmt w:val="bullet"/>
      <w:lvlText w:val=""/>
      <w:lvlJc w:val="left"/>
      <w:pPr>
        <w:ind w:hanging="360" w:left="3109"/>
      </w:pPr>
      <w:rPr>
        <w:rFonts w:ascii="Wingdings" w:hAnsi="Wingdings" w:hint="default"/>
      </w:rPr>
    </w:lvl>
    <w:lvl w:ilvl="6" w:tentative="1" w:tplc="040C0001">
      <w:start w:val="1"/>
      <w:numFmt w:val="bullet"/>
      <w:lvlText w:val=""/>
      <w:lvlJc w:val="left"/>
      <w:pPr>
        <w:ind w:hanging="360" w:left="3829"/>
      </w:pPr>
      <w:rPr>
        <w:rFonts w:ascii="Symbol" w:hAnsi="Symbol" w:hint="default"/>
      </w:rPr>
    </w:lvl>
    <w:lvl w:ilvl="7" w:tentative="1" w:tplc="040C0003">
      <w:start w:val="1"/>
      <w:numFmt w:val="bullet"/>
      <w:lvlText w:val="o"/>
      <w:lvlJc w:val="left"/>
      <w:pPr>
        <w:ind w:hanging="360" w:left="4549"/>
      </w:pPr>
      <w:rPr>
        <w:rFonts w:ascii="Courier New" w:cs="Courier New" w:hAnsi="Courier New" w:hint="default"/>
      </w:rPr>
    </w:lvl>
    <w:lvl w:ilvl="8" w:tentative="1" w:tplc="040C0005">
      <w:start w:val="1"/>
      <w:numFmt w:val="bullet"/>
      <w:lvlText w:val=""/>
      <w:lvlJc w:val="left"/>
      <w:pPr>
        <w:ind w:hanging="360" w:left="5269"/>
      </w:pPr>
      <w:rPr>
        <w:rFonts w:ascii="Wingdings" w:hAnsi="Wingdings" w:hint="default"/>
      </w:rPr>
    </w:lvl>
  </w:abstractNum>
  <w:abstractNum w15:restartNumberingAfterBreak="0" w:abstractNumId="25">
    <w:nsid w:val="688B7804"/>
    <w:multiLevelType w:val="hybridMultilevel"/>
    <w:tmpl w:val="03505FD2"/>
    <w:lvl w:ilvl="0" w:tplc="1CD0BDFC">
      <w:numFmt w:val="bullet"/>
      <w:lvlText w:val=""/>
      <w:lvlJc w:val="left"/>
      <w:pPr>
        <w:ind w:hanging="360" w:left="720"/>
      </w:pPr>
      <w:rPr>
        <w:rFonts w:ascii="Symbol" w:cstheme="minorHAnsi" w:eastAsiaTheme="minorHAnsi"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8F256D1"/>
    <w:multiLevelType w:val="hybridMultilevel"/>
    <w:tmpl w:val="35E8559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461087E"/>
    <w:multiLevelType w:val="hybridMultilevel"/>
    <w:tmpl w:val="3FEA6E08"/>
    <w:lvl w:ilvl="0" w:tplc="AAD2BB80">
      <w:numFmt w:val="bullet"/>
      <w:lvlText w:val=""/>
      <w:lvlJc w:val="left"/>
      <w:pPr>
        <w:ind w:hanging="360" w:left="1070"/>
      </w:pPr>
      <w:rPr>
        <w:rFonts w:ascii="Wingdings" w:cstheme="minorBidi" w:eastAsiaTheme="minorHAnsi" w:hAnsi="Wingdings" w:hint="default"/>
        <w:color w:val="FF0000"/>
      </w:rPr>
    </w:lvl>
    <w:lvl w:ilvl="1" w:tentative="1" w:tplc="040C0003">
      <w:start w:val="1"/>
      <w:numFmt w:val="bullet"/>
      <w:lvlText w:val="o"/>
      <w:lvlJc w:val="left"/>
      <w:pPr>
        <w:ind w:hanging="360" w:left="1790"/>
      </w:pPr>
      <w:rPr>
        <w:rFonts w:ascii="Courier New" w:cs="Courier New" w:hAnsi="Courier New" w:hint="default"/>
      </w:rPr>
    </w:lvl>
    <w:lvl w:ilvl="2" w:tentative="1" w:tplc="040C0005">
      <w:start w:val="1"/>
      <w:numFmt w:val="bullet"/>
      <w:lvlText w:val=""/>
      <w:lvlJc w:val="left"/>
      <w:pPr>
        <w:ind w:hanging="360" w:left="2510"/>
      </w:pPr>
      <w:rPr>
        <w:rFonts w:ascii="Wingdings" w:hAnsi="Wingdings" w:hint="default"/>
      </w:rPr>
    </w:lvl>
    <w:lvl w:ilvl="3" w:tentative="1" w:tplc="040C0001">
      <w:start w:val="1"/>
      <w:numFmt w:val="bullet"/>
      <w:lvlText w:val=""/>
      <w:lvlJc w:val="left"/>
      <w:pPr>
        <w:ind w:hanging="360" w:left="3230"/>
      </w:pPr>
      <w:rPr>
        <w:rFonts w:ascii="Symbol" w:hAnsi="Symbol" w:hint="default"/>
      </w:rPr>
    </w:lvl>
    <w:lvl w:ilvl="4" w:tentative="1" w:tplc="040C0003">
      <w:start w:val="1"/>
      <w:numFmt w:val="bullet"/>
      <w:lvlText w:val="o"/>
      <w:lvlJc w:val="left"/>
      <w:pPr>
        <w:ind w:hanging="360" w:left="3950"/>
      </w:pPr>
      <w:rPr>
        <w:rFonts w:ascii="Courier New" w:cs="Courier New" w:hAnsi="Courier New" w:hint="default"/>
      </w:rPr>
    </w:lvl>
    <w:lvl w:ilvl="5" w:tentative="1" w:tplc="040C0005">
      <w:start w:val="1"/>
      <w:numFmt w:val="bullet"/>
      <w:lvlText w:val=""/>
      <w:lvlJc w:val="left"/>
      <w:pPr>
        <w:ind w:hanging="360" w:left="4670"/>
      </w:pPr>
      <w:rPr>
        <w:rFonts w:ascii="Wingdings" w:hAnsi="Wingdings" w:hint="default"/>
      </w:rPr>
    </w:lvl>
    <w:lvl w:ilvl="6" w:tentative="1" w:tplc="040C0001">
      <w:start w:val="1"/>
      <w:numFmt w:val="bullet"/>
      <w:lvlText w:val=""/>
      <w:lvlJc w:val="left"/>
      <w:pPr>
        <w:ind w:hanging="360" w:left="5390"/>
      </w:pPr>
      <w:rPr>
        <w:rFonts w:ascii="Symbol" w:hAnsi="Symbol" w:hint="default"/>
      </w:rPr>
    </w:lvl>
    <w:lvl w:ilvl="7" w:tentative="1" w:tplc="040C0003">
      <w:start w:val="1"/>
      <w:numFmt w:val="bullet"/>
      <w:lvlText w:val="o"/>
      <w:lvlJc w:val="left"/>
      <w:pPr>
        <w:ind w:hanging="360" w:left="6110"/>
      </w:pPr>
      <w:rPr>
        <w:rFonts w:ascii="Courier New" w:cs="Courier New" w:hAnsi="Courier New" w:hint="default"/>
      </w:rPr>
    </w:lvl>
    <w:lvl w:ilvl="8" w:tentative="1" w:tplc="040C0005">
      <w:start w:val="1"/>
      <w:numFmt w:val="bullet"/>
      <w:lvlText w:val=""/>
      <w:lvlJc w:val="left"/>
      <w:pPr>
        <w:ind w:hanging="360" w:left="6830"/>
      </w:pPr>
      <w:rPr>
        <w:rFonts w:ascii="Wingdings" w:hAnsi="Wingdings" w:hint="default"/>
      </w:rPr>
    </w:lvl>
  </w:abstractNum>
  <w:abstractNum w15:restartNumberingAfterBreak="0" w:abstractNumId="28">
    <w:nsid w:val="75620322"/>
    <w:multiLevelType w:val="hybridMultilevel"/>
    <w:tmpl w:val="34BED06C"/>
    <w:lvl w:ilvl="0" w:tplc="13D05EBE">
      <w:numFmt w:val="bullet"/>
      <w:lvlText w:val="-"/>
      <w:lvlJc w:val="left"/>
      <w:pPr>
        <w:ind w:hanging="360" w:left="1080"/>
      </w:pPr>
      <w:rPr>
        <w:rFonts w:ascii="Calibri" w:cs="Calibri" w:eastAsia="Times New Roman"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9">
    <w:nsid w:val="76A73CD3"/>
    <w:multiLevelType w:val="hybridMultilevel"/>
    <w:tmpl w:val="942CEB68"/>
    <w:lvl w:ilvl="0" w:tplc="98FA2FBC">
      <w:start w:val="3"/>
      <w:numFmt w:val="decimal"/>
      <w:lvlText w:val="%1"/>
      <w:lvlJc w:val="left"/>
      <w:pPr>
        <w:ind w:hanging="360" w:left="1211"/>
      </w:pPr>
      <w:rPr>
        <w:rFonts w:hint="default"/>
      </w:rPr>
    </w:lvl>
    <w:lvl w:ilvl="1" w:tentative="1" w:tplc="040C0019">
      <w:start w:val="1"/>
      <w:numFmt w:val="lowerLetter"/>
      <w:lvlText w:val="%2."/>
      <w:lvlJc w:val="left"/>
      <w:pPr>
        <w:ind w:hanging="360" w:left="1785"/>
      </w:pPr>
    </w:lvl>
    <w:lvl w:ilvl="2" w:tplc="040C001B">
      <w:start w:val="1"/>
      <w:numFmt w:val="lowerRoman"/>
      <w:lvlText w:val="%3."/>
      <w:lvlJc w:val="right"/>
      <w:pPr>
        <w:ind w:hanging="180" w:left="2505"/>
      </w:pPr>
    </w:lvl>
    <w:lvl w:ilvl="3" w:tentative="1" w:tplc="040C000F">
      <w:start w:val="1"/>
      <w:numFmt w:val="decimal"/>
      <w:lvlText w:val="%4."/>
      <w:lvlJc w:val="left"/>
      <w:pPr>
        <w:ind w:hanging="360" w:left="3225"/>
      </w:pPr>
    </w:lvl>
    <w:lvl w:ilvl="4" w:tentative="1" w:tplc="040C0019">
      <w:start w:val="1"/>
      <w:numFmt w:val="lowerLetter"/>
      <w:lvlText w:val="%5."/>
      <w:lvlJc w:val="left"/>
      <w:pPr>
        <w:ind w:hanging="360" w:left="3945"/>
      </w:pPr>
    </w:lvl>
    <w:lvl w:ilvl="5" w:tentative="1" w:tplc="040C001B">
      <w:start w:val="1"/>
      <w:numFmt w:val="lowerRoman"/>
      <w:lvlText w:val="%6."/>
      <w:lvlJc w:val="right"/>
      <w:pPr>
        <w:ind w:hanging="180" w:left="4665"/>
      </w:pPr>
    </w:lvl>
    <w:lvl w:ilvl="6" w:tentative="1" w:tplc="040C000F">
      <w:start w:val="1"/>
      <w:numFmt w:val="decimal"/>
      <w:lvlText w:val="%7."/>
      <w:lvlJc w:val="left"/>
      <w:pPr>
        <w:ind w:hanging="360" w:left="5385"/>
      </w:pPr>
    </w:lvl>
    <w:lvl w:ilvl="7" w:tentative="1" w:tplc="040C0019">
      <w:start w:val="1"/>
      <w:numFmt w:val="lowerLetter"/>
      <w:lvlText w:val="%8."/>
      <w:lvlJc w:val="left"/>
      <w:pPr>
        <w:ind w:hanging="360" w:left="6105"/>
      </w:pPr>
    </w:lvl>
    <w:lvl w:ilvl="8" w:tentative="1" w:tplc="040C001B">
      <w:start w:val="1"/>
      <w:numFmt w:val="lowerRoman"/>
      <w:lvlText w:val="%9."/>
      <w:lvlJc w:val="right"/>
      <w:pPr>
        <w:ind w:hanging="180" w:left="6825"/>
      </w:pPr>
    </w:lvl>
  </w:abstractNum>
  <w:abstractNum w15:restartNumberingAfterBreak="0" w:abstractNumId="30">
    <w:nsid w:val="76EB6500"/>
    <w:multiLevelType w:val="hybridMultilevel"/>
    <w:tmpl w:val="2D4E688E"/>
    <w:lvl w:ilvl="0" w:tplc="8370E914">
      <w:start w:val="3"/>
      <w:numFmt w:val="decimal"/>
      <w:lvlText w:val="%1"/>
      <w:lvlJc w:val="left"/>
      <w:pPr>
        <w:ind w:hanging="360" w:left="1068"/>
      </w:pPr>
      <w:rPr>
        <w:rFonts w:hint="default"/>
      </w:rPr>
    </w:lvl>
    <w:lvl w:ilvl="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15:restartNumberingAfterBreak="0" w:abstractNumId="31">
    <w:nsid w:val="770E1313"/>
    <w:multiLevelType w:val="hybridMultilevel"/>
    <w:tmpl w:val="1034E88A"/>
    <w:lvl w:ilvl="0" w:tplc="040C0005">
      <w:start w:val="1"/>
      <w:numFmt w:val="bullet"/>
      <w:lvlText w:val=""/>
      <w:lvlJc w:val="left"/>
      <w:pPr>
        <w:tabs>
          <w:tab w:pos="1669" w:val="num"/>
        </w:tabs>
        <w:ind w:hanging="360" w:left="1669"/>
      </w:pPr>
      <w:rPr>
        <w:rFonts w:ascii="Wingdings" w:hAnsi="Wingdings" w:hint="default"/>
      </w:rPr>
    </w:lvl>
    <w:lvl w:ilvl="1" w:tplc="040C0003">
      <w:start w:val="1"/>
      <w:numFmt w:val="bullet"/>
      <w:lvlText w:val="o"/>
      <w:lvlJc w:val="left"/>
      <w:pPr>
        <w:tabs>
          <w:tab w:pos="2389" w:val="num"/>
        </w:tabs>
        <w:ind w:hanging="360" w:left="2389"/>
      </w:pPr>
      <w:rPr>
        <w:rFonts w:ascii="Courier New" w:cs="Courier New" w:hAnsi="Courier New" w:hint="default"/>
      </w:rPr>
    </w:lvl>
    <w:lvl w:ilvl="2" w:tplc="040C0005">
      <w:start w:val="1"/>
      <w:numFmt w:val="bullet"/>
      <w:lvlText w:val=""/>
      <w:lvlJc w:val="left"/>
      <w:pPr>
        <w:tabs>
          <w:tab w:pos="3109" w:val="num"/>
        </w:tabs>
        <w:ind w:hanging="360" w:left="3109"/>
      </w:pPr>
      <w:rPr>
        <w:rFonts w:ascii="Wingdings" w:hAnsi="Wingdings" w:hint="default"/>
      </w:rPr>
    </w:lvl>
    <w:lvl w:ilvl="3" w:tplc="040C0001">
      <w:start w:val="1"/>
      <w:numFmt w:val="bullet"/>
      <w:lvlText w:val=""/>
      <w:lvlJc w:val="left"/>
      <w:pPr>
        <w:tabs>
          <w:tab w:pos="3829" w:val="num"/>
        </w:tabs>
        <w:ind w:hanging="360" w:left="3829"/>
      </w:pPr>
      <w:rPr>
        <w:rFonts w:ascii="Symbol" w:hAnsi="Symbol" w:hint="default"/>
      </w:rPr>
    </w:lvl>
    <w:lvl w:ilvl="4" w:tentative="1" w:tplc="040C0003">
      <w:start w:val="1"/>
      <w:numFmt w:val="bullet"/>
      <w:lvlText w:val="o"/>
      <w:lvlJc w:val="left"/>
      <w:pPr>
        <w:tabs>
          <w:tab w:pos="4549" w:val="num"/>
        </w:tabs>
        <w:ind w:hanging="360" w:left="4549"/>
      </w:pPr>
      <w:rPr>
        <w:rFonts w:ascii="Courier New" w:cs="Courier New" w:hAnsi="Courier New" w:hint="default"/>
      </w:rPr>
    </w:lvl>
    <w:lvl w:ilvl="5" w:tentative="1" w:tplc="040C0005">
      <w:start w:val="1"/>
      <w:numFmt w:val="bullet"/>
      <w:lvlText w:val=""/>
      <w:lvlJc w:val="left"/>
      <w:pPr>
        <w:tabs>
          <w:tab w:pos="5269" w:val="num"/>
        </w:tabs>
        <w:ind w:hanging="360" w:left="5269"/>
      </w:pPr>
      <w:rPr>
        <w:rFonts w:ascii="Wingdings" w:hAnsi="Wingdings" w:hint="default"/>
      </w:rPr>
    </w:lvl>
    <w:lvl w:ilvl="6" w:tentative="1" w:tplc="040C0001">
      <w:start w:val="1"/>
      <w:numFmt w:val="bullet"/>
      <w:lvlText w:val=""/>
      <w:lvlJc w:val="left"/>
      <w:pPr>
        <w:tabs>
          <w:tab w:pos="5989" w:val="num"/>
        </w:tabs>
        <w:ind w:hanging="360" w:left="5989"/>
      </w:pPr>
      <w:rPr>
        <w:rFonts w:ascii="Symbol" w:hAnsi="Symbol" w:hint="default"/>
      </w:rPr>
    </w:lvl>
    <w:lvl w:ilvl="7" w:tentative="1" w:tplc="040C0003">
      <w:start w:val="1"/>
      <w:numFmt w:val="bullet"/>
      <w:lvlText w:val="o"/>
      <w:lvlJc w:val="left"/>
      <w:pPr>
        <w:tabs>
          <w:tab w:pos="6709" w:val="num"/>
        </w:tabs>
        <w:ind w:hanging="360" w:left="6709"/>
      </w:pPr>
      <w:rPr>
        <w:rFonts w:ascii="Courier New" w:cs="Courier New" w:hAnsi="Courier New" w:hint="default"/>
      </w:rPr>
    </w:lvl>
    <w:lvl w:ilvl="8" w:tentative="1" w:tplc="040C0005">
      <w:start w:val="1"/>
      <w:numFmt w:val="bullet"/>
      <w:lvlText w:val=""/>
      <w:lvlJc w:val="left"/>
      <w:pPr>
        <w:tabs>
          <w:tab w:pos="7429" w:val="num"/>
        </w:tabs>
        <w:ind w:hanging="360" w:left="7429"/>
      </w:pPr>
      <w:rPr>
        <w:rFonts w:ascii="Wingdings" w:hAnsi="Wingdings" w:hint="default"/>
      </w:rPr>
    </w:lvl>
  </w:abstractNum>
  <w:abstractNum w15:restartNumberingAfterBreak="0" w:abstractNumId="32">
    <w:nsid w:val="77FB1818"/>
    <w:multiLevelType w:val="hybridMultilevel"/>
    <w:tmpl w:val="F666676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7B7E6233"/>
    <w:multiLevelType w:val="hybridMultilevel"/>
    <w:tmpl w:val="2D4E688E"/>
    <w:lvl w:ilvl="0" w:tplc="8370E914">
      <w:start w:val="3"/>
      <w:numFmt w:val="decimal"/>
      <w:lvlText w:val="%1"/>
      <w:lvlJc w:val="left"/>
      <w:pPr>
        <w:ind w:hanging="360" w:left="1069"/>
      </w:pPr>
      <w:rPr>
        <w:rFonts w:hint="default"/>
      </w:rPr>
    </w:lvl>
    <w:lvl w:ilvl="1" w:tentative="1" w:tplc="040C0019">
      <w:start w:val="1"/>
      <w:numFmt w:val="lowerLetter"/>
      <w:lvlText w:val="%2."/>
      <w:lvlJc w:val="left"/>
      <w:pPr>
        <w:ind w:hanging="360" w:left="1789"/>
      </w:pPr>
    </w:lvl>
    <w:lvl w:ilvl="2" w:tentative="1" w:tplc="040C001B">
      <w:start w:val="1"/>
      <w:numFmt w:val="lowerRoman"/>
      <w:lvlText w:val="%3."/>
      <w:lvlJc w:val="right"/>
      <w:pPr>
        <w:ind w:hanging="180" w:left="2509"/>
      </w:pPr>
    </w:lvl>
    <w:lvl w:ilvl="3" w:tentative="1" w:tplc="040C000F">
      <w:start w:val="1"/>
      <w:numFmt w:val="decimal"/>
      <w:lvlText w:val="%4."/>
      <w:lvlJc w:val="left"/>
      <w:pPr>
        <w:ind w:hanging="360" w:left="3229"/>
      </w:pPr>
    </w:lvl>
    <w:lvl w:ilvl="4" w:tentative="1" w:tplc="040C0019">
      <w:start w:val="1"/>
      <w:numFmt w:val="lowerLetter"/>
      <w:lvlText w:val="%5."/>
      <w:lvlJc w:val="left"/>
      <w:pPr>
        <w:ind w:hanging="360" w:left="3949"/>
      </w:pPr>
    </w:lvl>
    <w:lvl w:ilvl="5" w:tentative="1" w:tplc="040C001B">
      <w:start w:val="1"/>
      <w:numFmt w:val="lowerRoman"/>
      <w:lvlText w:val="%6."/>
      <w:lvlJc w:val="right"/>
      <w:pPr>
        <w:ind w:hanging="180" w:left="4669"/>
      </w:pPr>
    </w:lvl>
    <w:lvl w:ilvl="6" w:tentative="1" w:tplc="040C000F">
      <w:start w:val="1"/>
      <w:numFmt w:val="decimal"/>
      <w:lvlText w:val="%7."/>
      <w:lvlJc w:val="left"/>
      <w:pPr>
        <w:ind w:hanging="360" w:left="5389"/>
      </w:pPr>
    </w:lvl>
    <w:lvl w:ilvl="7" w:tentative="1" w:tplc="040C0019">
      <w:start w:val="1"/>
      <w:numFmt w:val="lowerLetter"/>
      <w:lvlText w:val="%8."/>
      <w:lvlJc w:val="left"/>
      <w:pPr>
        <w:ind w:hanging="360" w:left="6109"/>
      </w:pPr>
    </w:lvl>
    <w:lvl w:ilvl="8" w:tentative="1" w:tplc="040C001B">
      <w:start w:val="1"/>
      <w:numFmt w:val="lowerRoman"/>
      <w:lvlText w:val="%9."/>
      <w:lvlJc w:val="right"/>
      <w:pPr>
        <w:ind w:hanging="180" w:left="6829"/>
      </w:pPr>
    </w:lvl>
  </w:abstractNum>
  <w:abstractNum w15:restartNumberingAfterBreak="0" w:abstractNumId="34">
    <w:nsid w:val="7BA83E11"/>
    <w:multiLevelType w:val="hybridMultilevel"/>
    <w:tmpl w:val="B172F7F2"/>
    <w:lvl w:ilvl="0" w:tplc="040C0005">
      <w:start w:val="1"/>
      <w:numFmt w:val="bullet"/>
      <w:lvlText w:val=""/>
      <w:lvlJc w:val="left"/>
      <w:pPr>
        <w:ind w:hanging="360" w:left="1785"/>
      </w:pPr>
      <w:rPr>
        <w:rFonts w:ascii="Wingdings" w:hAnsi="Wingdings" w:hint="default"/>
      </w:rPr>
    </w:lvl>
    <w:lvl w:ilvl="1" w:tentative="1" w:tplc="040C0003">
      <w:start w:val="1"/>
      <w:numFmt w:val="bullet"/>
      <w:lvlText w:val="o"/>
      <w:lvlJc w:val="left"/>
      <w:pPr>
        <w:ind w:hanging="360" w:left="2505"/>
      </w:pPr>
      <w:rPr>
        <w:rFonts w:ascii="Courier New" w:cs="Courier New" w:hAnsi="Courier New" w:hint="default"/>
      </w:rPr>
    </w:lvl>
    <w:lvl w:ilvl="2" w:tentative="1" w:tplc="040C0005">
      <w:start w:val="1"/>
      <w:numFmt w:val="bullet"/>
      <w:lvlText w:val=""/>
      <w:lvlJc w:val="left"/>
      <w:pPr>
        <w:ind w:hanging="360" w:left="3225"/>
      </w:pPr>
      <w:rPr>
        <w:rFonts w:ascii="Wingdings" w:hAnsi="Wingdings" w:hint="default"/>
      </w:rPr>
    </w:lvl>
    <w:lvl w:ilvl="3" w:tentative="1" w:tplc="040C0001">
      <w:start w:val="1"/>
      <w:numFmt w:val="bullet"/>
      <w:lvlText w:val=""/>
      <w:lvlJc w:val="left"/>
      <w:pPr>
        <w:ind w:hanging="360" w:left="3945"/>
      </w:pPr>
      <w:rPr>
        <w:rFonts w:ascii="Symbol" w:hAnsi="Symbol" w:hint="default"/>
      </w:rPr>
    </w:lvl>
    <w:lvl w:ilvl="4" w:tentative="1" w:tplc="040C0003">
      <w:start w:val="1"/>
      <w:numFmt w:val="bullet"/>
      <w:lvlText w:val="o"/>
      <w:lvlJc w:val="left"/>
      <w:pPr>
        <w:ind w:hanging="360" w:left="4665"/>
      </w:pPr>
      <w:rPr>
        <w:rFonts w:ascii="Courier New" w:cs="Courier New" w:hAnsi="Courier New" w:hint="default"/>
      </w:rPr>
    </w:lvl>
    <w:lvl w:ilvl="5" w:tentative="1" w:tplc="040C0005">
      <w:start w:val="1"/>
      <w:numFmt w:val="bullet"/>
      <w:lvlText w:val=""/>
      <w:lvlJc w:val="left"/>
      <w:pPr>
        <w:ind w:hanging="360" w:left="5385"/>
      </w:pPr>
      <w:rPr>
        <w:rFonts w:ascii="Wingdings" w:hAnsi="Wingdings" w:hint="default"/>
      </w:rPr>
    </w:lvl>
    <w:lvl w:ilvl="6" w:tentative="1" w:tplc="040C0001">
      <w:start w:val="1"/>
      <w:numFmt w:val="bullet"/>
      <w:lvlText w:val=""/>
      <w:lvlJc w:val="left"/>
      <w:pPr>
        <w:ind w:hanging="360" w:left="6105"/>
      </w:pPr>
      <w:rPr>
        <w:rFonts w:ascii="Symbol" w:hAnsi="Symbol" w:hint="default"/>
      </w:rPr>
    </w:lvl>
    <w:lvl w:ilvl="7" w:tentative="1" w:tplc="040C0003">
      <w:start w:val="1"/>
      <w:numFmt w:val="bullet"/>
      <w:lvlText w:val="o"/>
      <w:lvlJc w:val="left"/>
      <w:pPr>
        <w:ind w:hanging="360" w:left="6825"/>
      </w:pPr>
      <w:rPr>
        <w:rFonts w:ascii="Courier New" w:cs="Courier New" w:hAnsi="Courier New" w:hint="default"/>
      </w:rPr>
    </w:lvl>
    <w:lvl w:ilvl="8" w:tentative="1" w:tplc="040C0005">
      <w:start w:val="1"/>
      <w:numFmt w:val="bullet"/>
      <w:lvlText w:val=""/>
      <w:lvlJc w:val="left"/>
      <w:pPr>
        <w:ind w:hanging="360" w:left="7545"/>
      </w:pPr>
      <w:rPr>
        <w:rFonts w:ascii="Wingdings" w:hAnsi="Wingdings" w:hint="default"/>
      </w:rPr>
    </w:lvl>
  </w:abstractNum>
  <w:abstractNum w15:restartNumberingAfterBreak="0" w:abstractNumId="35">
    <w:nsid w:val="7BB636AD"/>
    <w:multiLevelType w:val="hybridMultilevel"/>
    <w:tmpl w:val="180CDEB2"/>
    <w:lvl w:ilvl="0" w:tplc="F18E8FEE">
      <w:start w:val="4"/>
      <w:numFmt w:val="decimal"/>
      <w:lvlText w:val="%1"/>
      <w:lvlJc w:val="left"/>
      <w:pPr>
        <w:ind w:hanging="360" w:left="1776"/>
      </w:pPr>
      <w:rPr>
        <w:rFonts w:hint="default"/>
      </w:rPr>
    </w:lvl>
    <w:lvl w:ilvl="1" w:tplc="040C0019">
      <w:start w:val="1"/>
      <w:numFmt w:val="lowerLetter"/>
      <w:lvlText w:val="%2."/>
      <w:lvlJc w:val="left"/>
      <w:pPr>
        <w:ind w:hanging="360" w:left="2496"/>
      </w:pPr>
    </w:lvl>
    <w:lvl w:ilvl="2" w:tentative="1" w:tplc="040C001B">
      <w:start w:val="1"/>
      <w:numFmt w:val="lowerRoman"/>
      <w:lvlText w:val="%3."/>
      <w:lvlJc w:val="right"/>
      <w:pPr>
        <w:ind w:hanging="180" w:left="3216"/>
      </w:pPr>
    </w:lvl>
    <w:lvl w:ilvl="3" w:tentative="1" w:tplc="040C000F">
      <w:start w:val="1"/>
      <w:numFmt w:val="decimal"/>
      <w:lvlText w:val="%4."/>
      <w:lvlJc w:val="left"/>
      <w:pPr>
        <w:ind w:hanging="360" w:left="3936"/>
      </w:pPr>
    </w:lvl>
    <w:lvl w:ilvl="4" w:tentative="1" w:tplc="040C0019">
      <w:start w:val="1"/>
      <w:numFmt w:val="lowerLetter"/>
      <w:lvlText w:val="%5."/>
      <w:lvlJc w:val="left"/>
      <w:pPr>
        <w:ind w:hanging="360" w:left="4656"/>
      </w:pPr>
    </w:lvl>
    <w:lvl w:ilvl="5" w:tentative="1" w:tplc="040C001B">
      <w:start w:val="1"/>
      <w:numFmt w:val="lowerRoman"/>
      <w:lvlText w:val="%6."/>
      <w:lvlJc w:val="right"/>
      <w:pPr>
        <w:ind w:hanging="180" w:left="5376"/>
      </w:pPr>
    </w:lvl>
    <w:lvl w:ilvl="6" w:tentative="1" w:tplc="040C000F">
      <w:start w:val="1"/>
      <w:numFmt w:val="decimal"/>
      <w:lvlText w:val="%7."/>
      <w:lvlJc w:val="left"/>
      <w:pPr>
        <w:ind w:hanging="360" w:left="6096"/>
      </w:pPr>
    </w:lvl>
    <w:lvl w:ilvl="7" w:tentative="1" w:tplc="040C0019">
      <w:start w:val="1"/>
      <w:numFmt w:val="lowerLetter"/>
      <w:lvlText w:val="%8."/>
      <w:lvlJc w:val="left"/>
      <w:pPr>
        <w:ind w:hanging="360" w:left="6816"/>
      </w:pPr>
    </w:lvl>
    <w:lvl w:ilvl="8" w:tentative="1" w:tplc="040C001B">
      <w:start w:val="1"/>
      <w:numFmt w:val="lowerRoman"/>
      <w:lvlText w:val="%9."/>
      <w:lvlJc w:val="right"/>
      <w:pPr>
        <w:ind w:hanging="180" w:left="7536"/>
      </w:pPr>
    </w:lvl>
  </w:abstractNum>
  <w:abstractNum w15:restartNumberingAfterBreak="0" w:abstractNumId="36">
    <w:nsid w:val="7CC30CA9"/>
    <w:multiLevelType w:val="hybridMultilevel"/>
    <w:tmpl w:val="2A962C46"/>
    <w:lvl w:ilvl="0" w:tplc="040C000D">
      <w:start w:val="1"/>
      <w:numFmt w:val="bullet"/>
      <w:lvlText w:val=""/>
      <w:lvlJc w:val="left"/>
      <w:pPr>
        <w:ind w:hanging="360" w:left="1428"/>
      </w:pPr>
      <w:rPr>
        <w:rFonts w:ascii="Wingdings" w:hAnsi="Wingding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37">
    <w:nsid w:val="7D1B3882"/>
    <w:multiLevelType w:val="multilevel"/>
    <w:tmpl w:val="0D467120"/>
    <w:lvl w:ilvl="0">
      <w:start w:val="4"/>
      <w:numFmt w:val="decimal"/>
      <w:lvlText w:val="%1"/>
      <w:lvlJc w:val="left"/>
      <w:pPr>
        <w:ind w:hanging="360" w:left="360"/>
      </w:pPr>
      <w:rPr>
        <w:rFonts w:hint="default"/>
      </w:rPr>
    </w:lvl>
    <w:lvl w:ilvl="1">
      <w:start w:val="6"/>
      <w:numFmt w:val="decimal"/>
      <w:lvlText w:val="%1-%2"/>
      <w:lvlJc w:val="left"/>
      <w:pPr>
        <w:ind w:hanging="720" w:left="1931"/>
      </w:pPr>
      <w:rPr>
        <w:rFonts w:hint="default"/>
      </w:rPr>
    </w:lvl>
    <w:lvl w:ilvl="2">
      <w:start w:val="1"/>
      <w:numFmt w:val="decimal"/>
      <w:lvlText w:val="%1-%2.%3"/>
      <w:lvlJc w:val="left"/>
      <w:pPr>
        <w:ind w:hanging="720" w:left="3142"/>
      </w:pPr>
      <w:rPr>
        <w:rFonts w:hint="default"/>
      </w:rPr>
    </w:lvl>
    <w:lvl w:ilvl="3">
      <w:start w:val="1"/>
      <w:numFmt w:val="decimal"/>
      <w:lvlText w:val="%1-%2.%3.%4"/>
      <w:lvlJc w:val="left"/>
      <w:pPr>
        <w:ind w:hanging="1080" w:left="4713"/>
      </w:pPr>
      <w:rPr>
        <w:rFonts w:hint="default"/>
      </w:rPr>
    </w:lvl>
    <w:lvl w:ilvl="4">
      <w:start w:val="1"/>
      <w:numFmt w:val="decimal"/>
      <w:lvlText w:val="%1-%2.%3.%4.%5"/>
      <w:lvlJc w:val="left"/>
      <w:pPr>
        <w:ind w:hanging="1440" w:left="6284"/>
      </w:pPr>
      <w:rPr>
        <w:rFonts w:hint="default"/>
      </w:rPr>
    </w:lvl>
    <w:lvl w:ilvl="5">
      <w:start w:val="1"/>
      <w:numFmt w:val="decimal"/>
      <w:lvlText w:val="%1-%2.%3.%4.%5.%6"/>
      <w:lvlJc w:val="left"/>
      <w:pPr>
        <w:ind w:hanging="1440" w:left="7495"/>
      </w:pPr>
      <w:rPr>
        <w:rFonts w:hint="default"/>
      </w:rPr>
    </w:lvl>
    <w:lvl w:ilvl="6">
      <w:start w:val="1"/>
      <w:numFmt w:val="decimal"/>
      <w:lvlText w:val="%1-%2.%3.%4.%5.%6.%7"/>
      <w:lvlJc w:val="left"/>
      <w:pPr>
        <w:ind w:hanging="1800" w:left="9066"/>
      </w:pPr>
      <w:rPr>
        <w:rFonts w:hint="default"/>
      </w:rPr>
    </w:lvl>
    <w:lvl w:ilvl="7">
      <w:start w:val="1"/>
      <w:numFmt w:val="decimal"/>
      <w:lvlText w:val="%1-%2.%3.%4.%5.%6.%7.%8"/>
      <w:lvlJc w:val="left"/>
      <w:pPr>
        <w:ind w:hanging="2160" w:left="10637"/>
      </w:pPr>
      <w:rPr>
        <w:rFonts w:hint="default"/>
      </w:rPr>
    </w:lvl>
    <w:lvl w:ilvl="8">
      <w:start w:val="1"/>
      <w:numFmt w:val="decimal"/>
      <w:lvlText w:val="%1-%2.%3.%4.%5.%6.%7.%8.%9"/>
      <w:lvlJc w:val="left"/>
      <w:pPr>
        <w:ind w:hanging="2160" w:left="11848"/>
      </w:pPr>
      <w:rPr>
        <w:rFonts w:hint="default"/>
      </w:rPr>
    </w:lvl>
  </w:abstractNum>
  <w:num w:numId="1">
    <w:abstractNumId w:val="13"/>
  </w:num>
  <w:num w:numId="2">
    <w:abstractNumId w:val="9"/>
  </w:num>
  <w:num w:numId="3">
    <w:abstractNumId w:val="16"/>
  </w:num>
  <w:num w:numId="4">
    <w:abstractNumId w:val="12"/>
  </w:num>
  <w:num w:numId="5">
    <w:abstractNumId w:val="1"/>
  </w:num>
  <w:num w:numId="6">
    <w:abstractNumId w:val="29"/>
  </w:num>
  <w:num w:numId="7">
    <w:abstractNumId w:val="24"/>
  </w:num>
  <w:num w:numId="8">
    <w:abstractNumId w:val="10"/>
  </w:num>
  <w:num w:numId="9">
    <w:abstractNumId w:val="15"/>
  </w:num>
  <w:num w:numId="10">
    <w:abstractNumId w:val="18"/>
  </w:num>
  <w:num w:numId="11">
    <w:abstractNumId w:val="31"/>
  </w:num>
  <w:num w:numId="12">
    <w:abstractNumId w:val="6"/>
  </w:num>
  <w:num w:numId="13">
    <w:abstractNumId w:val="7"/>
  </w:num>
  <w:num w:numId="14">
    <w:abstractNumId w:val="20"/>
  </w:num>
  <w:num w:numId="15">
    <w:abstractNumId w:val="3"/>
  </w:num>
  <w:num w:numId="16">
    <w:abstractNumId w:val="5"/>
  </w:num>
  <w:num w:numId="17">
    <w:abstractNumId w:val="27"/>
  </w:num>
  <w:num w:numId="18">
    <w:abstractNumId w:val="32"/>
  </w:num>
  <w:num w:numId="19">
    <w:abstractNumId w:val="26"/>
  </w:num>
  <w:num w:numId="20">
    <w:abstractNumId w:val="2"/>
  </w:num>
  <w:num w:numId="21">
    <w:abstractNumId w:val="23"/>
  </w:num>
  <w:num w:numId="22">
    <w:abstractNumId w:val="22"/>
  </w:num>
  <w:num w:numId="23">
    <w:abstractNumId w:val="28"/>
  </w:num>
  <w:num w:numId="24">
    <w:abstractNumId w:val="37"/>
  </w:num>
  <w:num w:numId="25">
    <w:abstractNumId w:val="14"/>
  </w:num>
  <w:num w:numId="26">
    <w:abstractNumId w:val="17"/>
  </w:num>
  <w:num w:numId="27">
    <w:abstractNumId w:val="19"/>
  </w:num>
  <w:num w:numId="28">
    <w:abstractNumId w:val="25"/>
  </w:num>
  <w:num w:numId="29">
    <w:abstractNumId w:val="30"/>
  </w:num>
  <w:num w:numId="30">
    <w:abstractNumId w:val="0"/>
  </w:num>
  <w:num w:numId="31">
    <w:abstractNumId w:val="33"/>
  </w:num>
  <w:num w:numId="32">
    <w:abstractNumId w:val="8"/>
  </w:num>
  <w:num w:numId="33">
    <w:abstractNumId w:val="35"/>
  </w:num>
  <w:num w:numId="34">
    <w:abstractNumId w:val="21"/>
  </w:num>
  <w:num w:numId="35">
    <w:abstractNumId w:val="4"/>
  </w:num>
  <w:num w:numId="36">
    <w:abstractNumId w:val="11"/>
  </w:num>
  <w:num w:numId="37">
    <w:abstractNumId w:val="34"/>
  </w:num>
  <w:num w:numId="38">
    <w:abstractNumId w:val="3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90"/>
  <w:activeWritingStyle w:appName="MSWord" w:checkStyle="0" w:dllVersion="6" w:lang="fr-FR" w:nlCheck="1" w:vendorID="64"/>
  <w:activeWritingStyle w:appName="MSWord" w:checkStyle="0" w:dllVersion="0" w:lang="fr-FR" w:nlCheck="1" w:vendorID="64"/>
  <w:activeWritingStyle w:appName="MSWord" w:checkStyle="0" w:dllVersion="4096" w:lang="fr-FR" w:nlCheck="1" w:vendorID="64"/>
  <w:activeWritingStyle w:appName="MSWord" w:checkStyle="0" w:dllVersion="131078" w:lang="fr-FR" w:nlCheck="1" w:vendorID="64"/>
  <w:defaultTabStop w:val="708"/>
  <w:hyphenationZone w:val="425"/>
  <w:characterSpacingControl w:val="doNotCompress"/>
  <w:hdrShapeDefaults>
    <o:shapedefaults spidmax="61441"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07F"/>
    <w:rsid w:val="00014FBD"/>
    <w:rsid w:val="000203ED"/>
    <w:rsid w:val="00021957"/>
    <w:rsid w:val="00021F76"/>
    <w:rsid w:val="000238AB"/>
    <w:rsid w:val="00025161"/>
    <w:rsid w:val="00035166"/>
    <w:rsid w:val="0003552B"/>
    <w:rsid w:val="00036053"/>
    <w:rsid w:val="000423D3"/>
    <w:rsid w:val="00043C71"/>
    <w:rsid w:val="00046DE3"/>
    <w:rsid w:val="00047D1F"/>
    <w:rsid w:val="00050304"/>
    <w:rsid w:val="000517E6"/>
    <w:rsid w:val="00053107"/>
    <w:rsid w:val="00055483"/>
    <w:rsid w:val="00055C94"/>
    <w:rsid w:val="00056460"/>
    <w:rsid w:val="00056D01"/>
    <w:rsid w:val="00060E71"/>
    <w:rsid w:val="00062D39"/>
    <w:rsid w:val="00064424"/>
    <w:rsid w:val="00066AEE"/>
    <w:rsid w:val="00070C8B"/>
    <w:rsid w:val="00072223"/>
    <w:rsid w:val="000729D0"/>
    <w:rsid w:val="00077AB4"/>
    <w:rsid w:val="00087200"/>
    <w:rsid w:val="00087FF0"/>
    <w:rsid w:val="0009053B"/>
    <w:rsid w:val="000936EE"/>
    <w:rsid w:val="00095E58"/>
    <w:rsid w:val="000A16B3"/>
    <w:rsid w:val="000A2778"/>
    <w:rsid w:val="000A5050"/>
    <w:rsid w:val="000A54AE"/>
    <w:rsid w:val="000A5532"/>
    <w:rsid w:val="000A5E9B"/>
    <w:rsid w:val="000B05C1"/>
    <w:rsid w:val="000B1CD0"/>
    <w:rsid w:val="000B1D9A"/>
    <w:rsid w:val="000B3C6C"/>
    <w:rsid w:val="000B43E5"/>
    <w:rsid w:val="000B59C5"/>
    <w:rsid w:val="000B5DDF"/>
    <w:rsid w:val="000C0F00"/>
    <w:rsid w:val="000C20A7"/>
    <w:rsid w:val="000C6AA1"/>
    <w:rsid w:val="000D1279"/>
    <w:rsid w:val="000D1814"/>
    <w:rsid w:val="000D256A"/>
    <w:rsid w:val="000D25B5"/>
    <w:rsid w:val="000D382F"/>
    <w:rsid w:val="000D4153"/>
    <w:rsid w:val="000D5C1E"/>
    <w:rsid w:val="000D7778"/>
    <w:rsid w:val="000E498B"/>
    <w:rsid w:val="000F561D"/>
    <w:rsid w:val="000F60E7"/>
    <w:rsid w:val="000F68F2"/>
    <w:rsid w:val="00102F91"/>
    <w:rsid w:val="0010555F"/>
    <w:rsid w:val="00105F54"/>
    <w:rsid w:val="00110F8C"/>
    <w:rsid w:val="001145CC"/>
    <w:rsid w:val="00117EE8"/>
    <w:rsid w:val="0012120D"/>
    <w:rsid w:val="00123814"/>
    <w:rsid w:val="00124BAB"/>
    <w:rsid w:val="00127C2B"/>
    <w:rsid w:val="00131359"/>
    <w:rsid w:val="00131A7A"/>
    <w:rsid w:val="00131F18"/>
    <w:rsid w:val="001328D1"/>
    <w:rsid w:val="00136F88"/>
    <w:rsid w:val="00141484"/>
    <w:rsid w:val="0014170E"/>
    <w:rsid w:val="00142529"/>
    <w:rsid w:val="00150428"/>
    <w:rsid w:val="0015146B"/>
    <w:rsid w:val="001520CC"/>
    <w:rsid w:val="00152777"/>
    <w:rsid w:val="00154484"/>
    <w:rsid w:val="00157E8F"/>
    <w:rsid w:val="00161929"/>
    <w:rsid w:val="001625AC"/>
    <w:rsid w:val="0016337D"/>
    <w:rsid w:val="001655F7"/>
    <w:rsid w:val="0017067A"/>
    <w:rsid w:val="001762F6"/>
    <w:rsid w:val="00176554"/>
    <w:rsid w:val="00181ADB"/>
    <w:rsid w:val="001821E0"/>
    <w:rsid w:val="00182654"/>
    <w:rsid w:val="00182912"/>
    <w:rsid w:val="001834AF"/>
    <w:rsid w:val="001876BC"/>
    <w:rsid w:val="001938EB"/>
    <w:rsid w:val="00197025"/>
    <w:rsid w:val="0019723C"/>
    <w:rsid w:val="001A2526"/>
    <w:rsid w:val="001A3BCA"/>
    <w:rsid w:val="001A61C4"/>
    <w:rsid w:val="001A7D17"/>
    <w:rsid w:val="001B09BE"/>
    <w:rsid w:val="001B4202"/>
    <w:rsid w:val="001B6E99"/>
    <w:rsid w:val="001B75C0"/>
    <w:rsid w:val="001D160B"/>
    <w:rsid w:val="001D22B1"/>
    <w:rsid w:val="001E0054"/>
    <w:rsid w:val="001E006C"/>
    <w:rsid w:val="001E4568"/>
    <w:rsid w:val="001E7F46"/>
    <w:rsid w:val="001F1DC5"/>
    <w:rsid w:val="001F3A9C"/>
    <w:rsid w:val="001F5259"/>
    <w:rsid w:val="001F6A99"/>
    <w:rsid w:val="001F7B7E"/>
    <w:rsid w:val="00205F53"/>
    <w:rsid w:val="002115A7"/>
    <w:rsid w:val="00215392"/>
    <w:rsid w:val="00215C81"/>
    <w:rsid w:val="00216A6C"/>
    <w:rsid w:val="00221AA1"/>
    <w:rsid w:val="00224264"/>
    <w:rsid w:val="002244D7"/>
    <w:rsid w:val="00236F53"/>
    <w:rsid w:val="00237CE8"/>
    <w:rsid w:val="00241002"/>
    <w:rsid w:val="0024173F"/>
    <w:rsid w:val="00241A46"/>
    <w:rsid w:val="002426E0"/>
    <w:rsid w:val="00242CD8"/>
    <w:rsid w:val="00244011"/>
    <w:rsid w:val="00244DAA"/>
    <w:rsid w:val="00247AF8"/>
    <w:rsid w:val="00250629"/>
    <w:rsid w:val="00250D1B"/>
    <w:rsid w:val="00251CD7"/>
    <w:rsid w:val="002529E6"/>
    <w:rsid w:val="0025447D"/>
    <w:rsid w:val="00254947"/>
    <w:rsid w:val="00257981"/>
    <w:rsid w:val="00262ABE"/>
    <w:rsid w:val="00264E9F"/>
    <w:rsid w:val="0027037C"/>
    <w:rsid w:val="0027183A"/>
    <w:rsid w:val="00272344"/>
    <w:rsid w:val="00272EFF"/>
    <w:rsid w:val="0027472E"/>
    <w:rsid w:val="00276D2A"/>
    <w:rsid w:val="00276F42"/>
    <w:rsid w:val="00277618"/>
    <w:rsid w:val="0028573D"/>
    <w:rsid w:val="002858AF"/>
    <w:rsid w:val="002A1331"/>
    <w:rsid w:val="002A2EAA"/>
    <w:rsid w:val="002A4015"/>
    <w:rsid w:val="002A6C67"/>
    <w:rsid w:val="002A78CD"/>
    <w:rsid w:val="002B13E2"/>
    <w:rsid w:val="002B501A"/>
    <w:rsid w:val="002B6C32"/>
    <w:rsid w:val="002B75D0"/>
    <w:rsid w:val="002C04BA"/>
    <w:rsid w:val="002C13C3"/>
    <w:rsid w:val="002C307C"/>
    <w:rsid w:val="002C4A43"/>
    <w:rsid w:val="002C4C5F"/>
    <w:rsid w:val="002C51AF"/>
    <w:rsid w:val="002C6623"/>
    <w:rsid w:val="002C69D9"/>
    <w:rsid w:val="002C7841"/>
    <w:rsid w:val="002D0C48"/>
    <w:rsid w:val="002D38DE"/>
    <w:rsid w:val="002D4CCD"/>
    <w:rsid w:val="002D5F24"/>
    <w:rsid w:val="002E0417"/>
    <w:rsid w:val="002E0549"/>
    <w:rsid w:val="002E1D47"/>
    <w:rsid w:val="002E5069"/>
    <w:rsid w:val="002E54A3"/>
    <w:rsid w:val="002E6A5B"/>
    <w:rsid w:val="002E79AF"/>
    <w:rsid w:val="002F1532"/>
    <w:rsid w:val="002F50DA"/>
    <w:rsid w:val="002F5533"/>
    <w:rsid w:val="002F5D93"/>
    <w:rsid w:val="002F74A1"/>
    <w:rsid w:val="00300647"/>
    <w:rsid w:val="00301E5A"/>
    <w:rsid w:val="00301FBF"/>
    <w:rsid w:val="00304F2C"/>
    <w:rsid w:val="00307410"/>
    <w:rsid w:val="003108A9"/>
    <w:rsid w:val="00310C64"/>
    <w:rsid w:val="0031142C"/>
    <w:rsid w:val="003128D3"/>
    <w:rsid w:val="00312E29"/>
    <w:rsid w:val="0031641D"/>
    <w:rsid w:val="00317FF5"/>
    <w:rsid w:val="003228D8"/>
    <w:rsid w:val="0032548C"/>
    <w:rsid w:val="003274C7"/>
    <w:rsid w:val="0032759A"/>
    <w:rsid w:val="0033052E"/>
    <w:rsid w:val="00332E7E"/>
    <w:rsid w:val="00334BCC"/>
    <w:rsid w:val="00334F61"/>
    <w:rsid w:val="00340F57"/>
    <w:rsid w:val="00344844"/>
    <w:rsid w:val="00352240"/>
    <w:rsid w:val="003548AF"/>
    <w:rsid w:val="00355B65"/>
    <w:rsid w:val="003566CF"/>
    <w:rsid w:val="00357A54"/>
    <w:rsid w:val="00357B2C"/>
    <w:rsid w:val="003665E4"/>
    <w:rsid w:val="003763C0"/>
    <w:rsid w:val="00377EFA"/>
    <w:rsid w:val="00382ED7"/>
    <w:rsid w:val="00383F81"/>
    <w:rsid w:val="003922CD"/>
    <w:rsid w:val="003A009F"/>
    <w:rsid w:val="003A08F9"/>
    <w:rsid w:val="003B0D42"/>
    <w:rsid w:val="003B30F3"/>
    <w:rsid w:val="003B5CD2"/>
    <w:rsid w:val="003B6046"/>
    <w:rsid w:val="003B654C"/>
    <w:rsid w:val="003D15B6"/>
    <w:rsid w:val="003D567D"/>
    <w:rsid w:val="003D6D08"/>
    <w:rsid w:val="003E094B"/>
    <w:rsid w:val="003E0E64"/>
    <w:rsid w:val="003E4324"/>
    <w:rsid w:val="003E6BA1"/>
    <w:rsid w:val="003E6D9D"/>
    <w:rsid w:val="003F03F7"/>
    <w:rsid w:val="003F438B"/>
    <w:rsid w:val="003F6346"/>
    <w:rsid w:val="00405B42"/>
    <w:rsid w:val="00405C9C"/>
    <w:rsid w:val="004068C1"/>
    <w:rsid w:val="004122F4"/>
    <w:rsid w:val="00412EDC"/>
    <w:rsid w:val="0041723E"/>
    <w:rsid w:val="004200C6"/>
    <w:rsid w:val="004219CB"/>
    <w:rsid w:val="00421D90"/>
    <w:rsid w:val="00424655"/>
    <w:rsid w:val="004247E4"/>
    <w:rsid w:val="004272C2"/>
    <w:rsid w:val="00430095"/>
    <w:rsid w:val="00430B85"/>
    <w:rsid w:val="00434BC1"/>
    <w:rsid w:val="0043576B"/>
    <w:rsid w:val="00437830"/>
    <w:rsid w:val="00437D49"/>
    <w:rsid w:val="00442013"/>
    <w:rsid w:val="004437A7"/>
    <w:rsid w:val="00444350"/>
    <w:rsid w:val="004457B5"/>
    <w:rsid w:val="00451A03"/>
    <w:rsid w:val="00454A38"/>
    <w:rsid w:val="00454E69"/>
    <w:rsid w:val="00455275"/>
    <w:rsid w:val="00455D26"/>
    <w:rsid w:val="00457FFE"/>
    <w:rsid w:val="004617E0"/>
    <w:rsid w:val="00462313"/>
    <w:rsid w:val="004649DC"/>
    <w:rsid w:val="004728F5"/>
    <w:rsid w:val="00473363"/>
    <w:rsid w:val="00474D5E"/>
    <w:rsid w:val="00480302"/>
    <w:rsid w:val="00480A2F"/>
    <w:rsid w:val="004817E1"/>
    <w:rsid w:val="00482075"/>
    <w:rsid w:val="004846EA"/>
    <w:rsid w:val="00486273"/>
    <w:rsid w:val="004868F7"/>
    <w:rsid w:val="00486B0A"/>
    <w:rsid w:val="00497374"/>
    <w:rsid w:val="004A0048"/>
    <w:rsid w:val="004A05D5"/>
    <w:rsid w:val="004A1462"/>
    <w:rsid w:val="004A1982"/>
    <w:rsid w:val="004A245A"/>
    <w:rsid w:val="004A255B"/>
    <w:rsid w:val="004A3749"/>
    <w:rsid w:val="004A3808"/>
    <w:rsid w:val="004A5086"/>
    <w:rsid w:val="004A7109"/>
    <w:rsid w:val="004A74CB"/>
    <w:rsid w:val="004B0CAD"/>
    <w:rsid w:val="004B196E"/>
    <w:rsid w:val="004B61B2"/>
    <w:rsid w:val="004B648F"/>
    <w:rsid w:val="004C2AF0"/>
    <w:rsid w:val="004C5CAE"/>
    <w:rsid w:val="004D38B0"/>
    <w:rsid w:val="004D55D0"/>
    <w:rsid w:val="004D5D5F"/>
    <w:rsid w:val="004E04DD"/>
    <w:rsid w:val="004E1EC9"/>
    <w:rsid w:val="004E3A64"/>
    <w:rsid w:val="004E5B93"/>
    <w:rsid w:val="004F046E"/>
    <w:rsid w:val="00501605"/>
    <w:rsid w:val="00501A36"/>
    <w:rsid w:val="00501F8A"/>
    <w:rsid w:val="00502FC2"/>
    <w:rsid w:val="00506F91"/>
    <w:rsid w:val="0051013B"/>
    <w:rsid w:val="005110A6"/>
    <w:rsid w:val="00511379"/>
    <w:rsid w:val="00511E71"/>
    <w:rsid w:val="00513FA0"/>
    <w:rsid w:val="00514817"/>
    <w:rsid w:val="00514ABE"/>
    <w:rsid w:val="00516256"/>
    <w:rsid w:val="00516904"/>
    <w:rsid w:val="00517B96"/>
    <w:rsid w:val="0052312B"/>
    <w:rsid w:val="00523709"/>
    <w:rsid w:val="00524424"/>
    <w:rsid w:val="00524697"/>
    <w:rsid w:val="00525EC7"/>
    <w:rsid w:val="00526CE5"/>
    <w:rsid w:val="00527743"/>
    <w:rsid w:val="00530D3D"/>
    <w:rsid w:val="00530FE5"/>
    <w:rsid w:val="00532625"/>
    <w:rsid w:val="00533161"/>
    <w:rsid w:val="00536D0B"/>
    <w:rsid w:val="00537353"/>
    <w:rsid w:val="00540F5A"/>
    <w:rsid w:val="0054101E"/>
    <w:rsid w:val="005412B5"/>
    <w:rsid w:val="00541D83"/>
    <w:rsid w:val="0054282A"/>
    <w:rsid w:val="00542DAB"/>
    <w:rsid w:val="00547634"/>
    <w:rsid w:val="00550FFC"/>
    <w:rsid w:val="00552B4B"/>
    <w:rsid w:val="0056181D"/>
    <w:rsid w:val="0056770C"/>
    <w:rsid w:val="00570ECF"/>
    <w:rsid w:val="00576587"/>
    <w:rsid w:val="00582043"/>
    <w:rsid w:val="00583BAF"/>
    <w:rsid w:val="005851B3"/>
    <w:rsid w:val="00587644"/>
    <w:rsid w:val="0059221A"/>
    <w:rsid w:val="00592E1B"/>
    <w:rsid w:val="00595550"/>
    <w:rsid w:val="00596319"/>
    <w:rsid w:val="005964D4"/>
    <w:rsid w:val="005A2895"/>
    <w:rsid w:val="005A5569"/>
    <w:rsid w:val="005A5EE8"/>
    <w:rsid w:val="005A656C"/>
    <w:rsid w:val="005B1E7D"/>
    <w:rsid w:val="005B31E0"/>
    <w:rsid w:val="005B441E"/>
    <w:rsid w:val="005B4BD3"/>
    <w:rsid w:val="005B5964"/>
    <w:rsid w:val="005C16D1"/>
    <w:rsid w:val="005C1B74"/>
    <w:rsid w:val="005C26B9"/>
    <w:rsid w:val="005C3CA2"/>
    <w:rsid w:val="005C7875"/>
    <w:rsid w:val="005E0696"/>
    <w:rsid w:val="005E0846"/>
    <w:rsid w:val="005E11E1"/>
    <w:rsid w:val="005E1566"/>
    <w:rsid w:val="005E1EC9"/>
    <w:rsid w:val="005E46BC"/>
    <w:rsid w:val="005E5A5E"/>
    <w:rsid w:val="005F2186"/>
    <w:rsid w:val="005F3542"/>
    <w:rsid w:val="005F4D76"/>
    <w:rsid w:val="005F5D1E"/>
    <w:rsid w:val="005F5E64"/>
    <w:rsid w:val="005F6F36"/>
    <w:rsid w:val="005F7648"/>
    <w:rsid w:val="005F769F"/>
    <w:rsid w:val="00603169"/>
    <w:rsid w:val="00603B21"/>
    <w:rsid w:val="00603CCE"/>
    <w:rsid w:val="00605A53"/>
    <w:rsid w:val="006132F9"/>
    <w:rsid w:val="00613496"/>
    <w:rsid w:val="0062215C"/>
    <w:rsid w:val="006235AC"/>
    <w:rsid w:val="00624C82"/>
    <w:rsid w:val="00626F09"/>
    <w:rsid w:val="00630526"/>
    <w:rsid w:val="00631FF1"/>
    <w:rsid w:val="00632D82"/>
    <w:rsid w:val="00633498"/>
    <w:rsid w:val="006348A4"/>
    <w:rsid w:val="006348B3"/>
    <w:rsid w:val="00635D85"/>
    <w:rsid w:val="0064264B"/>
    <w:rsid w:val="00647C82"/>
    <w:rsid w:val="0065104A"/>
    <w:rsid w:val="00652BBF"/>
    <w:rsid w:val="00653299"/>
    <w:rsid w:val="00654284"/>
    <w:rsid w:val="00655B00"/>
    <w:rsid w:val="00664587"/>
    <w:rsid w:val="00664B89"/>
    <w:rsid w:val="00667BBE"/>
    <w:rsid w:val="00667FBF"/>
    <w:rsid w:val="006703A4"/>
    <w:rsid w:val="0067104B"/>
    <w:rsid w:val="00675BBC"/>
    <w:rsid w:val="00676900"/>
    <w:rsid w:val="00685208"/>
    <w:rsid w:val="00685CBD"/>
    <w:rsid w:val="00685F83"/>
    <w:rsid w:val="0069070C"/>
    <w:rsid w:val="00691DE8"/>
    <w:rsid w:val="00694B87"/>
    <w:rsid w:val="00697670"/>
    <w:rsid w:val="00697CD3"/>
    <w:rsid w:val="00697FE7"/>
    <w:rsid w:val="006A012D"/>
    <w:rsid w:val="006A4B37"/>
    <w:rsid w:val="006A50F7"/>
    <w:rsid w:val="006A58C5"/>
    <w:rsid w:val="006A7788"/>
    <w:rsid w:val="006A7A5D"/>
    <w:rsid w:val="006B1009"/>
    <w:rsid w:val="006B5105"/>
    <w:rsid w:val="006B6977"/>
    <w:rsid w:val="006C24F8"/>
    <w:rsid w:val="006C3EA1"/>
    <w:rsid w:val="006C5646"/>
    <w:rsid w:val="006D2A06"/>
    <w:rsid w:val="006D65C0"/>
    <w:rsid w:val="006E2886"/>
    <w:rsid w:val="006E34B7"/>
    <w:rsid w:val="006E4A2C"/>
    <w:rsid w:val="006E516D"/>
    <w:rsid w:val="00701A57"/>
    <w:rsid w:val="00702BD4"/>
    <w:rsid w:val="0070595D"/>
    <w:rsid w:val="007069F8"/>
    <w:rsid w:val="00710A7B"/>
    <w:rsid w:val="0071187F"/>
    <w:rsid w:val="007131F5"/>
    <w:rsid w:val="007147A4"/>
    <w:rsid w:val="0071500E"/>
    <w:rsid w:val="0071524D"/>
    <w:rsid w:val="00715D91"/>
    <w:rsid w:val="00720BD9"/>
    <w:rsid w:val="0072146F"/>
    <w:rsid w:val="0072246B"/>
    <w:rsid w:val="00722CD6"/>
    <w:rsid w:val="00723447"/>
    <w:rsid w:val="007264E7"/>
    <w:rsid w:val="0073207F"/>
    <w:rsid w:val="007320A8"/>
    <w:rsid w:val="007332CB"/>
    <w:rsid w:val="00734687"/>
    <w:rsid w:val="0073698A"/>
    <w:rsid w:val="007379F4"/>
    <w:rsid w:val="007445EC"/>
    <w:rsid w:val="007522A7"/>
    <w:rsid w:val="00752772"/>
    <w:rsid w:val="007535FB"/>
    <w:rsid w:val="00757FEB"/>
    <w:rsid w:val="0076111E"/>
    <w:rsid w:val="007700F5"/>
    <w:rsid w:val="0077044F"/>
    <w:rsid w:val="00770D8B"/>
    <w:rsid w:val="00770ECF"/>
    <w:rsid w:val="00773B27"/>
    <w:rsid w:val="00776C56"/>
    <w:rsid w:val="00781535"/>
    <w:rsid w:val="00781833"/>
    <w:rsid w:val="007819B9"/>
    <w:rsid w:val="007857E2"/>
    <w:rsid w:val="00787B09"/>
    <w:rsid w:val="0079103D"/>
    <w:rsid w:val="00791B5A"/>
    <w:rsid w:val="00793D6E"/>
    <w:rsid w:val="0079553E"/>
    <w:rsid w:val="00795BBA"/>
    <w:rsid w:val="00795E24"/>
    <w:rsid w:val="007A420D"/>
    <w:rsid w:val="007A55B5"/>
    <w:rsid w:val="007A5E36"/>
    <w:rsid w:val="007B409A"/>
    <w:rsid w:val="007B4484"/>
    <w:rsid w:val="007B51D3"/>
    <w:rsid w:val="007B5409"/>
    <w:rsid w:val="007B56F7"/>
    <w:rsid w:val="007B5F01"/>
    <w:rsid w:val="007C0229"/>
    <w:rsid w:val="007C17B3"/>
    <w:rsid w:val="007C1C54"/>
    <w:rsid w:val="007C22FE"/>
    <w:rsid w:val="007C4006"/>
    <w:rsid w:val="007C7982"/>
    <w:rsid w:val="007D358A"/>
    <w:rsid w:val="007D3E79"/>
    <w:rsid w:val="007D7DFF"/>
    <w:rsid w:val="007E26B4"/>
    <w:rsid w:val="007E4059"/>
    <w:rsid w:val="007E5199"/>
    <w:rsid w:val="008026D9"/>
    <w:rsid w:val="00802C4D"/>
    <w:rsid w:val="00805328"/>
    <w:rsid w:val="0080558C"/>
    <w:rsid w:val="00811E87"/>
    <w:rsid w:val="008132BA"/>
    <w:rsid w:val="00813AE5"/>
    <w:rsid w:val="00815043"/>
    <w:rsid w:val="0081689D"/>
    <w:rsid w:val="0082374C"/>
    <w:rsid w:val="00825EED"/>
    <w:rsid w:val="00831383"/>
    <w:rsid w:val="00831929"/>
    <w:rsid w:val="00833038"/>
    <w:rsid w:val="00836467"/>
    <w:rsid w:val="00843AFC"/>
    <w:rsid w:val="00852248"/>
    <w:rsid w:val="00853CA5"/>
    <w:rsid w:val="00860387"/>
    <w:rsid w:val="008604E7"/>
    <w:rsid w:val="0086116E"/>
    <w:rsid w:val="008613BC"/>
    <w:rsid w:val="008645CE"/>
    <w:rsid w:val="008664CA"/>
    <w:rsid w:val="00867B10"/>
    <w:rsid w:val="00875E3F"/>
    <w:rsid w:val="008765A9"/>
    <w:rsid w:val="008801AB"/>
    <w:rsid w:val="008809A3"/>
    <w:rsid w:val="00881B12"/>
    <w:rsid w:val="0088243C"/>
    <w:rsid w:val="00884CD2"/>
    <w:rsid w:val="00887123"/>
    <w:rsid w:val="008947FC"/>
    <w:rsid w:val="00895C2D"/>
    <w:rsid w:val="00896A98"/>
    <w:rsid w:val="0089795E"/>
    <w:rsid w:val="008A4426"/>
    <w:rsid w:val="008A52DD"/>
    <w:rsid w:val="008A593B"/>
    <w:rsid w:val="008A71BD"/>
    <w:rsid w:val="008A72C1"/>
    <w:rsid w:val="008A753C"/>
    <w:rsid w:val="008B089D"/>
    <w:rsid w:val="008B11D7"/>
    <w:rsid w:val="008B2DD6"/>
    <w:rsid w:val="008B4C63"/>
    <w:rsid w:val="008B5974"/>
    <w:rsid w:val="008B71C6"/>
    <w:rsid w:val="008C12CA"/>
    <w:rsid w:val="008C7827"/>
    <w:rsid w:val="008D17C9"/>
    <w:rsid w:val="008D22B9"/>
    <w:rsid w:val="008D4A04"/>
    <w:rsid w:val="008E0D52"/>
    <w:rsid w:val="008E17E3"/>
    <w:rsid w:val="008E25A9"/>
    <w:rsid w:val="008E606C"/>
    <w:rsid w:val="008F020A"/>
    <w:rsid w:val="008F2182"/>
    <w:rsid w:val="008F49C6"/>
    <w:rsid w:val="009003E8"/>
    <w:rsid w:val="00900824"/>
    <w:rsid w:val="009012DD"/>
    <w:rsid w:val="009016F4"/>
    <w:rsid w:val="00903F60"/>
    <w:rsid w:val="00904065"/>
    <w:rsid w:val="00904B9C"/>
    <w:rsid w:val="00906510"/>
    <w:rsid w:val="009067F4"/>
    <w:rsid w:val="00911BA9"/>
    <w:rsid w:val="00911CA7"/>
    <w:rsid w:val="00914C44"/>
    <w:rsid w:val="00916E25"/>
    <w:rsid w:val="009172BC"/>
    <w:rsid w:val="00922361"/>
    <w:rsid w:val="0092570E"/>
    <w:rsid w:val="009257DB"/>
    <w:rsid w:val="00925CBC"/>
    <w:rsid w:val="009306D3"/>
    <w:rsid w:val="009330CA"/>
    <w:rsid w:val="0093393A"/>
    <w:rsid w:val="009350F1"/>
    <w:rsid w:val="009371F5"/>
    <w:rsid w:val="0093756B"/>
    <w:rsid w:val="00937A2F"/>
    <w:rsid w:val="0094013A"/>
    <w:rsid w:val="00965677"/>
    <w:rsid w:val="009671D3"/>
    <w:rsid w:val="00967436"/>
    <w:rsid w:val="00971DFD"/>
    <w:rsid w:val="009744E7"/>
    <w:rsid w:val="00974BB8"/>
    <w:rsid w:val="009758FF"/>
    <w:rsid w:val="00982381"/>
    <w:rsid w:val="00983A3D"/>
    <w:rsid w:val="0098425B"/>
    <w:rsid w:val="009961A7"/>
    <w:rsid w:val="00996B95"/>
    <w:rsid w:val="00996D8A"/>
    <w:rsid w:val="009A2561"/>
    <w:rsid w:val="009A2B9D"/>
    <w:rsid w:val="009A5F03"/>
    <w:rsid w:val="009A6539"/>
    <w:rsid w:val="009B1C05"/>
    <w:rsid w:val="009B274E"/>
    <w:rsid w:val="009B2A20"/>
    <w:rsid w:val="009B5315"/>
    <w:rsid w:val="009B63DE"/>
    <w:rsid w:val="009B740A"/>
    <w:rsid w:val="009C1154"/>
    <w:rsid w:val="009C34B4"/>
    <w:rsid w:val="009D038A"/>
    <w:rsid w:val="009D0E1B"/>
    <w:rsid w:val="009D1AA8"/>
    <w:rsid w:val="009D313D"/>
    <w:rsid w:val="009D3D2D"/>
    <w:rsid w:val="009E432D"/>
    <w:rsid w:val="009E7B88"/>
    <w:rsid w:val="009F2924"/>
    <w:rsid w:val="009F2B6B"/>
    <w:rsid w:val="00A006B7"/>
    <w:rsid w:val="00A01179"/>
    <w:rsid w:val="00A01AA4"/>
    <w:rsid w:val="00A059C6"/>
    <w:rsid w:val="00A070DC"/>
    <w:rsid w:val="00A0715C"/>
    <w:rsid w:val="00A1134A"/>
    <w:rsid w:val="00A118ED"/>
    <w:rsid w:val="00A14201"/>
    <w:rsid w:val="00A17DDB"/>
    <w:rsid w:val="00A20589"/>
    <w:rsid w:val="00A2424B"/>
    <w:rsid w:val="00A24485"/>
    <w:rsid w:val="00A3114E"/>
    <w:rsid w:val="00A4268B"/>
    <w:rsid w:val="00A42847"/>
    <w:rsid w:val="00A428F6"/>
    <w:rsid w:val="00A43580"/>
    <w:rsid w:val="00A44875"/>
    <w:rsid w:val="00A505D1"/>
    <w:rsid w:val="00A51158"/>
    <w:rsid w:val="00A51AC7"/>
    <w:rsid w:val="00A51F1E"/>
    <w:rsid w:val="00A5464C"/>
    <w:rsid w:val="00A5569A"/>
    <w:rsid w:val="00A55D05"/>
    <w:rsid w:val="00A56A82"/>
    <w:rsid w:val="00A578D2"/>
    <w:rsid w:val="00A618A9"/>
    <w:rsid w:val="00A6273C"/>
    <w:rsid w:val="00A63138"/>
    <w:rsid w:val="00A64DE4"/>
    <w:rsid w:val="00A657A6"/>
    <w:rsid w:val="00A724A4"/>
    <w:rsid w:val="00A75D81"/>
    <w:rsid w:val="00A7717F"/>
    <w:rsid w:val="00A81215"/>
    <w:rsid w:val="00A8205C"/>
    <w:rsid w:val="00A91CE0"/>
    <w:rsid w:val="00A94128"/>
    <w:rsid w:val="00A948F7"/>
    <w:rsid w:val="00A95A7C"/>
    <w:rsid w:val="00A96EE9"/>
    <w:rsid w:val="00AA2762"/>
    <w:rsid w:val="00AA7135"/>
    <w:rsid w:val="00AB0C5C"/>
    <w:rsid w:val="00AB179E"/>
    <w:rsid w:val="00AB2834"/>
    <w:rsid w:val="00AC261D"/>
    <w:rsid w:val="00AC334F"/>
    <w:rsid w:val="00AC6C32"/>
    <w:rsid w:val="00AC7554"/>
    <w:rsid w:val="00AD2D84"/>
    <w:rsid w:val="00AD6B3F"/>
    <w:rsid w:val="00AE1A5C"/>
    <w:rsid w:val="00AE3038"/>
    <w:rsid w:val="00AE3726"/>
    <w:rsid w:val="00AF1DDB"/>
    <w:rsid w:val="00AF426D"/>
    <w:rsid w:val="00AF55D8"/>
    <w:rsid w:val="00AF5F68"/>
    <w:rsid w:val="00B019D4"/>
    <w:rsid w:val="00B029FF"/>
    <w:rsid w:val="00B06794"/>
    <w:rsid w:val="00B07111"/>
    <w:rsid w:val="00B07F1D"/>
    <w:rsid w:val="00B100F0"/>
    <w:rsid w:val="00B130DA"/>
    <w:rsid w:val="00B13CFF"/>
    <w:rsid w:val="00B141F2"/>
    <w:rsid w:val="00B1528F"/>
    <w:rsid w:val="00B22075"/>
    <w:rsid w:val="00B22C8B"/>
    <w:rsid w:val="00B22CCB"/>
    <w:rsid w:val="00B2496B"/>
    <w:rsid w:val="00B2590E"/>
    <w:rsid w:val="00B30B36"/>
    <w:rsid w:val="00B31CB6"/>
    <w:rsid w:val="00B3533C"/>
    <w:rsid w:val="00B37DB6"/>
    <w:rsid w:val="00B41116"/>
    <w:rsid w:val="00B420E4"/>
    <w:rsid w:val="00B42BB9"/>
    <w:rsid w:val="00B42E9D"/>
    <w:rsid w:val="00B43446"/>
    <w:rsid w:val="00B50A90"/>
    <w:rsid w:val="00B521FF"/>
    <w:rsid w:val="00B522A8"/>
    <w:rsid w:val="00B54ABC"/>
    <w:rsid w:val="00B556A0"/>
    <w:rsid w:val="00B61B75"/>
    <w:rsid w:val="00B62BC3"/>
    <w:rsid w:val="00B66B8F"/>
    <w:rsid w:val="00B67587"/>
    <w:rsid w:val="00B7150C"/>
    <w:rsid w:val="00B720DB"/>
    <w:rsid w:val="00B75F11"/>
    <w:rsid w:val="00B805A6"/>
    <w:rsid w:val="00B81B1E"/>
    <w:rsid w:val="00B8298D"/>
    <w:rsid w:val="00B83F44"/>
    <w:rsid w:val="00B864B7"/>
    <w:rsid w:val="00B86DA3"/>
    <w:rsid w:val="00BA00B3"/>
    <w:rsid w:val="00BA0F34"/>
    <w:rsid w:val="00BA1BAE"/>
    <w:rsid w:val="00BA37BF"/>
    <w:rsid w:val="00BA5583"/>
    <w:rsid w:val="00BB0483"/>
    <w:rsid w:val="00BB1B3E"/>
    <w:rsid w:val="00BB2555"/>
    <w:rsid w:val="00BB2590"/>
    <w:rsid w:val="00BB7631"/>
    <w:rsid w:val="00BB7A64"/>
    <w:rsid w:val="00BB7E0B"/>
    <w:rsid w:val="00BC1E2E"/>
    <w:rsid w:val="00BC270E"/>
    <w:rsid w:val="00BC3F98"/>
    <w:rsid w:val="00BC60EF"/>
    <w:rsid w:val="00BC79A0"/>
    <w:rsid w:val="00BD1B35"/>
    <w:rsid w:val="00BD2E7B"/>
    <w:rsid w:val="00BD5688"/>
    <w:rsid w:val="00BD6CFD"/>
    <w:rsid w:val="00BD6FAB"/>
    <w:rsid w:val="00BE3522"/>
    <w:rsid w:val="00BE57F6"/>
    <w:rsid w:val="00BF05A0"/>
    <w:rsid w:val="00BF3D4F"/>
    <w:rsid w:val="00BF7610"/>
    <w:rsid w:val="00C02F3F"/>
    <w:rsid w:val="00C10F82"/>
    <w:rsid w:val="00C14DF9"/>
    <w:rsid w:val="00C170FE"/>
    <w:rsid w:val="00C20AA5"/>
    <w:rsid w:val="00C226E8"/>
    <w:rsid w:val="00C24AAF"/>
    <w:rsid w:val="00C2635C"/>
    <w:rsid w:val="00C301E8"/>
    <w:rsid w:val="00C30428"/>
    <w:rsid w:val="00C3305A"/>
    <w:rsid w:val="00C33285"/>
    <w:rsid w:val="00C3400B"/>
    <w:rsid w:val="00C362FB"/>
    <w:rsid w:val="00C36D78"/>
    <w:rsid w:val="00C4019E"/>
    <w:rsid w:val="00C422BC"/>
    <w:rsid w:val="00C47043"/>
    <w:rsid w:val="00C50D01"/>
    <w:rsid w:val="00C53755"/>
    <w:rsid w:val="00C5557B"/>
    <w:rsid w:val="00C55F27"/>
    <w:rsid w:val="00C625B5"/>
    <w:rsid w:val="00C665FE"/>
    <w:rsid w:val="00C6712D"/>
    <w:rsid w:val="00C71B7B"/>
    <w:rsid w:val="00C73713"/>
    <w:rsid w:val="00C76BB8"/>
    <w:rsid w:val="00C776B8"/>
    <w:rsid w:val="00C848AC"/>
    <w:rsid w:val="00C86F7F"/>
    <w:rsid w:val="00C92987"/>
    <w:rsid w:val="00C95D93"/>
    <w:rsid w:val="00C96F95"/>
    <w:rsid w:val="00C973F0"/>
    <w:rsid w:val="00C9761E"/>
    <w:rsid w:val="00CA1537"/>
    <w:rsid w:val="00CA1C78"/>
    <w:rsid w:val="00CA1DBE"/>
    <w:rsid w:val="00CA222F"/>
    <w:rsid w:val="00CA4567"/>
    <w:rsid w:val="00CA7315"/>
    <w:rsid w:val="00CA7EDB"/>
    <w:rsid w:val="00CB037B"/>
    <w:rsid w:val="00CB122A"/>
    <w:rsid w:val="00CB2B05"/>
    <w:rsid w:val="00CB4CFC"/>
    <w:rsid w:val="00CB7155"/>
    <w:rsid w:val="00CB79DA"/>
    <w:rsid w:val="00CB7E9A"/>
    <w:rsid w:val="00CC256B"/>
    <w:rsid w:val="00CC4D7F"/>
    <w:rsid w:val="00CC629D"/>
    <w:rsid w:val="00CD35D8"/>
    <w:rsid w:val="00CD6E0C"/>
    <w:rsid w:val="00CD7471"/>
    <w:rsid w:val="00CE077D"/>
    <w:rsid w:val="00CE0964"/>
    <w:rsid w:val="00CE1027"/>
    <w:rsid w:val="00CE189D"/>
    <w:rsid w:val="00CE5D79"/>
    <w:rsid w:val="00CE6780"/>
    <w:rsid w:val="00CE7D30"/>
    <w:rsid w:val="00CF093E"/>
    <w:rsid w:val="00CF17DE"/>
    <w:rsid w:val="00CF4852"/>
    <w:rsid w:val="00CF4DA6"/>
    <w:rsid w:val="00CF530D"/>
    <w:rsid w:val="00CF627B"/>
    <w:rsid w:val="00D055BF"/>
    <w:rsid w:val="00D0639F"/>
    <w:rsid w:val="00D10793"/>
    <w:rsid w:val="00D15242"/>
    <w:rsid w:val="00D2346F"/>
    <w:rsid w:val="00D23970"/>
    <w:rsid w:val="00D23ABC"/>
    <w:rsid w:val="00D242ED"/>
    <w:rsid w:val="00D27556"/>
    <w:rsid w:val="00D3058C"/>
    <w:rsid w:val="00D30DBB"/>
    <w:rsid w:val="00D314F9"/>
    <w:rsid w:val="00D32DF2"/>
    <w:rsid w:val="00D35AEF"/>
    <w:rsid w:val="00D36BBB"/>
    <w:rsid w:val="00D42C1E"/>
    <w:rsid w:val="00D437AD"/>
    <w:rsid w:val="00D50AC4"/>
    <w:rsid w:val="00D50F4A"/>
    <w:rsid w:val="00D51F93"/>
    <w:rsid w:val="00D527C4"/>
    <w:rsid w:val="00D55258"/>
    <w:rsid w:val="00D55535"/>
    <w:rsid w:val="00D55B76"/>
    <w:rsid w:val="00D57D0B"/>
    <w:rsid w:val="00D6249B"/>
    <w:rsid w:val="00D646DE"/>
    <w:rsid w:val="00D65A42"/>
    <w:rsid w:val="00D71FAE"/>
    <w:rsid w:val="00D727CC"/>
    <w:rsid w:val="00D72EAF"/>
    <w:rsid w:val="00D736E2"/>
    <w:rsid w:val="00D845FE"/>
    <w:rsid w:val="00D8601F"/>
    <w:rsid w:val="00D871E8"/>
    <w:rsid w:val="00D87831"/>
    <w:rsid w:val="00D91180"/>
    <w:rsid w:val="00D93FB7"/>
    <w:rsid w:val="00D948D8"/>
    <w:rsid w:val="00D96B08"/>
    <w:rsid w:val="00DA2005"/>
    <w:rsid w:val="00DA2B03"/>
    <w:rsid w:val="00DB4A78"/>
    <w:rsid w:val="00DB5FEC"/>
    <w:rsid w:val="00DB6F8F"/>
    <w:rsid w:val="00DC1322"/>
    <w:rsid w:val="00DC2836"/>
    <w:rsid w:val="00DC3D98"/>
    <w:rsid w:val="00DC4EEA"/>
    <w:rsid w:val="00DC54BD"/>
    <w:rsid w:val="00DD254A"/>
    <w:rsid w:val="00DD3088"/>
    <w:rsid w:val="00DE3431"/>
    <w:rsid w:val="00DE5BB2"/>
    <w:rsid w:val="00DE68A7"/>
    <w:rsid w:val="00DF5EFD"/>
    <w:rsid w:val="00DF61EB"/>
    <w:rsid w:val="00DF6CDA"/>
    <w:rsid w:val="00E00328"/>
    <w:rsid w:val="00E01B05"/>
    <w:rsid w:val="00E01CD1"/>
    <w:rsid w:val="00E0426F"/>
    <w:rsid w:val="00E0680E"/>
    <w:rsid w:val="00E07894"/>
    <w:rsid w:val="00E10A76"/>
    <w:rsid w:val="00E15615"/>
    <w:rsid w:val="00E20DC6"/>
    <w:rsid w:val="00E24BFA"/>
    <w:rsid w:val="00E25858"/>
    <w:rsid w:val="00E25B7A"/>
    <w:rsid w:val="00E261D8"/>
    <w:rsid w:val="00E309DB"/>
    <w:rsid w:val="00E316AA"/>
    <w:rsid w:val="00E31D7A"/>
    <w:rsid w:val="00E334F0"/>
    <w:rsid w:val="00E33506"/>
    <w:rsid w:val="00E34487"/>
    <w:rsid w:val="00E45938"/>
    <w:rsid w:val="00E50874"/>
    <w:rsid w:val="00E52589"/>
    <w:rsid w:val="00E54CC3"/>
    <w:rsid w:val="00E55194"/>
    <w:rsid w:val="00E56194"/>
    <w:rsid w:val="00E5709B"/>
    <w:rsid w:val="00E571ED"/>
    <w:rsid w:val="00E578CC"/>
    <w:rsid w:val="00E613F3"/>
    <w:rsid w:val="00E64F66"/>
    <w:rsid w:val="00E65D0C"/>
    <w:rsid w:val="00E66A2C"/>
    <w:rsid w:val="00E673C9"/>
    <w:rsid w:val="00E677A4"/>
    <w:rsid w:val="00E72342"/>
    <w:rsid w:val="00E80BDE"/>
    <w:rsid w:val="00E81408"/>
    <w:rsid w:val="00E82651"/>
    <w:rsid w:val="00E851CA"/>
    <w:rsid w:val="00E870F5"/>
    <w:rsid w:val="00E87363"/>
    <w:rsid w:val="00E94862"/>
    <w:rsid w:val="00EA062C"/>
    <w:rsid w:val="00EA3CAB"/>
    <w:rsid w:val="00EB1EC5"/>
    <w:rsid w:val="00EB2950"/>
    <w:rsid w:val="00EB315D"/>
    <w:rsid w:val="00EB3A93"/>
    <w:rsid w:val="00EB640B"/>
    <w:rsid w:val="00EB6DE1"/>
    <w:rsid w:val="00EB71DD"/>
    <w:rsid w:val="00EB7AFC"/>
    <w:rsid w:val="00ED025B"/>
    <w:rsid w:val="00ED653B"/>
    <w:rsid w:val="00ED7571"/>
    <w:rsid w:val="00EE096C"/>
    <w:rsid w:val="00EE0CE2"/>
    <w:rsid w:val="00EE1822"/>
    <w:rsid w:val="00EE23A6"/>
    <w:rsid w:val="00EE4C34"/>
    <w:rsid w:val="00EE720E"/>
    <w:rsid w:val="00EF0E0D"/>
    <w:rsid w:val="00EF2D20"/>
    <w:rsid w:val="00EF4717"/>
    <w:rsid w:val="00EF4E2B"/>
    <w:rsid w:val="00F03305"/>
    <w:rsid w:val="00F05B6A"/>
    <w:rsid w:val="00F062A6"/>
    <w:rsid w:val="00F11D48"/>
    <w:rsid w:val="00F134C5"/>
    <w:rsid w:val="00F15CB8"/>
    <w:rsid w:val="00F16EB4"/>
    <w:rsid w:val="00F264F4"/>
    <w:rsid w:val="00F267E4"/>
    <w:rsid w:val="00F279CA"/>
    <w:rsid w:val="00F27BDF"/>
    <w:rsid w:val="00F3046D"/>
    <w:rsid w:val="00F32B64"/>
    <w:rsid w:val="00F36E0D"/>
    <w:rsid w:val="00F37E1E"/>
    <w:rsid w:val="00F40165"/>
    <w:rsid w:val="00F4377A"/>
    <w:rsid w:val="00F43D49"/>
    <w:rsid w:val="00F4511A"/>
    <w:rsid w:val="00F5062F"/>
    <w:rsid w:val="00F57A56"/>
    <w:rsid w:val="00F62033"/>
    <w:rsid w:val="00F6238D"/>
    <w:rsid w:val="00F70E1D"/>
    <w:rsid w:val="00F7256D"/>
    <w:rsid w:val="00F72BFD"/>
    <w:rsid w:val="00F735F5"/>
    <w:rsid w:val="00F73BB8"/>
    <w:rsid w:val="00F74279"/>
    <w:rsid w:val="00F742A3"/>
    <w:rsid w:val="00F753AF"/>
    <w:rsid w:val="00F75D67"/>
    <w:rsid w:val="00F77E39"/>
    <w:rsid w:val="00F82A61"/>
    <w:rsid w:val="00F9065F"/>
    <w:rsid w:val="00F92FB4"/>
    <w:rsid w:val="00F97A80"/>
    <w:rsid w:val="00FA0E9C"/>
    <w:rsid w:val="00FA10F4"/>
    <w:rsid w:val="00FA3FD2"/>
    <w:rsid w:val="00FB5DEC"/>
    <w:rsid w:val="00FC43D2"/>
    <w:rsid w:val="00FC4836"/>
    <w:rsid w:val="00FD0AE8"/>
    <w:rsid w:val="00FD293D"/>
    <w:rsid w:val="00FD2D31"/>
    <w:rsid w:val="00FD3B78"/>
    <w:rsid w:val="00FD41F8"/>
    <w:rsid w:val="00FE2258"/>
    <w:rsid w:val="00FE346D"/>
    <w:rsid w:val="00FF316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41" v:ext="edit"/>
    <o:shapelayout v:ext="edit">
      <o:idmap data="1" v:ext="edit"/>
    </o:shapelayout>
  </w:shapeDefaults>
  <w:decimalSymbol w:val=","/>
  <w:listSeparator w:val=";"/>
  <w14:docId w14:val="16679856"/>
  <w15:docId w15:val="{4B451634-5B75-496E-B573-AC6E73A5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B1EC5"/>
  </w:style>
  <w:style w:styleId="Titre1" w:type="paragraph">
    <w:name w:val="heading 1"/>
    <w:basedOn w:val="Normal"/>
    <w:next w:val="Normal"/>
    <w:link w:val="Titre1Car"/>
    <w:uiPriority w:val="9"/>
    <w:qFormat/>
    <w:rsid w:val="00B42BB9"/>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Titre2" w:type="paragraph">
    <w:name w:val="heading 2"/>
    <w:basedOn w:val="Normal"/>
    <w:next w:val="Normal"/>
    <w:link w:val="Titre2Car"/>
    <w:uiPriority w:val="9"/>
    <w:unhideWhenUsed/>
    <w:qFormat/>
    <w:rsid w:val="00B42BB9"/>
    <w:pPr>
      <w:keepNext/>
      <w:keepLines/>
      <w:spacing w:after="0" w:before="200"/>
      <w:outlineLvl w:val="1"/>
    </w:pPr>
    <w:rPr>
      <w:rFonts w:asciiTheme="majorHAnsi" w:cstheme="majorBidi" w:eastAsiaTheme="majorEastAsia" w:hAnsiTheme="majorHAnsi"/>
      <w:b/>
      <w:bCs/>
      <w:color w:themeColor="accent1" w:val="4F81BD"/>
      <w:sz w:val="26"/>
      <w:szCs w:val="26"/>
    </w:rPr>
  </w:style>
  <w:style w:styleId="Titre3" w:type="paragraph">
    <w:name w:val="heading 3"/>
    <w:basedOn w:val="Normal"/>
    <w:next w:val="Normal"/>
    <w:link w:val="Titre3Car"/>
    <w:uiPriority w:val="9"/>
    <w:unhideWhenUsed/>
    <w:qFormat/>
    <w:rsid w:val="00B42BB9"/>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Normal"/>
    <w:link w:val="Titre4Car"/>
    <w:uiPriority w:val="9"/>
    <w:unhideWhenUsed/>
    <w:qFormat/>
    <w:rsid w:val="00B42BB9"/>
    <w:pPr>
      <w:keepNext/>
      <w:keepLines/>
      <w:spacing w:after="0" w:before="200"/>
      <w:outlineLvl w:val="3"/>
    </w:pPr>
    <w:rPr>
      <w:rFonts w:asciiTheme="majorHAnsi" w:cstheme="majorBidi" w:eastAsiaTheme="majorEastAsia" w:hAnsiTheme="majorHAnsi"/>
      <w:b/>
      <w:bCs/>
      <w:i/>
      <w:iCs/>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73207F"/>
    <w:pPr>
      <w:ind w:left="720"/>
      <w:contextualSpacing/>
    </w:pPr>
  </w:style>
  <w:style w:styleId="NormalWeb" w:type="paragraph">
    <w:name w:val="Normal (Web)"/>
    <w:basedOn w:val="Normal"/>
    <w:uiPriority w:val="99"/>
    <w:unhideWhenUsed/>
    <w:rsid w:val="00B81B1E"/>
    <w:pPr>
      <w:spacing w:after="100" w:afterAutospacing="1" w:before="100" w:beforeAutospacing="1" w:line="240" w:lineRule="auto"/>
    </w:pPr>
    <w:rPr>
      <w:rFonts w:ascii="Times New Roman" w:cs="Times New Roman" w:eastAsia="Times New Roman" w:hAnsi="Times New Roman"/>
      <w:sz w:val="24"/>
      <w:szCs w:val="24"/>
      <w:lang w:eastAsia="fr-FR"/>
    </w:rPr>
  </w:style>
  <w:style w:styleId="En-tte" w:type="paragraph">
    <w:name w:val="header"/>
    <w:basedOn w:val="Normal"/>
    <w:link w:val="En-tteCar"/>
    <w:uiPriority w:val="99"/>
    <w:unhideWhenUsed/>
    <w:rsid w:val="000203ED"/>
    <w:pPr>
      <w:tabs>
        <w:tab w:pos="4536" w:val="center"/>
        <w:tab w:pos="9072" w:val="right"/>
      </w:tabs>
      <w:spacing w:after="0" w:line="240" w:lineRule="auto"/>
    </w:pPr>
  </w:style>
  <w:style w:customStyle="1" w:styleId="En-tteCar" w:type="character">
    <w:name w:val="En-tête Car"/>
    <w:basedOn w:val="Policepardfaut"/>
    <w:link w:val="En-tte"/>
    <w:uiPriority w:val="99"/>
    <w:rsid w:val="000203ED"/>
  </w:style>
  <w:style w:styleId="Pieddepage" w:type="paragraph">
    <w:name w:val="footer"/>
    <w:basedOn w:val="Normal"/>
    <w:link w:val="PieddepageCar"/>
    <w:uiPriority w:val="99"/>
    <w:unhideWhenUsed/>
    <w:rsid w:val="000203E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203ED"/>
  </w:style>
  <w:style w:styleId="Textedebulles" w:type="paragraph">
    <w:name w:val="Balloon Text"/>
    <w:basedOn w:val="Normal"/>
    <w:link w:val="TextedebullesCar"/>
    <w:uiPriority w:val="99"/>
    <w:semiHidden/>
    <w:unhideWhenUsed/>
    <w:rsid w:val="00CF17DE"/>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CF17DE"/>
    <w:rPr>
      <w:rFonts w:ascii="Tahoma" w:cs="Tahoma" w:hAnsi="Tahoma"/>
      <w:sz w:val="16"/>
      <w:szCs w:val="16"/>
    </w:rPr>
  </w:style>
  <w:style w:styleId="Notedebasdepage" w:type="paragraph">
    <w:name w:val="footnote text"/>
    <w:basedOn w:val="Normal"/>
    <w:link w:val="NotedebasdepageCar"/>
    <w:uiPriority w:val="99"/>
    <w:semiHidden/>
    <w:unhideWhenUsed/>
    <w:rsid w:val="002A6C67"/>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2A6C67"/>
    <w:rPr>
      <w:sz w:val="20"/>
      <w:szCs w:val="20"/>
    </w:rPr>
  </w:style>
  <w:style w:styleId="Appelnotedebasdep" w:type="character">
    <w:name w:val="footnote reference"/>
    <w:basedOn w:val="Policepardfaut"/>
    <w:uiPriority w:val="99"/>
    <w:semiHidden/>
    <w:unhideWhenUsed/>
    <w:rsid w:val="002A6C67"/>
    <w:rPr>
      <w:vertAlign w:val="superscript"/>
    </w:rPr>
  </w:style>
  <w:style w:styleId="Notedefin" w:type="paragraph">
    <w:name w:val="endnote text"/>
    <w:basedOn w:val="Normal"/>
    <w:link w:val="NotedefinCar"/>
    <w:uiPriority w:val="99"/>
    <w:semiHidden/>
    <w:unhideWhenUsed/>
    <w:rsid w:val="005E1EC9"/>
    <w:pPr>
      <w:spacing w:after="0" w:line="240" w:lineRule="auto"/>
    </w:pPr>
    <w:rPr>
      <w:sz w:val="20"/>
      <w:szCs w:val="20"/>
    </w:rPr>
  </w:style>
  <w:style w:customStyle="1" w:styleId="NotedefinCar" w:type="character">
    <w:name w:val="Note de fin Car"/>
    <w:basedOn w:val="Policepardfaut"/>
    <w:link w:val="Notedefin"/>
    <w:uiPriority w:val="99"/>
    <w:semiHidden/>
    <w:rsid w:val="005E1EC9"/>
    <w:rPr>
      <w:sz w:val="20"/>
      <w:szCs w:val="20"/>
    </w:rPr>
  </w:style>
  <w:style w:styleId="Appeldenotedefin" w:type="character">
    <w:name w:val="endnote reference"/>
    <w:basedOn w:val="Policepardfaut"/>
    <w:uiPriority w:val="99"/>
    <w:semiHidden/>
    <w:unhideWhenUsed/>
    <w:rsid w:val="005E1EC9"/>
    <w:rPr>
      <w:vertAlign w:val="superscript"/>
    </w:rPr>
  </w:style>
  <w:style w:styleId="Marquedecommentaire" w:type="character">
    <w:name w:val="annotation reference"/>
    <w:basedOn w:val="Policepardfaut"/>
    <w:uiPriority w:val="99"/>
    <w:semiHidden/>
    <w:unhideWhenUsed/>
    <w:rsid w:val="008D17C9"/>
    <w:rPr>
      <w:sz w:val="16"/>
      <w:szCs w:val="16"/>
    </w:rPr>
  </w:style>
  <w:style w:styleId="Commentaire" w:type="paragraph">
    <w:name w:val="annotation text"/>
    <w:basedOn w:val="Normal"/>
    <w:link w:val="CommentaireCar"/>
    <w:uiPriority w:val="99"/>
    <w:semiHidden/>
    <w:unhideWhenUsed/>
    <w:rsid w:val="008D17C9"/>
    <w:pPr>
      <w:spacing w:line="240" w:lineRule="auto"/>
    </w:pPr>
    <w:rPr>
      <w:sz w:val="20"/>
      <w:szCs w:val="20"/>
    </w:rPr>
  </w:style>
  <w:style w:customStyle="1" w:styleId="CommentaireCar" w:type="character">
    <w:name w:val="Commentaire Car"/>
    <w:basedOn w:val="Policepardfaut"/>
    <w:link w:val="Commentaire"/>
    <w:uiPriority w:val="99"/>
    <w:semiHidden/>
    <w:rsid w:val="008D17C9"/>
    <w:rPr>
      <w:sz w:val="20"/>
      <w:szCs w:val="20"/>
    </w:rPr>
  </w:style>
  <w:style w:styleId="Objetducommentaire" w:type="paragraph">
    <w:name w:val="annotation subject"/>
    <w:basedOn w:val="Commentaire"/>
    <w:next w:val="Commentaire"/>
    <w:link w:val="ObjetducommentaireCar"/>
    <w:uiPriority w:val="99"/>
    <w:semiHidden/>
    <w:unhideWhenUsed/>
    <w:rsid w:val="008D17C9"/>
    <w:rPr>
      <w:b/>
      <w:bCs/>
    </w:rPr>
  </w:style>
  <w:style w:customStyle="1" w:styleId="ObjetducommentaireCar" w:type="character">
    <w:name w:val="Objet du commentaire Car"/>
    <w:basedOn w:val="CommentaireCar"/>
    <w:link w:val="Objetducommentaire"/>
    <w:uiPriority w:val="99"/>
    <w:semiHidden/>
    <w:rsid w:val="008D17C9"/>
    <w:rPr>
      <w:b/>
      <w:bCs/>
      <w:sz w:val="20"/>
      <w:szCs w:val="20"/>
    </w:rPr>
  </w:style>
  <w:style w:customStyle="1" w:styleId="Titre1Car" w:type="character">
    <w:name w:val="Titre 1 Car"/>
    <w:basedOn w:val="Policepardfaut"/>
    <w:link w:val="Titre1"/>
    <w:uiPriority w:val="9"/>
    <w:rsid w:val="00B42BB9"/>
    <w:rPr>
      <w:rFonts w:asciiTheme="majorHAnsi" w:cstheme="majorBidi" w:eastAsiaTheme="majorEastAsia" w:hAnsiTheme="majorHAnsi"/>
      <w:b/>
      <w:bCs/>
      <w:color w:themeColor="accent1" w:themeShade="BF" w:val="365F91"/>
      <w:sz w:val="28"/>
      <w:szCs w:val="28"/>
    </w:rPr>
  </w:style>
  <w:style w:customStyle="1" w:styleId="Titre2Car" w:type="character">
    <w:name w:val="Titre 2 Car"/>
    <w:basedOn w:val="Policepardfaut"/>
    <w:link w:val="Titre2"/>
    <w:uiPriority w:val="9"/>
    <w:rsid w:val="00B42BB9"/>
    <w:rPr>
      <w:rFonts w:asciiTheme="majorHAnsi" w:cstheme="majorBidi" w:eastAsiaTheme="majorEastAsia" w:hAnsiTheme="majorHAnsi"/>
      <w:b/>
      <w:bCs/>
      <w:color w:themeColor="accent1" w:val="4F81BD"/>
      <w:sz w:val="26"/>
      <w:szCs w:val="26"/>
    </w:rPr>
  </w:style>
  <w:style w:customStyle="1" w:styleId="Titre3Car" w:type="character">
    <w:name w:val="Titre 3 Car"/>
    <w:basedOn w:val="Policepardfaut"/>
    <w:link w:val="Titre3"/>
    <w:uiPriority w:val="9"/>
    <w:rsid w:val="00B42BB9"/>
    <w:rPr>
      <w:rFonts w:asciiTheme="majorHAnsi" w:cstheme="majorBidi" w:eastAsiaTheme="majorEastAsia" w:hAnsiTheme="majorHAnsi"/>
      <w:b/>
      <w:bCs/>
      <w:color w:themeColor="accent1" w:val="4F81BD"/>
    </w:rPr>
  </w:style>
  <w:style w:customStyle="1" w:styleId="Titre4Car" w:type="character">
    <w:name w:val="Titre 4 Car"/>
    <w:basedOn w:val="Policepardfaut"/>
    <w:link w:val="Titre4"/>
    <w:uiPriority w:val="9"/>
    <w:rsid w:val="00B42BB9"/>
    <w:rPr>
      <w:rFonts w:asciiTheme="majorHAnsi" w:cstheme="majorBidi" w:eastAsiaTheme="majorEastAsia" w:hAnsiTheme="majorHAnsi"/>
      <w:b/>
      <w:bCs/>
      <w:i/>
      <w:iCs/>
      <w:color w:themeColor="accent1" w:val="4F81BD"/>
    </w:rPr>
  </w:style>
  <w:style w:styleId="En-ttedetabledesmatires" w:type="paragraph">
    <w:name w:val="TOC Heading"/>
    <w:basedOn w:val="Titre1"/>
    <w:next w:val="Normal"/>
    <w:uiPriority w:val="39"/>
    <w:semiHidden/>
    <w:unhideWhenUsed/>
    <w:qFormat/>
    <w:rsid w:val="002F5533"/>
    <w:pPr>
      <w:outlineLvl w:val="9"/>
    </w:pPr>
    <w:rPr>
      <w:lang w:eastAsia="fr-FR"/>
    </w:rPr>
  </w:style>
  <w:style w:styleId="TM1" w:type="paragraph">
    <w:name w:val="toc 1"/>
    <w:basedOn w:val="Normal"/>
    <w:next w:val="Normal"/>
    <w:autoRedefine/>
    <w:uiPriority w:val="39"/>
    <w:unhideWhenUsed/>
    <w:rsid w:val="002F5533"/>
    <w:pPr>
      <w:spacing w:after="100"/>
    </w:pPr>
  </w:style>
  <w:style w:styleId="TM2" w:type="paragraph">
    <w:name w:val="toc 2"/>
    <w:basedOn w:val="Normal"/>
    <w:next w:val="Normal"/>
    <w:autoRedefine/>
    <w:uiPriority w:val="39"/>
    <w:unhideWhenUsed/>
    <w:rsid w:val="002F5533"/>
    <w:pPr>
      <w:spacing w:after="100"/>
      <w:ind w:left="220"/>
    </w:pPr>
  </w:style>
  <w:style w:styleId="TM3" w:type="paragraph">
    <w:name w:val="toc 3"/>
    <w:basedOn w:val="Normal"/>
    <w:next w:val="Normal"/>
    <w:autoRedefine/>
    <w:uiPriority w:val="39"/>
    <w:unhideWhenUsed/>
    <w:rsid w:val="002F5533"/>
    <w:pPr>
      <w:spacing w:after="100"/>
      <w:ind w:left="440"/>
    </w:pPr>
  </w:style>
  <w:style w:styleId="Lienhypertexte" w:type="character">
    <w:name w:val="Hyperlink"/>
    <w:basedOn w:val="Policepardfaut"/>
    <w:uiPriority w:val="99"/>
    <w:unhideWhenUsed/>
    <w:rsid w:val="002F5533"/>
    <w:rPr>
      <w:color w:themeColor="hyperlink" w:val="0000FF"/>
      <w:u w:val="single"/>
    </w:rPr>
  </w:style>
  <w:style w:customStyle="1" w:styleId="Default" w:type="paragraph">
    <w:name w:val="Default"/>
    <w:rsid w:val="00B67587"/>
    <w:pPr>
      <w:autoSpaceDE w:val="0"/>
      <w:autoSpaceDN w:val="0"/>
      <w:adjustRightInd w:val="0"/>
      <w:spacing w:after="0" w:line="240" w:lineRule="auto"/>
    </w:pPr>
    <w:rPr>
      <w:rFonts w:ascii="Calibri" w:cs="Calibri" w:hAnsi="Calibri"/>
      <w:color w:val="000000"/>
      <w:sz w:val="24"/>
      <w:szCs w:val="24"/>
    </w:rPr>
  </w:style>
  <w:style w:styleId="Grilledutableau" w:type="table">
    <w:name w:val="Table Grid"/>
    <w:basedOn w:val="TableauNormal"/>
    <w:uiPriority w:val="59"/>
    <w:rsid w:val="005A55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2203">
      <w:bodyDiv w:val="1"/>
      <w:marLeft w:val="0"/>
      <w:marRight w:val="0"/>
      <w:marTop w:val="0"/>
      <w:marBottom w:val="0"/>
      <w:divBdr>
        <w:top w:val="none" w:sz="0" w:space="0" w:color="auto"/>
        <w:left w:val="none" w:sz="0" w:space="0" w:color="auto"/>
        <w:bottom w:val="none" w:sz="0" w:space="0" w:color="auto"/>
        <w:right w:val="none" w:sz="0" w:space="0" w:color="auto"/>
      </w:divBdr>
    </w:div>
    <w:div w:id="370032693">
      <w:bodyDiv w:val="1"/>
      <w:marLeft w:val="0"/>
      <w:marRight w:val="0"/>
      <w:marTop w:val="0"/>
      <w:marBottom w:val="0"/>
      <w:divBdr>
        <w:top w:val="none" w:sz="0" w:space="0" w:color="auto"/>
        <w:left w:val="none" w:sz="0" w:space="0" w:color="auto"/>
        <w:bottom w:val="none" w:sz="0" w:space="0" w:color="auto"/>
        <w:right w:val="none" w:sz="0" w:space="0" w:color="auto"/>
      </w:divBdr>
      <w:divsChild>
        <w:div w:id="1331909647">
          <w:marLeft w:val="0"/>
          <w:marRight w:val="0"/>
          <w:marTop w:val="0"/>
          <w:marBottom w:val="0"/>
          <w:divBdr>
            <w:top w:val="none" w:sz="0" w:space="0" w:color="auto"/>
            <w:left w:val="none" w:sz="0" w:space="0" w:color="auto"/>
            <w:bottom w:val="none" w:sz="0" w:space="0" w:color="auto"/>
            <w:right w:val="none" w:sz="0" w:space="0" w:color="auto"/>
          </w:divBdr>
        </w:div>
        <w:div w:id="1673529135">
          <w:marLeft w:val="0"/>
          <w:marRight w:val="0"/>
          <w:marTop w:val="0"/>
          <w:marBottom w:val="0"/>
          <w:divBdr>
            <w:top w:val="none" w:sz="0" w:space="0" w:color="auto"/>
            <w:left w:val="none" w:sz="0" w:space="0" w:color="auto"/>
            <w:bottom w:val="none" w:sz="0" w:space="0" w:color="auto"/>
            <w:right w:val="none" w:sz="0" w:space="0" w:color="auto"/>
          </w:divBdr>
        </w:div>
        <w:div w:id="659037677">
          <w:marLeft w:val="0"/>
          <w:marRight w:val="0"/>
          <w:marTop w:val="0"/>
          <w:marBottom w:val="0"/>
          <w:divBdr>
            <w:top w:val="none" w:sz="0" w:space="0" w:color="auto"/>
            <w:left w:val="none" w:sz="0" w:space="0" w:color="auto"/>
            <w:bottom w:val="none" w:sz="0" w:space="0" w:color="auto"/>
            <w:right w:val="none" w:sz="0" w:space="0" w:color="auto"/>
          </w:divBdr>
        </w:div>
        <w:div w:id="193424215">
          <w:marLeft w:val="0"/>
          <w:marRight w:val="0"/>
          <w:marTop w:val="0"/>
          <w:marBottom w:val="0"/>
          <w:divBdr>
            <w:top w:val="none" w:sz="0" w:space="0" w:color="auto"/>
            <w:left w:val="none" w:sz="0" w:space="0" w:color="auto"/>
            <w:bottom w:val="none" w:sz="0" w:space="0" w:color="auto"/>
            <w:right w:val="none" w:sz="0" w:space="0" w:color="auto"/>
          </w:divBdr>
        </w:div>
      </w:divsChild>
    </w:div>
    <w:div w:id="457146020">
      <w:bodyDiv w:val="1"/>
      <w:marLeft w:val="0"/>
      <w:marRight w:val="0"/>
      <w:marTop w:val="0"/>
      <w:marBottom w:val="0"/>
      <w:divBdr>
        <w:top w:val="none" w:sz="0" w:space="0" w:color="auto"/>
        <w:left w:val="none" w:sz="0" w:space="0" w:color="auto"/>
        <w:bottom w:val="none" w:sz="0" w:space="0" w:color="auto"/>
        <w:right w:val="none" w:sz="0" w:space="0" w:color="auto"/>
      </w:divBdr>
      <w:divsChild>
        <w:div w:id="1072003928">
          <w:marLeft w:val="0"/>
          <w:marRight w:val="0"/>
          <w:marTop w:val="0"/>
          <w:marBottom w:val="0"/>
          <w:divBdr>
            <w:top w:val="none" w:sz="0" w:space="0" w:color="auto"/>
            <w:left w:val="none" w:sz="0" w:space="0" w:color="auto"/>
            <w:bottom w:val="none" w:sz="0" w:space="0" w:color="auto"/>
            <w:right w:val="none" w:sz="0" w:space="0" w:color="auto"/>
          </w:divBdr>
        </w:div>
        <w:div w:id="362443247">
          <w:marLeft w:val="0"/>
          <w:marRight w:val="0"/>
          <w:marTop w:val="0"/>
          <w:marBottom w:val="0"/>
          <w:divBdr>
            <w:top w:val="none" w:sz="0" w:space="0" w:color="auto"/>
            <w:left w:val="none" w:sz="0" w:space="0" w:color="auto"/>
            <w:bottom w:val="none" w:sz="0" w:space="0" w:color="auto"/>
            <w:right w:val="none" w:sz="0" w:space="0" w:color="auto"/>
          </w:divBdr>
        </w:div>
        <w:div w:id="175584208">
          <w:marLeft w:val="0"/>
          <w:marRight w:val="0"/>
          <w:marTop w:val="0"/>
          <w:marBottom w:val="0"/>
          <w:divBdr>
            <w:top w:val="none" w:sz="0" w:space="0" w:color="auto"/>
            <w:left w:val="none" w:sz="0" w:space="0" w:color="auto"/>
            <w:bottom w:val="none" w:sz="0" w:space="0" w:color="auto"/>
            <w:right w:val="none" w:sz="0" w:space="0" w:color="auto"/>
          </w:divBdr>
        </w:div>
        <w:div w:id="1349024776">
          <w:marLeft w:val="0"/>
          <w:marRight w:val="0"/>
          <w:marTop w:val="0"/>
          <w:marBottom w:val="0"/>
          <w:divBdr>
            <w:top w:val="none" w:sz="0" w:space="0" w:color="auto"/>
            <w:left w:val="none" w:sz="0" w:space="0" w:color="auto"/>
            <w:bottom w:val="none" w:sz="0" w:space="0" w:color="auto"/>
            <w:right w:val="none" w:sz="0" w:space="0" w:color="auto"/>
          </w:divBdr>
        </w:div>
        <w:div w:id="1823111565">
          <w:marLeft w:val="0"/>
          <w:marRight w:val="0"/>
          <w:marTop w:val="0"/>
          <w:marBottom w:val="0"/>
          <w:divBdr>
            <w:top w:val="none" w:sz="0" w:space="0" w:color="auto"/>
            <w:left w:val="none" w:sz="0" w:space="0" w:color="auto"/>
            <w:bottom w:val="none" w:sz="0" w:space="0" w:color="auto"/>
            <w:right w:val="none" w:sz="0" w:space="0" w:color="auto"/>
          </w:divBdr>
        </w:div>
        <w:div w:id="1060404461">
          <w:marLeft w:val="0"/>
          <w:marRight w:val="0"/>
          <w:marTop w:val="0"/>
          <w:marBottom w:val="0"/>
          <w:divBdr>
            <w:top w:val="none" w:sz="0" w:space="0" w:color="auto"/>
            <w:left w:val="none" w:sz="0" w:space="0" w:color="auto"/>
            <w:bottom w:val="none" w:sz="0" w:space="0" w:color="auto"/>
            <w:right w:val="none" w:sz="0" w:space="0" w:color="auto"/>
          </w:divBdr>
        </w:div>
        <w:div w:id="965235904">
          <w:marLeft w:val="0"/>
          <w:marRight w:val="0"/>
          <w:marTop w:val="0"/>
          <w:marBottom w:val="0"/>
          <w:divBdr>
            <w:top w:val="none" w:sz="0" w:space="0" w:color="auto"/>
            <w:left w:val="none" w:sz="0" w:space="0" w:color="auto"/>
            <w:bottom w:val="none" w:sz="0" w:space="0" w:color="auto"/>
            <w:right w:val="none" w:sz="0" w:space="0" w:color="auto"/>
          </w:divBdr>
        </w:div>
        <w:div w:id="1714187886">
          <w:marLeft w:val="0"/>
          <w:marRight w:val="0"/>
          <w:marTop w:val="0"/>
          <w:marBottom w:val="0"/>
          <w:divBdr>
            <w:top w:val="none" w:sz="0" w:space="0" w:color="auto"/>
            <w:left w:val="none" w:sz="0" w:space="0" w:color="auto"/>
            <w:bottom w:val="none" w:sz="0" w:space="0" w:color="auto"/>
            <w:right w:val="none" w:sz="0" w:space="0" w:color="auto"/>
          </w:divBdr>
        </w:div>
      </w:divsChild>
    </w:div>
    <w:div w:id="458886470">
      <w:bodyDiv w:val="1"/>
      <w:marLeft w:val="0"/>
      <w:marRight w:val="0"/>
      <w:marTop w:val="0"/>
      <w:marBottom w:val="0"/>
      <w:divBdr>
        <w:top w:val="none" w:sz="0" w:space="0" w:color="auto"/>
        <w:left w:val="none" w:sz="0" w:space="0" w:color="auto"/>
        <w:bottom w:val="none" w:sz="0" w:space="0" w:color="auto"/>
        <w:right w:val="none" w:sz="0" w:space="0" w:color="auto"/>
      </w:divBdr>
    </w:div>
    <w:div w:id="626199312">
      <w:bodyDiv w:val="1"/>
      <w:marLeft w:val="0"/>
      <w:marRight w:val="0"/>
      <w:marTop w:val="0"/>
      <w:marBottom w:val="0"/>
      <w:divBdr>
        <w:top w:val="none" w:sz="0" w:space="0" w:color="auto"/>
        <w:left w:val="none" w:sz="0" w:space="0" w:color="auto"/>
        <w:bottom w:val="none" w:sz="0" w:space="0" w:color="auto"/>
        <w:right w:val="none" w:sz="0" w:space="0" w:color="auto"/>
      </w:divBdr>
      <w:divsChild>
        <w:div w:id="320037590">
          <w:marLeft w:val="0"/>
          <w:marRight w:val="0"/>
          <w:marTop w:val="0"/>
          <w:marBottom w:val="0"/>
          <w:divBdr>
            <w:top w:val="none" w:sz="0" w:space="0" w:color="auto"/>
            <w:left w:val="none" w:sz="0" w:space="0" w:color="auto"/>
            <w:bottom w:val="none" w:sz="0" w:space="0" w:color="auto"/>
            <w:right w:val="none" w:sz="0" w:space="0" w:color="auto"/>
          </w:divBdr>
        </w:div>
        <w:div w:id="1627928081">
          <w:marLeft w:val="0"/>
          <w:marRight w:val="0"/>
          <w:marTop w:val="0"/>
          <w:marBottom w:val="0"/>
          <w:divBdr>
            <w:top w:val="none" w:sz="0" w:space="0" w:color="auto"/>
            <w:left w:val="none" w:sz="0" w:space="0" w:color="auto"/>
            <w:bottom w:val="none" w:sz="0" w:space="0" w:color="auto"/>
            <w:right w:val="none" w:sz="0" w:space="0" w:color="auto"/>
          </w:divBdr>
        </w:div>
        <w:div w:id="863980002">
          <w:marLeft w:val="0"/>
          <w:marRight w:val="0"/>
          <w:marTop w:val="0"/>
          <w:marBottom w:val="0"/>
          <w:divBdr>
            <w:top w:val="none" w:sz="0" w:space="0" w:color="auto"/>
            <w:left w:val="none" w:sz="0" w:space="0" w:color="auto"/>
            <w:bottom w:val="none" w:sz="0" w:space="0" w:color="auto"/>
            <w:right w:val="none" w:sz="0" w:space="0" w:color="auto"/>
          </w:divBdr>
        </w:div>
        <w:div w:id="1861972998">
          <w:marLeft w:val="0"/>
          <w:marRight w:val="0"/>
          <w:marTop w:val="0"/>
          <w:marBottom w:val="0"/>
          <w:divBdr>
            <w:top w:val="none" w:sz="0" w:space="0" w:color="auto"/>
            <w:left w:val="none" w:sz="0" w:space="0" w:color="auto"/>
            <w:bottom w:val="none" w:sz="0" w:space="0" w:color="auto"/>
            <w:right w:val="none" w:sz="0" w:space="0" w:color="auto"/>
          </w:divBdr>
        </w:div>
        <w:div w:id="697853277">
          <w:marLeft w:val="0"/>
          <w:marRight w:val="0"/>
          <w:marTop w:val="0"/>
          <w:marBottom w:val="0"/>
          <w:divBdr>
            <w:top w:val="none" w:sz="0" w:space="0" w:color="auto"/>
            <w:left w:val="none" w:sz="0" w:space="0" w:color="auto"/>
            <w:bottom w:val="none" w:sz="0" w:space="0" w:color="auto"/>
            <w:right w:val="none" w:sz="0" w:space="0" w:color="auto"/>
          </w:divBdr>
        </w:div>
        <w:div w:id="889610980">
          <w:marLeft w:val="0"/>
          <w:marRight w:val="0"/>
          <w:marTop w:val="0"/>
          <w:marBottom w:val="0"/>
          <w:divBdr>
            <w:top w:val="none" w:sz="0" w:space="0" w:color="auto"/>
            <w:left w:val="none" w:sz="0" w:space="0" w:color="auto"/>
            <w:bottom w:val="none" w:sz="0" w:space="0" w:color="auto"/>
            <w:right w:val="none" w:sz="0" w:space="0" w:color="auto"/>
          </w:divBdr>
        </w:div>
        <w:div w:id="1546914500">
          <w:marLeft w:val="0"/>
          <w:marRight w:val="0"/>
          <w:marTop w:val="0"/>
          <w:marBottom w:val="0"/>
          <w:divBdr>
            <w:top w:val="none" w:sz="0" w:space="0" w:color="auto"/>
            <w:left w:val="none" w:sz="0" w:space="0" w:color="auto"/>
            <w:bottom w:val="none" w:sz="0" w:space="0" w:color="auto"/>
            <w:right w:val="none" w:sz="0" w:space="0" w:color="auto"/>
          </w:divBdr>
        </w:div>
        <w:div w:id="212009339">
          <w:marLeft w:val="0"/>
          <w:marRight w:val="0"/>
          <w:marTop w:val="0"/>
          <w:marBottom w:val="0"/>
          <w:divBdr>
            <w:top w:val="none" w:sz="0" w:space="0" w:color="auto"/>
            <w:left w:val="none" w:sz="0" w:space="0" w:color="auto"/>
            <w:bottom w:val="none" w:sz="0" w:space="0" w:color="auto"/>
            <w:right w:val="none" w:sz="0" w:space="0" w:color="auto"/>
          </w:divBdr>
        </w:div>
        <w:div w:id="1693144431">
          <w:marLeft w:val="0"/>
          <w:marRight w:val="0"/>
          <w:marTop w:val="0"/>
          <w:marBottom w:val="0"/>
          <w:divBdr>
            <w:top w:val="none" w:sz="0" w:space="0" w:color="auto"/>
            <w:left w:val="none" w:sz="0" w:space="0" w:color="auto"/>
            <w:bottom w:val="none" w:sz="0" w:space="0" w:color="auto"/>
            <w:right w:val="none" w:sz="0" w:space="0" w:color="auto"/>
          </w:divBdr>
        </w:div>
        <w:div w:id="484275099">
          <w:marLeft w:val="0"/>
          <w:marRight w:val="0"/>
          <w:marTop w:val="0"/>
          <w:marBottom w:val="0"/>
          <w:divBdr>
            <w:top w:val="none" w:sz="0" w:space="0" w:color="auto"/>
            <w:left w:val="none" w:sz="0" w:space="0" w:color="auto"/>
            <w:bottom w:val="none" w:sz="0" w:space="0" w:color="auto"/>
            <w:right w:val="none" w:sz="0" w:space="0" w:color="auto"/>
          </w:divBdr>
        </w:div>
        <w:div w:id="753165741">
          <w:marLeft w:val="0"/>
          <w:marRight w:val="0"/>
          <w:marTop w:val="0"/>
          <w:marBottom w:val="0"/>
          <w:divBdr>
            <w:top w:val="none" w:sz="0" w:space="0" w:color="auto"/>
            <w:left w:val="none" w:sz="0" w:space="0" w:color="auto"/>
            <w:bottom w:val="none" w:sz="0" w:space="0" w:color="auto"/>
            <w:right w:val="none" w:sz="0" w:space="0" w:color="auto"/>
          </w:divBdr>
        </w:div>
        <w:div w:id="851914501">
          <w:marLeft w:val="0"/>
          <w:marRight w:val="0"/>
          <w:marTop w:val="0"/>
          <w:marBottom w:val="0"/>
          <w:divBdr>
            <w:top w:val="none" w:sz="0" w:space="0" w:color="auto"/>
            <w:left w:val="none" w:sz="0" w:space="0" w:color="auto"/>
            <w:bottom w:val="none" w:sz="0" w:space="0" w:color="auto"/>
            <w:right w:val="none" w:sz="0" w:space="0" w:color="auto"/>
          </w:divBdr>
        </w:div>
        <w:div w:id="1558324037">
          <w:marLeft w:val="0"/>
          <w:marRight w:val="0"/>
          <w:marTop w:val="0"/>
          <w:marBottom w:val="0"/>
          <w:divBdr>
            <w:top w:val="none" w:sz="0" w:space="0" w:color="auto"/>
            <w:left w:val="none" w:sz="0" w:space="0" w:color="auto"/>
            <w:bottom w:val="none" w:sz="0" w:space="0" w:color="auto"/>
            <w:right w:val="none" w:sz="0" w:space="0" w:color="auto"/>
          </w:divBdr>
        </w:div>
        <w:div w:id="413628776">
          <w:marLeft w:val="0"/>
          <w:marRight w:val="0"/>
          <w:marTop w:val="0"/>
          <w:marBottom w:val="0"/>
          <w:divBdr>
            <w:top w:val="none" w:sz="0" w:space="0" w:color="auto"/>
            <w:left w:val="none" w:sz="0" w:space="0" w:color="auto"/>
            <w:bottom w:val="none" w:sz="0" w:space="0" w:color="auto"/>
            <w:right w:val="none" w:sz="0" w:space="0" w:color="auto"/>
          </w:divBdr>
        </w:div>
        <w:div w:id="719942217">
          <w:marLeft w:val="0"/>
          <w:marRight w:val="0"/>
          <w:marTop w:val="0"/>
          <w:marBottom w:val="0"/>
          <w:divBdr>
            <w:top w:val="none" w:sz="0" w:space="0" w:color="auto"/>
            <w:left w:val="none" w:sz="0" w:space="0" w:color="auto"/>
            <w:bottom w:val="none" w:sz="0" w:space="0" w:color="auto"/>
            <w:right w:val="none" w:sz="0" w:space="0" w:color="auto"/>
          </w:divBdr>
        </w:div>
        <w:div w:id="165022632">
          <w:marLeft w:val="0"/>
          <w:marRight w:val="0"/>
          <w:marTop w:val="0"/>
          <w:marBottom w:val="0"/>
          <w:divBdr>
            <w:top w:val="none" w:sz="0" w:space="0" w:color="auto"/>
            <w:left w:val="none" w:sz="0" w:space="0" w:color="auto"/>
            <w:bottom w:val="none" w:sz="0" w:space="0" w:color="auto"/>
            <w:right w:val="none" w:sz="0" w:space="0" w:color="auto"/>
          </w:divBdr>
        </w:div>
        <w:div w:id="620570032">
          <w:marLeft w:val="0"/>
          <w:marRight w:val="0"/>
          <w:marTop w:val="0"/>
          <w:marBottom w:val="0"/>
          <w:divBdr>
            <w:top w:val="none" w:sz="0" w:space="0" w:color="auto"/>
            <w:left w:val="none" w:sz="0" w:space="0" w:color="auto"/>
            <w:bottom w:val="none" w:sz="0" w:space="0" w:color="auto"/>
            <w:right w:val="none" w:sz="0" w:space="0" w:color="auto"/>
          </w:divBdr>
        </w:div>
        <w:div w:id="1909731941">
          <w:marLeft w:val="0"/>
          <w:marRight w:val="0"/>
          <w:marTop w:val="0"/>
          <w:marBottom w:val="0"/>
          <w:divBdr>
            <w:top w:val="none" w:sz="0" w:space="0" w:color="auto"/>
            <w:left w:val="none" w:sz="0" w:space="0" w:color="auto"/>
            <w:bottom w:val="none" w:sz="0" w:space="0" w:color="auto"/>
            <w:right w:val="none" w:sz="0" w:space="0" w:color="auto"/>
          </w:divBdr>
        </w:div>
        <w:div w:id="1422409246">
          <w:marLeft w:val="0"/>
          <w:marRight w:val="0"/>
          <w:marTop w:val="0"/>
          <w:marBottom w:val="0"/>
          <w:divBdr>
            <w:top w:val="none" w:sz="0" w:space="0" w:color="auto"/>
            <w:left w:val="none" w:sz="0" w:space="0" w:color="auto"/>
            <w:bottom w:val="none" w:sz="0" w:space="0" w:color="auto"/>
            <w:right w:val="none" w:sz="0" w:space="0" w:color="auto"/>
          </w:divBdr>
        </w:div>
        <w:div w:id="449785676">
          <w:marLeft w:val="0"/>
          <w:marRight w:val="0"/>
          <w:marTop w:val="0"/>
          <w:marBottom w:val="0"/>
          <w:divBdr>
            <w:top w:val="none" w:sz="0" w:space="0" w:color="auto"/>
            <w:left w:val="none" w:sz="0" w:space="0" w:color="auto"/>
            <w:bottom w:val="none" w:sz="0" w:space="0" w:color="auto"/>
            <w:right w:val="none" w:sz="0" w:space="0" w:color="auto"/>
          </w:divBdr>
        </w:div>
        <w:div w:id="2099981236">
          <w:marLeft w:val="0"/>
          <w:marRight w:val="0"/>
          <w:marTop w:val="0"/>
          <w:marBottom w:val="0"/>
          <w:divBdr>
            <w:top w:val="none" w:sz="0" w:space="0" w:color="auto"/>
            <w:left w:val="none" w:sz="0" w:space="0" w:color="auto"/>
            <w:bottom w:val="none" w:sz="0" w:space="0" w:color="auto"/>
            <w:right w:val="none" w:sz="0" w:space="0" w:color="auto"/>
          </w:divBdr>
        </w:div>
        <w:div w:id="1026061761">
          <w:marLeft w:val="0"/>
          <w:marRight w:val="0"/>
          <w:marTop w:val="0"/>
          <w:marBottom w:val="0"/>
          <w:divBdr>
            <w:top w:val="none" w:sz="0" w:space="0" w:color="auto"/>
            <w:left w:val="none" w:sz="0" w:space="0" w:color="auto"/>
            <w:bottom w:val="none" w:sz="0" w:space="0" w:color="auto"/>
            <w:right w:val="none" w:sz="0" w:space="0" w:color="auto"/>
          </w:divBdr>
        </w:div>
      </w:divsChild>
    </w:div>
    <w:div w:id="843321250">
      <w:bodyDiv w:val="1"/>
      <w:marLeft w:val="0"/>
      <w:marRight w:val="0"/>
      <w:marTop w:val="0"/>
      <w:marBottom w:val="0"/>
      <w:divBdr>
        <w:top w:val="none" w:sz="0" w:space="0" w:color="auto"/>
        <w:left w:val="none" w:sz="0" w:space="0" w:color="auto"/>
        <w:bottom w:val="none" w:sz="0" w:space="0" w:color="auto"/>
        <w:right w:val="none" w:sz="0" w:space="0" w:color="auto"/>
      </w:divBdr>
      <w:divsChild>
        <w:div w:id="115829679">
          <w:marLeft w:val="0"/>
          <w:marRight w:val="0"/>
          <w:marTop w:val="0"/>
          <w:marBottom w:val="0"/>
          <w:divBdr>
            <w:top w:val="none" w:sz="0" w:space="0" w:color="auto"/>
            <w:left w:val="none" w:sz="0" w:space="0" w:color="auto"/>
            <w:bottom w:val="none" w:sz="0" w:space="0" w:color="auto"/>
            <w:right w:val="none" w:sz="0" w:space="0" w:color="auto"/>
          </w:divBdr>
        </w:div>
        <w:div w:id="1094591267">
          <w:marLeft w:val="0"/>
          <w:marRight w:val="0"/>
          <w:marTop w:val="0"/>
          <w:marBottom w:val="0"/>
          <w:divBdr>
            <w:top w:val="none" w:sz="0" w:space="0" w:color="auto"/>
            <w:left w:val="none" w:sz="0" w:space="0" w:color="auto"/>
            <w:bottom w:val="none" w:sz="0" w:space="0" w:color="auto"/>
            <w:right w:val="none" w:sz="0" w:space="0" w:color="auto"/>
          </w:divBdr>
        </w:div>
        <w:div w:id="10031117">
          <w:marLeft w:val="0"/>
          <w:marRight w:val="0"/>
          <w:marTop w:val="0"/>
          <w:marBottom w:val="0"/>
          <w:divBdr>
            <w:top w:val="none" w:sz="0" w:space="0" w:color="auto"/>
            <w:left w:val="none" w:sz="0" w:space="0" w:color="auto"/>
            <w:bottom w:val="none" w:sz="0" w:space="0" w:color="auto"/>
            <w:right w:val="none" w:sz="0" w:space="0" w:color="auto"/>
          </w:divBdr>
        </w:div>
        <w:div w:id="1282807033">
          <w:marLeft w:val="0"/>
          <w:marRight w:val="0"/>
          <w:marTop w:val="0"/>
          <w:marBottom w:val="0"/>
          <w:divBdr>
            <w:top w:val="none" w:sz="0" w:space="0" w:color="auto"/>
            <w:left w:val="none" w:sz="0" w:space="0" w:color="auto"/>
            <w:bottom w:val="none" w:sz="0" w:space="0" w:color="auto"/>
            <w:right w:val="none" w:sz="0" w:space="0" w:color="auto"/>
          </w:divBdr>
        </w:div>
        <w:div w:id="331765645">
          <w:marLeft w:val="0"/>
          <w:marRight w:val="0"/>
          <w:marTop w:val="0"/>
          <w:marBottom w:val="0"/>
          <w:divBdr>
            <w:top w:val="none" w:sz="0" w:space="0" w:color="auto"/>
            <w:left w:val="none" w:sz="0" w:space="0" w:color="auto"/>
            <w:bottom w:val="none" w:sz="0" w:space="0" w:color="auto"/>
            <w:right w:val="none" w:sz="0" w:space="0" w:color="auto"/>
          </w:divBdr>
        </w:div>
        <w:div w:id="1261059307">
          <w:marLeft w:val="0"/>
          <w:marRight w:val="0"/>
          <w:marTop w:val="0"/>
          <w:marBottom w:val="0"/>
          <w:divBdr>
            <w:top w:val="none" w:sz="0" w:space="0" w:color="auto"/>
            <w:left w:val="none" w:sz="0" w:space="0" w:color="auto"/>
            <w:bottom w:val="none" w:sz="0" w:space="0" w:color="auto"/>
            <w:right w:val="none" w:sz="0" w:space="0" w:color="auto"/>
          </w:divBdr>
        </w:div>
        <w:div w:id="678461129">
          <w:marLeft w:val="0"/>
          <w:marRight w:val="0"/>
          <w:marTop w:val="0"/>
          <w:marBottom w:val="0"/>
          <w:divBdr>
            <w:top w:val="none" w:sz="0" w:space="0" w:color="auto"/>
            <w:left w:val="none" w:sz="0" w:space="0" w:color="auto"/>
            <w:bottom w:val="none" w:sz="0" w:space="0" w:color="auto"/>
            <w:right w:val="none" w:sz="0" w:space="0" w:color="auto"/>
          </w:divBdr>
        </w:div>
        <w:div w:id="116336470">
          <w:marLeft w:val="0"/>
          <w:marRight w:val="0"/>
          <w:marTop w:val="0"/>
          <w:marBottom w:val="0"/>
          <w:divBdr>
            <w:top w:val="none" w:sz="0" w:space="0" w:color="auto"/>
            <w:left w:val="none" w:sz="0" w:space="0" w:color="auto"/>
            <w:bottom w:val="none" w:sz="0" w:space="0" w:color="auto"/>
            <w:right w:val="none" w:sz="0" w:space="0" w:color="auto"/>
          </w:divBdr>
        </w:div>
        <w:div w:id="730738909">
          <w:marLeft w:val="0"/>
          <w:marRight w:val="0"/>
          <w:marTop w:val="0"/>
          <w:marBottom w:val="0"/>
          <w:divBdr>
            <w:top w:val="none" w:sz="0" w:space="0" w:color="auto"/>
            <w:left w:val="none" w:sz="0" w:space="0" w:color="auto"/>
            <w:bottom w:val="none" w:sz="0" w:space="0" w:color="auto"/>
            <w:right w:val="none" w:sz="0" w:space="0" w:color="auto"/>
          </w:divBdr>
        </w:div>
        <w:div w:id="861941808">
          <w:marLeft w:val="0"/>
          <w:marRight w:val="0"/>
          <w:marTop w:val="0"/>
          <w:marBottom w:val="0"/>
          <w:divBdr>
            <w:top w:val="none" w:sz="0" w:space="0" w:color="auto"/>
            <w:left w:val="none" w:sz="0" w:space="0" w:color="auto"/>
            <w:bottom w:val="none" w:sz="0" w:space="0" w:color="auto"/>
            <w:right w:val="none" w:sz="0" w:space="0" w:color="auto"/>
          </w:divBdr>
        </w:div>
      </w:divsChild>
    </w:div>
    <w:div w:id="1294410162">
      <w:bodyDiv w:val="1"/>
      <w:marLeft w:val="0"/>
      <w:marRight w:val="0"/>
      <w:marTop w:val="0"/>
      <w:marBottom w:val="0"/>
      <w:divBdr>
        <w:top w:val="none" w:sz="0" w:space="0" w:color="auto"/>
        <w:left w:val="none" w:sz="0" w:space="0" w:color="auto"/>
        <w:bottom w:val="none" w:sz="0" w:space="0" w:color="auto"/>
        <w:right w:val="none" w:sz="0" w:space="0" w:color="auto"/>
      </w:divBdr>
      <w:divsChild>
        <w:div w:id="490683034">
          <w:marLeft w:val="0"/>
          <w:marRight w:val="0"/>
          <w:marTop w:val="0"/>
          <w:marBottom w:val="0"/>
          <w:divBdr>
            <w:top w:val="none" w:sz="0" w:space="0" w:color="auto"/>
            <w:left w:val="none" w:sz="0" w:space="0" w:color="auto"/>
            <w:bottom w:val="none" w:sz="0" w:space="0" w:color="auto"/>
            <w:right w:val="none" w:sz="0" w:space="0" w:color="auto"/>
          </w:divBdr>
          <w:divsChild>
            <w:div w:id="284502803">
              <w:marLeft w:val="0"/>
              <w:marRight w:val="0"/>
              <w:marTop w:val="0"/>
              <w:marBottom w:val="0"/>
              <w:divBdr>
                <w:top w:val="none" w:sz="0" w:space="0" w:color="auto"/>
                <w:left w:val="none" w:sz="0" w:space="0" w:color="auto"/>
                <w:bottom w:val="none" w:sz="0" w:space="0" w:color="auto"/>
                <w:right w:val="none" w:sz="0" w:space="0" w:color="auto"/>
              </w:divBdr>
            </w:div>
            <w:div w:id="258684549">
              <w:marLeft w:val="0"/>
              <w:marRight w:val="0"/>
              <w:marTop w:val="0"/>
              <w:marBottom w:val="0"/>
              <w:divBdr>
                <w:top w:val="none" w:sz="0" w:space="0" w:color="auto"/>
                <w:left w:val="none" w:sz="0" w:space="0" w:color="auto"/>
                <w:bottom w:val="none" w:sz="0" w:space="0" w:color="auto"/>
                <w:right w:val="none" w:sz="0" w:space="0" w:color="auto"/>
              </w:divBdr>
            </w:div>
            <w:div w:id="478347669">
              <w:marLeft w:val="0"/>
              <w:marRight w:val="0"/>
              <w:marTop w:val="0"/>
              <w:marBottom w:val="0"/>
              <w:divBdr>
                <w:top w:val="none" w:sz="0" w:space="0" w:color="auto"/>
                <w:left w:val="none" w:sz="0" w:space="0" w:color="auto"/>
                <w:bottom w:val="none" w:sz="0" w:space="0" w:color="auto"/>
                <w:right w:val="none" w:sz="0" w:space="0" w:color="auto"/>
              </w:divBdr>
            </w:div>
            <w:div w:id="815805703">
              <w:marLeft w:val="0"/>
              <w:marRight w:val="0"/>
              <w:marTop w:val="0"/>
              <w:marBottom w:val="0"/>
              <w:divBdr>
                <w:top w:val="none" w:sz="0" w:space="0" w:color="auto"/>
                <w:left w:val="none" w:sz="0" w:space="0" w:color="auto"/>
                <w:bottom w:val="none" w:sz="0" w:space="0" w:color="auto"/>
                <w:right w:val="none" w:sz="0" w:space="0" w:color="auto"/>
              </w:divBdr>
            </w:div>
            <w:div w:id="1517234186">
              <w:marLeft w:val="0"/>
              <w:marRight w:val="0"/>
              <w:marTop w:val="0"/>
              <w:marBottom w:val="0"/>
              <w:divBdr>
                <w:top w:val="none" w:sz="0" w:space="0" w:color="auto"/>
                <w:left w:val="none" w:sz="0" w:space="0" w:color="auto"/>
                <w:bottom w:val="none" w:sz="0" w:space="0" w:color="auto"/>
                <w:right w:val="none" w:sz="0" w:space="0" w:color="auto"/>
              </w:divBdr>
            </w:div>
            <w:div w:id="491145229">
              <w:marLeft w:val="0"/>
              <w:marRight w:val="0"/>
              <w:marTop w:val="0"/>
              <w:marBottom w:val="0"/>
              <w:divBdr>
                <w:top w:val="none" w:sz="0" w:space="0" w:color="auto"/>
                <w:left w:val="none" w:sz="0" w:space="0" w:color="auto"/>
                <w:bottom w:val="none" w:sz="0" w:space="0" w:color="auto"/>
                <w:right w:val="none" w:sz="0" w:space="0" w:color="auto"/>
              </w:divBdr>
            </w:div>
            <w:div w:id="1066950621">
              <w:marLeft w:val="0"/>
              <w:marRight w:val="0"/>
              <w:marTop w:val="0"/>
              <w:marBottom w:val="0"/>
              <w:divBdr>
                <w:top w:val="none" w:sz="0" w:space="0" w:color="auto"/>
                <w:left w:val="none" w:sz="0" w:space="0" w:color="auto"/>
                <w:bottom w:val="none" w:sz="0" w:space="0" w:color="auto"/>
                <w:right w:val="none" w:sz="0" w:space="0" w:color="auto"/>
              </w:divBdr>
            </w:div>
            <w:div w:id="940916275">
              <w:marLeft w:val="0"/>
              <w:marRight w:val="0"/>
              <w:marTop w:val="0"/>
              <w:marBottom w:val="0"/>
              <w:divBdr>
                <w:top w:val="none" w:sz="0" w:space="0" w:color="auto"/>
                <w:left w:val="none" w:sz="0" w:space="0" w:color="auto"/>
                <w:bottom w:val="none" w:sz="0" w:space="0" w:color="auto"/>
                <w:right w:val="none" w:sz="0" w:space="0" w:color="auto"/>
              </w:divBdr>
            </w:div>
            <w:div w:id="1108547479">
              <w:marLeft w:val="0"/>
              <w:marRight w:val="0"/>
              <w:marTop w:val="0"/>
              <w:marBottom w:val="0"/>
              <w:divBdr>
                <w:top w:val="none" w:sz="0" w:space="0" w:color="auto"/>
                <w:left w:val="none" w:sz="0" w:space="0" w:color="auto"/>
                <w:bottom w:val="none" w:sz="0" w:space="0" w:color="auto"/>
                <w:right w:val="none" w:sz="0" w:space="0" w:color="auto"/>
              </w:divBdr>
            </w:div>
            <w:div w:id="437331492">
              <w:marLeft w:val="0"/>
              <w:marRight w:val="0"/>
              <w:marTop w:val="0"/>
              <w:marBottom w:val="0"/>
              <w:divBdr>
                <w:top w:val="none" w:sz="0" w:space="0" w:color="auto"/>
                <w:left w:val="none" w:sz="0" w:space="0" w:color="auto"/>
                <w:bottom w:val="none" w:sz="0" w:space="0" w:color="auto"/>
                <w:right w:val="none" w:sz="0" w:space="0" w:color="auto"/>
              </w:divBdr>
            </w:div>
            <w:div w:id="1038317225">
              <w:marLeft w:val="0"/>
              <w:marRight w:val="0"/>
              <w:marTop w:val="0"/>
              <w:marBottom w:val="0"/>
              <w:divBdr>
                <w:top w:val="none" w:sz="0" w:space="0" w:color="auto"/>
                <w:left w:val="none" w:sz="0" w:space="0" w:color="auto"/>
                <w:bottom w:val="none" w:sz="0" w:space="0" w:color="auto"/>
                <w:right w:val="none" w:sz="0" w:space="0" w:color="auto"/>
              </w:divBdr>
            </w:div>
            <w:div w:id="1829637849">
              <w:marLeft w:val="0"/>
              <w:marRight w:val="0"/>
              <w:marTop w:val="0"/>
              <w:marBottom w:val="0"/>
              <w:divBdr>
                <w:top w:val="none" w:sz="0" w:space="0" w:color="auto"/>
                <w:left w:val="none" w:sz="0" w:space="0" w:color="auto"/>
                <w:bottom w:val="none" w:sz="0" w:space="0" w:color="auto"/>
                <w:right w:val="none" w:sz="0" w:space="0" w:color="auto"/>
              </w:divBdr>
            </w:div>
            <w:div w:id="532421203">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91391599">
              <w:marLeft w:val="0"/>
              <w:marRight w:val="0"/>
              <w:marTop w:val="0"/>
              <w:marBottom w:val="0"/>
              <w:divBdr>
                <w:top w:val="none" w:sz="0" w:space="0" w:color="auto"/>
                <w:left w:val="none" w:sz="0" w:space="0" w:color="auto"/>
                <w:bottom w:val="none" w:sz="0" w:space="0" w:color="auto"/>
                <w:right w:val="none" w:sz="0" w:space="0" w:color="auto"/>
              </w:divBdr>
            </w:div>
            <w:div w:id="1444032037">
              <w:marLeft w:val="0"/>
              <w:marRight w:val="0"/>
              <w:marTop w:val="0"/>
              <w:marBottom w:val="0"/>
              <w:divBdr>
                <w:top w:val="none" w:sz="0" w:space="0" w:color="auto"/>
                <w:left w:val="none" w:sz="0" w:space="0" w:color="auto"/>
                <w:bottom w:val="none" w:sz="0" w:space="0" w:color="auto"/>
                <w:right w:val="none" w:sz="0" w:space="0" w:color="auto"/>
              </w:divBdr>
            </w:div>
            <w:div w:id="1305695233">
              <w:marLeft w:val="0"/>
              <w:marRight w:val="0"/>
              <w:marTop w:val="0"/>
              <w:marBottom w:val="0"/>
              <w:divBdr>
                <w:top w:val="none" w:sz="0" w:space="0" w:color="auto"/>
                <w:left w:val="none" w:sz="0" w:space="0" w:color="auto"/>
                <w:bottom w:val="none" w:sz="0" w:space="0" w:color="auto"/>
                <w:right w:val="none" w:sz="0" w:space="0" w:color="auto"/>
              </w:divBdr>
            </w:div>
            <w:div w:id="1551958244">
              <w:marLeft w:val="0"/>
              <w:marRight w:val="0"/>
              <w:marTop w:val="0"/>
              <w:marBottom w:val="0"/>
              <w:divBdr>
                <w:top w:val="none" w:sz="0" w:space="0" w:color="auto"/>
                <w:left w:val="none" w:sz="0" w:space="0" w:color="auto"/>
                <w:bottom w:val="none" w:sz="0" w:space="0" w:color="auto"/>
                <w:right w:val="none" w:sz="0" w:space="0" w:color="auto"/>
              </w:divBdr>
            </w:div>
            <w:div w:id="989557688">
              <w:marLeft w:val="0"/>
              <w:marRight w:val="0"/>
              <w:marTop w:val="0"/>
              <w:marBottom w:val="0"/>
              <w:divBdr>
                <w:top w:val="none" w:sz="0" w:space="0" w:color="auto"/>
                <w:left w:val="none" w:sz="0" w:space="0" w:color="auto"/>
                <w:bottom w:val="none" w:sz="0" w:space="0" w:color="auto"/>
                <w:right w:val="none" w:sz="0" w:space="0" w:color="auto"/>
              </w:divBdr>
            </w:div>
            <w:div w:id="2056614976">
              <w:marLeft w:val="0"/>
              <w:marRight w:val="0"/>
              <w:marTop w:val="0"/>
              <w:marBottom w:val="0"/>
              <w:divBdr>
                <w:top w:val="none" w:sz="0" w:space="0" w:color="auto"/>
                <w:left w:val="none" w:sz="0" w:space="0" w:color="auto"/>
                <w:bottom w:val="none" w:sz="0" w:space="0" w:color="auto"/>
                <w:right w:val="none" w:sz="0" w:space="0" w:color="auto"/>
              </w:divBdr>
            </w:div>
            <w:div w:id="1940914290">
              <w:marLeft w:val="0"/>
              <w:marRight w:val="0"/>
              <w:marTop w:val="0"/>
              <w:marBottom w:val="0"/>
              <w:divBdr>
                <w:top w:val="none" w:sz="0" w:space="0" w:color="auto"/>
                <w:left w:val="none" w:sz="0" w:space="0" w:color="auto"/>
                <w:bottom w:val="none" w:sz="0" w:space="0" w:color="auto"/>
                <w:right w:val="none" w:sz="0" w:space="0" w:color="auto"/>
              </w:divBdr>
            </w:div>
            <w:div w:id="581715670">
              <w:marLeft w:val="0"/>
              <w:marRight w:val="0"/>
              <w:marTop w:val="0"/>
              <w:marBottom w:val="0"/>
              <w:divBdr>
                <w:top w:val="none" w:sz="0" w:space="0" w:color="auto"/>
                <w:left w:val="none" w:sz="0" w:space="0" w:color="auto"/>
                <w:bottom w:val="none" w:sz="0" w:space="0" w:color="auto"/>
                <w:right w:val="none" w:sz="0" w:space="0" w:color="auto"/>
              </w:divBdr>
            </w:div>
            <w:div w:id="509947872">
              <w:marLeft w:val="0"/>
              <w:marRight w:val="0"/>
              <w:marTop w:val="0"/>
              <w:marBottom w:val="0"/>
              <w:divBdr>
                <w:top w:val="none" w:sz="0" w:space="0" w:color="auto"/>
                <w:left w:val="none" w:sz="0" w:space="0" w:color="auto"/>
                <w:bottom w:val="none" w:sz="0" w:space="0" w:color="auto"/>
                <w:right w:val="none" w:sz="0" w:space="0" w:color="auto"/>
              </w:divBdr>
            </w:div>
            <w:div w:id="1232689359">
              <w:marLeft w:val="0"/>
              <w:marRight w:val="0"/>
              <w:marTop w:val="0"/>
              <w:marBottom w:val="0"/>
              <w:divBdr>
                <w:top w:val="none" w:sz="0" w:space="0" w:color="auto"/>
                <w:left w:val="none" w:sz="0" w:space="0" w:color="auto"/>
                <w:bottom w:val="none" w:sz="0" w:space="0" w:color="auto"/>
                <w:right w:val="none" w:sz="0" w:space="0" w:color="auto"/>
              </w:divBdr>
            </w:div>
            <w:div w:id="295568603">
              <w:marLeft w:val="0"/>
              <w:marRight w:val="0"/>
              <w:marTop w:val="0"/>
              <w:marBottom w:val="0"/>
              <w:divBdr>
                <w:top w:val="none" w:sz="0" w:space="0" w:color="auto"/>
                <w:left w:val="none" w:sz="0" w:space="0" w:color="auto"/>
                <w:bottom w:val="none" w:sz="0" w:space="0" w:color="auto"/>
                <w:right w:val="none" w:sz="0" w:space="0" w:color="auto"/>
              </w:divBdr>
            </w:div>
            <w:div w:id="1562714639">
              <w:marLeft w:val="0"/>
              <w:marRight w:val="0"/>
              <w:marTop w:val="0"/>
              <w:marBottom w:val="0"/>
              <w:divBdr>
                <w:top w:val="none" w:sz="0" w:space="0" w:color="auto"/>
                <w:left w:val="none" w:sz="0" w:space="0" w:color="auto"/>
                <w:bottom w:val="none" w:sz="0" w:space="0" w:color="auto"/>
                <w:right w:val="none" w:sz="0" w:space="0" w:color="auto"/>
              </w:divBdr>
            </w:div>
            <w:div w:id="427578912">
              <w:marLeft w:val="0"/>
              <w:marRight w:val="0"/>
              <w:marTop w:val="0"/>
              <w:marBottom w:val="0"/>
              <w:divBdr>
                <w:top w:val="none" w:sz="0" w:space="0" w:color="auto"/>
                <w:left w:val="none" w:sz="0" w:space="0" w:color="auto"/>
                <w:bottom w:val="none" w:sz="0" w:space="0" w:color="auto"/>
                <w:right w:val="none" w:sz="0" w:space="0" w:color="auto"/>
              </w:divBdr>
            </w:div>
            <w:div w:id="988754569">
              <w:marLeft w:val="0"/>
              <w:marRight w:val="0"/>
              <w:marTop w:val="0"/>
              <w:marBottom w:val="0"/>
              <w:divBdr>
                <w:top w:val="none" w:sz="0" w:space="0" w:color="auto"/>
                <w:left w:val="none" w:sz="0" w:space="0" w:color="auto"/>
                <w:bottom w:val="none" w:sz="0" w:space="0" w:color="auto"/>
                <w:right w:val="none" w:sz="0" w:space="0" w:color="auto"/>
              </w:divBdr>
            </w:div>
            <w:div w:id="1303123519">
              <w:marLeft w:val="0"/>
              <w:marRight w:val="0"/>
              <w:marTop w:val="0"/>
              <w:marBottom w:val="0"/>
              <w:divBdr>
                <w:top w:val="none" w:sz="0" w:space="0" w:color="auto"/>
                <w:left w:val="none" w:sz="0" w:space="0" w:color="auto"/>
                <w:bottom w:val="none" w:sz="0" w:space="0" w:color="auto"/>
                <w:right w:val="none" w:sz="0" w:space="0" w:color="auto"/>
              </w:divBdr>
            </w:div>
            <w:div w:id="1084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8817">
      <w:bodyDiv w:val="1"/>
      <w:marLeft w:val="0"/>
      <w:marRight w:val="0"/>
      <w:marTop w:val="0"/>
      <w:marBottom w:val="0"/>
      <w:divBdr>
        <w:top w:val="none" w:sz="0" w:space="0" w:color="auto"/>
        <w:left w:val="none" w:sz="0" w:space="0" w:color="auto"/>
        <w:bottom w:val="none" w:sz="0" w:space="0" w:color="auto"/>
        <w:right w:val="none" w:sz="0" w:space="0" w:color="auto"/>
      </w:divBdr>
      <w:divsChild>
        <w:div w:id="1277565703">
          <w:marLeft w:val="0"/>
          <w:marRight w:val="0"/>
          <w:marTop w:val="0"/>
          <w:marBottom w:val="0"/>
          <w:divBdr>
            <w:top w:val="none" w:sz="0" w:space="0" w:color="auto"/>
            <w:left w:val="none" w:sz="0" w:space="0" w:color="auto"/>
            <w:bottom w:val="none" w:sz="0" w:space="0" w:color="auto"/>
            <w:right w:val="none" w:sz="0" w:space="0" w:color="auto"/>
          </w:divBdr>
        </w:div>
        <w:div w:id="1893272530">
          <w:marLeft w:val="0"/>
          <w:marRight w:val="0"/>
          <w:marTop w:val="0"/>
          <w:marBottom w:val="0"/>
          <w:divBdr>
            <w:top w:val="none" w:sz="0" w:space="0" w:color="auto"/>
            <w:left w:val="none" w:sz="0" w:space="0" w:color="auto"/>
            <w:bottom w:val="none" w:sz="0" w:space="0" w:color="auto"/>
            <w:right w:val="none" w:sz="0" w:space="0" w:color="auto"/>
          </w:divBdr>
        </w:div>
        <w:div w:id="2040274418">
          <w:marLeft w:val="0"/>
          <w:marRight w:val="0"/>
          <w:marTop w:val="0"/>
          <w:marBottom w:val="0"/>
          <w:divBdr>
            <w:top w:val="none" w:sz="0" w:space="0" w:color="auto"/>
            <w:left w:val="none" w:sz="0" w:space="0" w:color="auto"/>
            <w:bottom w:val="none" w:sz="0" w:space="0" w:color="auto"/>
            <w:right w:val="none" w:sz="0" w:space="0" w:color="auto"/>
          </w:divBdr>
        </w:div>
      </w:divsChild>
    </w:div>
    <w:div w:id="1800344800">
      <w:bodyDiv w:val="1"/>
      <w:marLeft w:val="0"/>
      <w:marRight w:val="0"/>
      <w:marTop w:val="0"/>
      <w:marBottom w:val="0"/>
      <w:divBdr>
        <w:top w:val="none" w:sz="0" w:space="0" w:color="auto"/>
        <w:left w:val="none" w:sz="0" w:space="0" w:color="auto"/>
        <w:bottom w:val="none" w:sz="0" w:space="0" w:color="auto"/>
        <w:right w:val="none" w:sz="0" w:space="0" w:color="auto"/>
      </w:divBdr>
      <w:divsChild>
        <w:div w:id="1957365004">
          <w:marLeft w:val="0"/>
          <w:marRight w:val="0"/>
          <w:marTop w:val="0"/>
          <w:marBottom w:val="0"/>
          <w:divBdr>
            <w:top w:val="none" w:sz="0" w:space="0" w:color="auto"/>
            <w:left w:val="none" w:sz="0" w:space="0" w:color="auto"/>
            <w:bottom w:val="none" w:sz="0" w:space="0" w:color="auto"/>
            <w:right w:val="none" w:sz="0" w:space="0" w:color="auto"/>
          </w:divBdr>
        </w:div>
        <w:div w:id="575238989">
          <w:marLeft w:val="0"/>
          <w:marRight w:val="0"/>
          <w:marTop w:val="0"/>
          <w:marBottom w:val="0"/>
          <w:divBdr>
            <w:top w:val="none" w:sz="0" w:space="0" w:color="auto"/>
            <w:left w:val="none" w:sz="0" w:space="0" w:color="auto"/>
            <w:bottom w:val="none" w:sz="0" w:space="0" w:color="auto"/>
            <w:right w:val="none" w:sz="0" w:space="0" w:color="auto"/>
          </w:divBdr>
        </w:div>
        <w:div w:id="7568151">
          <w:marLeft w:val="0"/>
          <w:marRight w:val="0"/>
          <w:marTop w:val="0"/>
          <w:marBottom w:val="0"/>
          <w:divBdr>
            <w:top w:val="none" w:sz="0" w:space="0" w:color="auto"/>
            <w:left w:val="none" w:sz="0" w:space="0" w:color="auto"/>
            <w:bottom w:val="none" w:sz="0" w:space="0" w:color="auto"/>
            <w:right w:val="none" w:sz="0" w:space="0" w:color="auto"/>
          </w:divBdr>
        </w:div>
        <w:div w:id="1014843058">
          <w:marLeft w:val="0"/>
          <w:marRight w:val="0"/>
          <w:marTop w:val="0"/>
          <w:marBottom w:val="0"/>
          <w:divBdr>
            <w:top w:val="none" w:sz="0" w:space="0" w:color="auto"/>
            <w:left w:val="none" w:sz="0" w:space="0" w:color="auto"/>
            <w:bottom w:val="none" w:sz="0" w:space="0" w:color="auto"/>
            <w:right w:val="none" w:sz="0" w:space="0" w:color="auto"/>
          </w:divBdr>
        </w:div>
        <w:div w:id="1002052082">
          <w:marLeft w:val="0"/>
          <w:marRight w:val="0"/>
          <w:marTop w:val="0"/>
          <w:marBottom w:val="0"/>
          <w:divBdr>
            <w:top w:val="none" w:sz="0" w:space="0" w:color="auto"/>
            <w:left w:val="none" w:sz="0" w:space="0" w:color="auto"/>
            <w:bottom w:val="none" w:sz="0" w:space="0" w:color="auto"/>
            <w:right w:val="none" w:sz="0" w:space="0" w:color="auto"/>
          </w:divBdr>
        </w:div>
        <w:div w:id="1949966973">
          <w:marLeft w:val="0"/>
          <w:marRight w:val="0"/>
          <w:marTop w:val="0"/>
          <w:marBottom w:val="0"/>
          <w:divBdr>
            <w:top w:val="none" w:sz="0" w:space="0" w:color="auto"/>
            <w:left w:val="none" w:sz="0" w:space="0" w:color="auto"/>
            <w:bottom w:val="none" w:sz="0" w:space="0" w:color="auto"/>
            <w:right w:val="none" w:sz="0" w:space="0" w:color="auto"/>
          </w:divBdr>
        </w:div>
        <w:div w:id="381947085">
          <w:marLeft w:val="0"/>
          <w:marRight w:val="0"/>
          <w:marTop w:val="0"/>
          <w:marBottom w:val="0"/>
          <w:divBdr>
            <w:top w:val="none" w:sz="0" w:space="0" w:color="auto"/>
            <w:left w:val="none" w:sz="0" w:space="0" w:color="auto"/>
            <w:bottom w:val="none" w:sz="0" w:space="0" w:color="auto"/>
            <w:right w:val="none" w:sz="0" w:space="0" w:color="auto"/>
          </w:divBdr>
        </w:div>
        <w:div w:id="498499434">
          <w:marLeft w:val="0"/>
          <w:marRight w:val="0"/>
          <w:marTop w:val="0"/>
          <w:marBottom w:val="0"/>
          <w:divBdr>
            <w:top w:val="none" w:sz="0" w:space="0" w:color="auto"/>
            <w:left w:val="none" w:sz="0" w:space="0" w:color="auto"/>
            <w:bottom w:val="none" w:sz="0" w:space="0" w:color="auto"/>
            <w:right w:val="none" w:sz="0" w:space="0" w:color="auto"/>
          </w:divBdr>
        </w:div>
        <w:div w:id="672076029">
          <w:marLeft w:val="0"/>
          <w:marRight w:val="0"/>
          <w:marTop w:val="0"/>
          <w:marBottom w:val="0"/>
          <w:divBdr>
            <w:top w:val="none" w:sz="0" w:space="0" w:color="auto"/>
            <w:left w:val="none" w:sz="0" w:space="0" w:color="auto"/>
            <w:bottom w:val="none" w:sz="0" w:space="0" w:color="auto"/>
            <w:right w:val="none" w:sz="0" w:space="0" w:color="auto"/>
          </w:divBdr>
        </w:div>
        <w:div w:id="1013918656">
          <w:marLeft w:val="0"/>
          <w:marRight w:val="0"/>
          <w:marTop w:val="0"/>
          <w:marBottom w:val="0"/>
          <w:divBdr>
            <w:top w:val="none" w:sz="0" w:space="0" w:color="auto"/>
            <w:left w:val="none" w:sz="0" w:space="0" w:color="auto"/>
            <w:bottom w:val="none" w:sz="0" w:space="0" w:color="auto"/>
            <w:right w:val="none" w:sz="0" w:space="0" w:color="auto"/>
          </w:divBdr>
        </w:div>
      </w:divsChild>
    </w:div>
    <w:div w:id="1875537097">
      <w:bodyDiv w:val="1"/>
      <w:marLeft w:val="0"/>
      <w:marRight w:val="0"/>
      <w:marTop w:val="0"/>
      <w:marBottom w:val="0"/>
      <w:divBdr>
        <w:top w:val="none" w:sz="0" w:space="0" w:color="auto"/>
        <w:left w:val="none" w:sz="0" w:space="0" w:color="auto"/>
        <w:bottom w:val="none" w:sz="0" w:space="0" w:color="auto"/>
        <w:right w:val="none" w:sz="0" w:space="0" w:color="auto"/>
      </w:divBdr>
    </w:div>
    <w:div w:id="1894996187">
      <w:bodyDiv w:val="1"/>
      <w:marLeft w:val="0"/>
      <w:marRight w:val="0"/>
      <w:marTop w:val="0"/>
      <w:marBottom w:val="0"/>
      <w:divBdr>
        <w:top w:val="none" w:sz="0" w:space="0" w:color="auto"/>
        <w:left w:val="none" w:sz="0" w:space="0" w:color="auto"/>
        <w:bottom w:val="none" w:sz="0" w:space="0" w:color="auto"/>
        <w:right w:val="none" w:sz="0" w:space="0" w:color="auto"/>
      </w:divBdr>
      <w:divsChild>
        <w:div w:id="512307833">
          <w:marLeft w:val="0"/>
          <w:marRight w:val="0"/>
          <w:marTop w:val="0"/>
          <w:marBottom w:val="0"/>
          <w:divBdr>
            <w:top w:val="none" w:sz="0" w:space="0" w:color="auto"/>
            <w:left w:val="none" w:sz="0" w:space="0" w:color="auto"/>
            <w:bottom w:val="none" w:sz="0" w:space="0" w:color="auto"/>
            <w:right w:val="none" w:sz="0" w:space="0" w:color="auto"/>
          </w:divBdr>
        </w:div>
        <w:div w:id="1537087777">
          <w:marLeft w:val="0"/>
          <w:marRight w:val="0"/>
          <w:marTop w:val="0"/>
          <w:marBottom w:val="0"/>
          <w:divBdr>
            <w:top w:val="none" w:sz="0" w:space="0" w:color="auto"/>
            <w:left w:val="none" w:sz="0" w:space="0" w:color="auto"/>
            <w:bottom w:val="none" w:sz="0" w:space="0" w:color="auto"/>
            <w:right w:val="none" w:sz="0" w:space="0" w:color="auto"/>
          </w:divBdr>
        </w:div>
        <w:div w:id="352388720">
          <w:marLeft w:val="0"/>
          <w:marRight w:val="0"/>
          <w:marTop w:val="0"/>
          <w:marBottom w:val="0"/>
          <w:divBdr>
            <w:top w:val="none" w:sz="0" w:space="0" w:color="auto"/>
            <w:left w:val="none" w:sz="0" w:space="0" w:color="auto"/>
            <w:bottom w:val="none" w:sz="0" w:space="0" w:color="auto"/>
            <w:right w:val="none" w:sz="0" w:space="0" w:color="auto"/>
          </w:divBdr>
        </w:div>
        <w:div w:id="2051496520">
          <w:marLeft w:val="0"/>
          <w:marRight w:val="0"/>
          <w:marTop w:val="0"/>
          <w:marBottom w:val="0"/>
          <w:divBdr>
            <w:top w:val="none" w:sz="0" w:space="0" w:color="auto"/>
            <w:left w:val="none" w:sz="0" w:space="0" w:color="auto"/>
            <w:bottom w:val="none" w:sz="0" w:space="0" w:color="auto"/>
            <w:right w:val="none" w:sz="0" w:space="0" w:color="auto"/>
          </w:divBdr>
        </w:div>
        <w:div w:id="477307176">
          <w:marLeft w:val="0"/>
          <w:marRight w:val="0"/>
          <w:marTop w:val="0"/>
          <w:marBottom w:val="0"/>
          <w:divBdr>
            <w:top w:val="none" w:sz="0" w:space="0" w:color="auto"/>
            <w:left w:val="none" w:sz="0" w:space="0" w:color="auto"/>
            <w:bottom w:val="none" w:sz="0" w:space="0" w:color="auto"/>
            <w:right w:val="none" w:sz="0" w:space="0" w:color="auto"/>
          </w:divBdr>
        </w:div>
        <w:div w:id="354813885">
          <w:marLeft w:val="0"/>
          <w:marRight w:val="0"/>
          <w:marTop w:val="0"/>
          <w:marBottom w:val="0"/>
          <w:divBdr>
            <w:top w:val="none" w:sz="0" w:space="0" w:color="auto"/>
            <w:left w:val="none" w:sz="0" w:space="0" w:color="auto"/>
            <w:bottom w:val="none" w:sz="0" w:space="0" w:color="auto"/>
            <w:right w:val="none" w:sz="0" w:space="0" w:color="auto"/>
          </w:divBdr>
        </w:div>
        <w:div w:id="1792626338">
          <w:marLeft w:val="0"/>
          <w:marRight w:val="0"/>
          <w:marTop w:val="0"/>
          <w:marBottom w:val="0"/>
          <w:divBdr>
            <w:top w:val="none" w:sz="0" w:space="0" w:color="auto"/>
            <w:left w:val="none" w:sz="0" w:space="0" w:color="auto"/>
            <w:bottom w:val="none" w:sz="0" w:space="0" w:color="auto"/>
            <w:right w:val="none" w:sz="0" w:space="0" w:color="auto"/>
          </w:divBdr>
        </w:div>
        <w:div w:id="717054634">
          <w:marLeft w:val="0"/>
          <w:marRight w:val="0"/>
          <w:marTop w:val="0"/>
          <w:marBottom w:val="0"/>
          <w:divBdr>
            <w:top w:val="none" w:sz="0" w:space="0" w:color="auto"/>
            <w:left w:val="none" w:sz="0" w:space="0" w:color="auto"/>
            <w:bottom w:val="none" w:sz="0" w:space="0" w:color="auto"/>
            <w:right w:val="none" w:sz="0" w:space="0" w:color="auto"/>
          </w:divBdr>
        </w:div>
        <w:div w:id="736822279">
          <w:marLeft w:val="0"/>
          <w:marRight w:val="0"/>
          <w:marTop w:val="0"/>
          <w:marBottom w:val="0"/>
          <w:divBdr>
            <w:top w:val="none" w:sz="0" w:space="0" w:color="auto"/>
            <w:left w:val="none" w:sz="0" w:space="0" w:color="auto"/>
            <w:bottom w:val="none" w:sz="0" w:space="0" w:color="auto"/>
            <w:right w:val="none" w:sz="0" w:space="0" w:color="auto"/>
          </w:divBdr>
        </w:div>
        <w:div w:id="310018015">
          <w:marLeft w:val="0"/>
          <w:marRight w:val="0"/>
          <w:marTop w:val="0"/>
          <w:marBottom w:val="0"/>
          <w:divBdr>
            <w:top w:val="none" w:sz="0" w:space="0" w:color="auto"/>
            <w:left w:val="none" w:sz="0" w:space="0" w:color="auto"/>
            <w:bottom w:val="none" w:sz="0" w:space="0" w:color="auto"/>
            <w:right w:val="none" w:sz="0" w:space="0" w:color="auto"/>
          </w:divBdr>
        </w:div>
        <w:div w:id="1173838562">
          <w:marLeft w:val="0"/>
          <w:marRight w:val="0"/>
          <w:marTop w:val="0"/>
          <w:marBottom w:val="0"/>
          <w:divBdr>
            <w:top w:val="none" w:sz="0" w:space="0" w:color="auto"/>
            <w:left w:val="none" w:sz="0" w:space="0" w:color="auto"/>
            <w:bottom w:val="none" w:sz="0" w:space="0" w:color="auto"/>
            <w:right w:val="none" w:sz="0" w:space="0" w:color="auto"/>
          </w:divBdr>
        </w:div>
        <w:div w:id="907113669">
          <w:marLeft w:val="0"/>
          <w:marRight w:val="0"/>
          <w:marTop w:val="0"/>
          <w:marBottom w:val="0"/>
          <w:divBdr>
            <w:top w:val="none" w:sz="0" w:space="0" w:color="auto"/>
            <w:left w:val="none" w:sz="0" w:space="0" w:color="auto"/>
            <w:bottom w:val="none" w:sz="0" w:space="0" w:color="auto"/>
            <w:right w:val="none" w:sz="0" w:space="0" w:color="auto"/>
          </w:divBdr>
        </w:div>
        <w:div w:id="1420102391">
          <w:marLeft w:val="0"/>
          <w:marRight w:val="0"/>
          <w:marTop w:val="0"/>
          <w:marBottom w:val="0"/>
          <w:divBdr>
            <w:top w:val="none" w:sz="0" w:space="0" w:color="auto"/>
            <w:left w:val="none" w:sz="0" w:space="0" w:color="auto"/>
            <w:bottom w:val="none" w:sz="0" w:space="0" w:color="auto"/>
            <w:right w:val="none" w:sz="0" w:space="0" w:color="auto"/>
          </w:divBdr>
        </w:div>
        <w:div w:id="913903980">
          <w:marLeft w:val="0"/>
          <w:marRight w:val="0"/>
          <w:marTop w:val="0"/>
          <w:marBottom w:val="0"/>
          <w:divBdr>
            <w:top w:val="none" w:sz="0" w:space="0" w:color="auto"/>
            <w:left w:val="none" w:sz="0" w:space="0" w:color="auto"/>
            <w:bottom w:val="none" w:sz="0" w:space="0" w:color="auto"/>
            <w:right w:val="none" w:sz="0" w:space="0" w:color="auto"/>
          </w:divBdr>
        </w:div>
        <w:div w:id="1802579306">
          <w:marLeft w:val="0"/>
          <w:marRight w:val="0"/>
          <w:marTop w:val="0"/>
          <w:marBottom w:val="0"/>
          <w:divBdr>
            <w:top w:val="none" w:sz="0" w:space="0" w:color="auto"/>
            <w:left w:val="none" w:sz="0" w:space="0" w:color="auto"/>
            <w:bottom w:val="none" w:sz="0" w:space="0" w:color="auto"/>
            <w:right w:val="none" w:sz="0" w:space="0" w:color="auto"/>
          </w:divBdr>
        </w:div>
        <w:div w:id="1537238165">
          <w:marLeft w:val="0"/>
          <w:marRight w:val="0"/>
          <w:marTop w:val="0"/>
          <w:marBottom w:val="0"/>
          <w:divBdr>
            <w:top w:val="none" w:sz="0" w:space="0" w:color="auto"/>
            <w:left w:val="none" w:sz="0" w:space="0" w:color="auto"/>
            <w:bottom w:val="none" w:sz="0" w:space="0" w:color="auto"/>
            <w:right w:val="none" w:sz="0" w:space="0" w:color="auto"/>
          </w:divBdr>
        </w:div>
        <w:div w:id="1190948205">
          <w:marLeft w:val="0"/>
          <w:marRight w:val="0"/>
          <w:marTop w:val="0"/>
          <w:marBottom w:val="0"/>
          <w:divBdr>
            <w:top w:val="none" w:sz="0" w:space="0" w:color="auto"/>
            <w:left w:val="none" w:sz="0" w:space="0" w:color="auto"/>
            <w:bottom w:val="none" w:sz="0" w:space="0" w:color="auto"/>
            <w:right w:val="none" w:sz="0" w:space="0" w:color="auto"/>
          </w:divBdr>
        </w:div>
        <w:div w:id="655106503">
          <w:marLeft w:val="0"/>
          <w:marRight w:val="0"/>
          <w:marTop w:val="0"/>
          <w:marBottom w:val="0"/>
          <w:divBdr>
            <w:top w:val="none" w:sz="0" w:space="0" w:color="auto"/>
            <w:left w:val="none" w:sz="0" w:space="0" w:color="auto"/>
            <w:bottom w:val="none" w:sz="0" w:space="0" w:color="auto"/>
            <w:right w:val="none" w:sz="0" w:space="0" w:color="auto"/>
          </w:divBdr>
        </w:div>
        <w:div w:id="1514493145">
          <w:marLeft w:val="0"/>
          <w:marRight w:val="0"/>
          <w:marTop w:val="0"/>
          <w:marBottom w:val="0"/>
          <w:divBdr>
            <w:top w:val="none" w:sz="0" w:space="0" w:color="auto"/>
            <w:left w:val="none" w:sz="0" w:space="0" w:color="auto"/>
            <w:bottom w:val="none" w:sz="0" w:space="0" w:color="auto"/>
            <w:right w:val="none" w:sz="0" w:space="0" w:color="auto"/>
          </w:divBdr>
        </w:div>
        <w:div w:id="934167390">
          <w:marLeft w:val="0"/>
          <w:marRight w:val="0"/>
          <w:marTop w:val="0"/>
          <w:marBottom w:val="0"/>
          <w:divBdr>
            <w:top w:val="none" w:sz="0" w:space="0" w:color="auto"/>
            <w:left w:val="none" w:sz="0" w:space="0" w:color="auto"/>
            <w:bottom w:val="none" w:sz="0" w:space="0" w:color="auto"/>
            <w:right w:val="none" w:sz="0" w:space="0" w:color="auto"/>
          </w:divBdr>
        </w:div>
        <w:div w:id="439449379">
          <w:marLeft w:val="0"/>
          <w:marRight w:val="0"/>
          <w:marTop w:val="0"/>
          <w:marBottom w:val="0"/>
          <w:divBdr>
            <w:top w:val="none" w:sz="0" w:space="0" w:color="auto"/>
            <w:left w:val="none" w:sz="0" w:space="0" w:color="auto"/>
            <w:bottom w:val="none" w:sz="0" w:space="0" w:color="auto"/>
            <w:right w:val="none" w:sz="0" w:space="0" w:color="auto"/>
          </w:divBdr>
        </w:div>
        <w:div w:id="336035643">
          <w:marLeft w:val="0"/>
          <w:marRight w:val="0"/>
          <w:marTop w:val="0"/>
          <w:marBottom w:val="0"/>
          <w:divBdr>
            <w:top w:val="none" w:sz="0" w:space="0" w:color="auto"/>
            <w:left w:val="none" w:sz="0" w:space="0" w:color="auto"/>
            <w:bottom w:val="none" w:sz="0" w:space="0" w:color="auto"/>
            <w:right w:val="none" w:sz="0" w:space="0" w:color="auto"/>
          </w:divBdr>
        </w:div>
        <w:div w:id="886525716">
          <w:marLeft w:val="0"/>
          <w:marRight w:val="0"/>
          <w:marTop w:val="0"/>
          <w:marBottom w:val="0"/>
          <w:divBdr>
            <w:top w:val="none" w:sz="0" w:space="0" w:color="auto"/>
            <w:left w:val="none" w:sz="0" w:space="0" w:color="auto"/>
            <w:bottom w:val="none" w:sz="0" w:space="0" w:color="auto"/>
            <w:right w:val="none" w:sz="0" w:space="0" w:color="auto"/>
          </w:divBdr>
        </w:div>
        <w:div w:id="1681810236">
          <w:marLeft w:val="0"/>
          <w:marRight w:val="0"/>
          <w:marTop w:val="0"/>
          <w:marBottom w:val="0"/>
          <w:divBdr>
            <w:top w:val="none" w:sz="0" w:space="0" w:color="auto"/>
            <w:left w:val="none" w:sz="0" w:space="0" w:color="auto"/>
            <w:bottom w:val="none" w:sz="0" w:space="0" w:color="auto"/>
            <w:right w:val="none" w:sz="0" w:space="0" w:color="auto"/>
          </w:divBdr>
        </w:div>
        <w:div w:id="263995201">
          <w:marLeft w:val="0"/>
          <w:marRight w:val="0"/>
          <w:marTop w:val="0"/>
          <w:marBottom w:val="0"/>
          <w:divBdr>
            <w:top w:val="none" w:sz="0" w:space="0" w:color="auto"/>
            <w:left w:val="none" w:sz="0" w:space="0" w:color="auto"/>
            <w:bottom w:val="none" w:sz="0" w:space="0" w:color="auto"/>
            <w:right w:val="none" w:sz="0" w:space="0" w:color="auto"/>
          </w:divBdr>
        </w:div>
        <w:div w:id="1207526625">
          <w:marLeft w:val="0"/>
          <w:marRight w:val="0"/>
          <w:marTop w:val="0"/>
          <w:marBottom w:val="0"/>
          <w:divBdr>
            <w:top w:val="none" w:sz="0" w:space="0" w:color="auto"/>
            <w:left w:val="none" w:sz="0" w:space="0" w:color="auto"/>
            <w:bottom w:val="none" w:sz="0" w:space="0" w:color="auto"/>
            <w:right w:val="none" w:sz="0" w:space="0" w:color="auto"/>
          </w:divBdr>
        </w:div>
        <w:div w:id="998463327">
          <w:marLeft w:val="0"/>
          <w:marRight w:val="0"/>
          <w:marTop w:val="0"/>
          <w:marBottom w:val="0"/>
          <w:divBdr>
            <w:top w:val="none" w:sz="0" w:space="0" w:color="auto"/>
            <w:left w:val="none" w:sz="0" w:space="0" w:color="auto"/>
            <w:bottom w:val="none" w:sz="0" w:space="0" w:color="auto"/>
            <w:right w:val="none" w:sz="0" w:space="0" w:color="auto"/>
          </w:divBdr>
        </w:div>
        <w:div w:id="170489450">
          <w:marLeft w:val="0"/>
          <w:marRight w:val="0"/>
          <w:marTop w:val="0"/>
          <w:marBottom w:val="0"/>
          <w:divBdr>
            <w:top w:val="none" w:sz="0" w:space="0" w:color="auto"/>
            <w:left w:val="none" w:sz="0" w:space="0" w:color="auto"/>
            <w:bottom w:val="none" w:sz="0" w:space="0" w:color="auto"/>
            <w:right w:val="none" w:sz="0" w:space="0" w:color="auto"/>
          </w:divBdr>
        </w:div>
        <w:div w:id="1587036729">
          <w:marLeft w:val="0"/>
          <w:marRight w:val="0"/>
          <w:marTop w:val="0"/>
          <w:marBottom w:val="0"/>
          <w:divBdr>
            <w:top w:val="none" w:sz="0" w:space="0" w:color="auto"/>
            <w:left w:val="none" w:sz="0" w:space="0" w:color="auto"/>
            <w:bottom w:val="none" w:sz="0" w:space="0" w:color="auto"/>
            <w:right w:val="none" w:sz="0" w:space="0" w:color="auto"/>
          </w:divBdr>
        </w:div>
        <w:div w:id="392587817">
          <w:marLeft w:val="0"/>
          <w:marRight w:val="0"/>
          <w:marTop w:val="0"/>
          <w:marBottom w:val="0"/>
          <w:divBdr>
            <w:top w:val="none" w:sz="0" w:space="0" w:color="auto"/>
            <w:left w:val="none" w:sz="0" w:space="0" w:color="auto"/>
            <w:bottom w:val="none" w:sz="0" w:space="0" w:color="auto"/>
            <w:right w:val="none" w:sz="0" w:space="0" w:color="auto"/>
          </w:divBdr>
        </w:div>
        <w:div w:id="1061825150">
          <w:marLeft w:val="0"/>
          <w:marRight w:val="0"/>
          <w:marTop w:val="0"/>
          <w:marBottom w:val="0"/>
          <w:divBdr>
            <w:top w:val="none" w:sz="0" w:space="0" w:color="auto"/>
            <w:left w:val="none" w:sz="0" w:space="0" w:color="auto"/>
            <w:bottom w:val="none" w:sz="0" w:space="0" w:color="auto"/>
            <w:right w:val="none" w:sz="0" w:space="0" w:color="auto"/>
          </w:divBdr>
        </w:div>
        <w:div w:id="857545733">
          <w:marLeft w:val="0"/>
          <w:marRight w:val="0"/>
          <w:marTop w:val="0"/>
          <w:marBottom w:val="0"/>
          <w:divBdr>
            <w:top w:val="none" w:sz="0" w:space="0" w:color="auto"/>
            <w:left w:val="none" w:sz="0" w:space="0" w:color="auto"/>
            <w:bottom w:val="none" w:sz="0" w:space="0" w:color="auto"/>
            <w:right w:val="none" w:sz="0" w:space="0" w:color="auto"/>
          </w:divBdr>
        </w:div>
        <w:div w:id="2113087161">
          <w:marLeft w:val="0"/>
          <w:marRight w:val="0"/>
          <w:marTop w:val="0"/>
          <w:marBottom w:val="0"/>
          <w:divBdr>
            <w:top w:val="none" w:sz="0" w:space="0" w:color="auto"/>
            <w:left w:val="none" w:sz="0" w:space="0" w:color="auto"/>
            <w:bottom w:val="none" w:sz="0" w:space="0" w:color="auto"/>
            <w:right w:val="none" w:sz="0" w:space="0" w:color="auto"/>
          </w:divBdr>
        </w:div>
        <w:div w:id="187332318">
          <w:marLeft w:val="0"/>
          <w:marRight w:val="0"/>
          <w:marTop w:val="0"/>
          <w:marBottom w:val="0"/>
          <w:divBdr>
            <w:top w:val="none" w:sz="0" w:space="0" w:color="auto"/>
            <w:left w:val="none" w:sz="0" w:space="0" w:color="auto"/>
            <w:bottom w:val="none" w:sz="0" w:space="0" w:color="auto"/>
            <w:right w:val="none" w:sz="0" w:space="0" w:color="auto"/>
          </w:divBdr>
        </w:div>
        <w:div w:id="1297174989">
          <w:marLeft w:val="0"/>
          <w:marRight w:val="0"/>
          <w:marTop w:val="0"/>
          <w:marBottom w:val="0"/>
          <w:divBdr>
            <w:top w:val="none" w:sz="0" w:space="0" w:color="auto"/>
            <w:left w:val="none" w:sz="0" w:space="0" w:color="auto"/>
            <w:bottom w:val="none" w:sz="0" w:space="0" w:color="auto"/>
            <w:right w:val="none" w:sz="0" w:space="0" w:color="auto"/>
          </w:divBdr>
        </w:div>
        <w:div w:id="1178731752">
          <w:marLeft w:val="0"/>
          <w:marRight w:val="0"/>
          <w:marTop w:val="0"/>
          <w:marBottom w:val="0"/>
          <w:divBdr>
            <w:top w:val="none" w:sz="0" w:space="0" w:color="auto"/>
            <w:left w:val="none" w:sz="0" w:space="0" w:color="auto"/>
            <w:bottom w:val="none" w:sz="0" w:space="0" w:color="auto"/>
            <w:right w:val="none" w:sz="0" w:space="0" w:color="auto"/>
          </w:divBdr>
        </w:div>
        <w:div w:id="852644623">
          <w:marLeft w:val="0"/>
          <w:marRight w:val="0"/>
          <w:marTop w:val="0"/>
          <w:marBottom w:val="0"/>
          <w:divBdr>
            <w:top w:val="none" w:sz="0" w:space="0" w:color="auto"/>
            <w:left w:val="none" w:sz="0" w:space="0" w:color="auto"/>
            <w:bottom w:val="none" w:sz="0" w:space="0" w:color="auto"/>
            <w:right w:val="none" w:sz="0" w:space="0" w:color="auto"/>
          </w:divBdr>
        </w:div>
        <w:div w:id="166529173">
          <w:marLeft w:val="0"/>
          <w:marRight w:val="0"/>
          <w:marTop w:val="0"/>
          <w:marBottom w:val="0"/>
          <w:divBdr>
            <w:top w:val="none" w:sz="0" w:space="0" w:color="auto"/>
            <w:left w:val="none" w:sz="0" w:space="0" w:color="auto"/>
            <w:bottom w:val="none" w:sz="0" w:space="0" w:color="auto"/>
            <w:right w:val="none" w:sz="0" w:space="0" w:color="auto"/>
          </w:divBdr>
        </w:div>
        <w:div w:id="1383291165">
          <w:marLeft w:val="0"/>
          <w:marRight w:val="0"/>
          <w:marTop w:val="0"/>
          <w:marBottom w:val="0"/>
          <w:divBdr>
            <w:top w:val="none" w:sz="0" w:space="0" w:color="auto"/>
            <w:left w:val="none" w:sz="0" w:space="0" w:color="auto"/>
            <w:bottom w:val="none" w:sz="0" w:space="0" w:color="auto"/>
            <w:right w:val="none" w:sz="0" w:space="0" w:color="auto"/>
          </w:divBdr>
        </w:div>
        <w:div w:id="1144347366">
          <w:marLeft w:val="0"/>
          <w:marRight w:val="0"/>
          <w:marTop w:val="0"/>
          <w:marBottom w:val="0"/>
          <w:divBdr>
            <w:top w:val="none" w:sz="0" w:space="0" w:color="auto"/>
            <w:left w:val="none" w:sz="0" w:space="0" w:color="auto"/>
            <w:bottom w:val="none" w:sz="0" w:space="0" w:color="auto"/>
            <w:right w:val="none" w:sz="0" w:space="0" w:color="auto"/>
          </w:divBdr>
        </w:div>
        <w:div w:id="1557742426">
          <w:marLeft w:val="0"/>
          <w:marRight w:val="0"/>
          <w:marTop w:val="0"/>
          <w:marBottom w:val="0"/>
          <w:divBdr>
            <w:top w:val="none" w:sz="0" w:space="0" w:color="auto"/>
            <w:left w:val="none" w:sz="0" w:space="0" w:color="auto"/>
            <w:bottom w:val="none" w:sz="0" w:space="0" w:color="auto"/>
            <w:right w:val="none" w:sz="0" w:space="0" w:color="auto"/>
          </w:divBdr>
        </w:div>
        <w:div w:id="1674796935">
          <w:marLeft w:val="0"/>
          <w:marRight w:val="0"/>
          <w:marTop w:val="0"/>
          <w:marBottom w:val="0"/>
          <w:divBdr>
            <w:top w:val="none" w:sz="0" w:space="0" w:color="auto"/>
            <w:left w:val="none" w:sz="0" w:space="0" w:color="auto"/>
            <w:bottom w:val="none" w:sz="0" w:space="0" w:color="auto"/>
            <w:right w:val="none" w:sz="0" w:space="0" w:color="auto"/>
          </w:divBdr>
        </w:div>
        <w:div w:id="1664628158">
          <w:marLeft w:val="0"/>
          <w:marRight w:val="0"/>
          <w:marTop w:val="0"/>
          <w:marBottom w:val="0"/>
          <w:divBdr>
            <w:top w:val="none" w:sz="0" w:space="0" w:color="auto"/>
            <w:left w:val="none" w:sz="0" w:space="0" w:color="auto"/>
            <w:bottom w:val="none" w:sz="0" w:space="0" w:color="auto"/>
            <w:right w:val="none" w:sz="0" w:space="0" w:color="auto"/>
          </w:divBdr>
        </w:div>
        <w:div w:id="1175025745">
          <w:marLeft w:val="0"/>
          <w:marRight w:val="0"/>
          <w:marTop w:val="0"/>
          <w:marBottom w:val="0"/>
          <w:divBdr>
            <w:top w:val="none" w:sz="0" w:space="0" w:color="auto"/>
            <w:left w:val="none" w:sz="0" w:space="0" w:color="auto"/>
            <w:bottom w:val="none" w:sz="0" w:space="0" w:color="auto"/>
            <w:right w:val="none" w:sz="0" w:space="0" w:color="auto"/>
          </w:divBdr>
        </w:div>
        <w:div w:id="1502426010">
          <w:marLeft w:val="0"/>
          <w:marRight w:val="0"/>
          <w:marTop w:val="0"/>
          <w:marBottom w:val="0"/>
          <w:divBdr>
            <w:top w:val="none" w:sz="0" w:space="0" w:color="auto"/>
            <w:left w:val="none" w:sz="0" w:space="0" w:color="auto"/>
            <w:bottom w:val="none" w:sz="0" w:space="0" w:color="auto"/>
            <w:right w:val="none" w:sz="0" w:space="0" w:color="auto"/>
          </w:divBdr>
        </w:div>
        <w:div w:id="800150769">
          <w:marLeft w:val="0"/>
          <w:marRight w:val="0"/>
          <w:marTop w:val="0"/>
          <w:marBottom w:val="0"/>
          <w:divBdr>
            <w:top w:val="none" w:sz="0" w:space="0" w:color="auto"/>
            <w:left w:val="none" w:sz="0" w:space="0" w:color="auto"/>
            <w:bottom w:val="none" w:sz="0" w:space="0" w:color="auto"/>
            <w:right w:val="none" w:sz="0" w:space="0" w:color="auto"/>
          </w:divBdr>
        </w:div>
        <w:div w:id="1356467902">
          <w:marLeft w:val="0"/>
          <w:marRight w:val="0"/>
          <w:marTop w:val="0"/>
          <w:marBottom w:val="0"/>
          <w:divBdr>
            <w:top w:val="none" w:sz="0" w:space="0" w:color="auto"/>
            <w:left w:val="none" w:sz="0" w:space="0" w:color="auto"/>
            <w:bottom w:val="none" w:sz="0" w:space="0" w:color="auto"/>
            <w:right w:val="none" w:sz="0" w:space="0" w:color="auto"/>
          </w:divBdr>
        </w:div>
        <w:div w:id="632684977">
          <w:marLeft w:val="0"/>
          <w:marRight w:val="0"/>
          <w:marTop w:val="0"/>
          <w:marBottom w:val="0"/>
          <w:divBdr>
            <w:top w:val="none" w:sz="0" w:space="0" w:color="auto"/>
            <w:left w:val="none" w:sz="0" w:space="0" w:color="auto"/>
            <w:bottom w:val="none" w:sz="0" w:space="0" w:color="auto"/>
            <w:right w:val="none" w:sz="0" w:space="0" w:color="auto"/>
          </w:divBdr>
        </w:div>
        <w:div w:id="1821533764">
          <w:marLeft w:val="0"/>
          <w:marRight w:val="0"/>
          <w:marTop w:val="0"/>
          <w:marBottom w:val="0"/>
          <w:divBdr>
            <w:top w:val="none" w:sz="0" w:space="0" w:color="auto"/>
            <w:left w:val="none" w:sz="0" w:space="0" w:color="auto"/>
            <w:bottom w:val="none" w:sz="0" w:space="0" w:color="auto"/>
            <w:right w:val="none" w:sz="0" w:space="0" w:color="auto"/>
          </w:divBdr>
        </w:div>
        <w:div w:id="1596554057">
          <w:marLeft w:val="0"/>
          <w:marRight w:val="0"/>
          <w:marTop w:val="0"/>
          <w:marBottom w:val="0"/>
          <w:divBdr>
            <w:top w:val="none" w:sz="0" w:space="0" w:color="auto"/>
            <w:left w:val="none" w:sz="0" w:space="0" w:color="auto"/>
            <w:bottom w:val="none" w:sz="0" w:space="0" w:color="auto"/>
            <w:right w:val="none" w:sz="0" w:space="0" w:color="auto"/>
          </w:divBdr>
        </w:div>
        <w:div w:id="1336885619">
          <w:marLeft w:val="0"/>
          <w:marRight w:val="0"/>
          <w:marTop w:val="0"/>
          <w:marBottom w:val="0"/>
          <w:divBdr>
            <w:top w:val="none" w:sz="0" w:space="0" w:color="auto"/>
            <w:left w:val="none" w:sz="0" w:space="0" w:color="auto"/>
            <w:bottom w:val="none" w:sz="0" w:space="0" w:color="auto"/>
            <w:right w:val="none" w:sz="0" w:space="0" w:color="auto"/>
          </w:divBdr>
        </w:div>
        <w:div w:id="1947688741">
          <w:marLeft w:val="0"/>
          <w:marRight w:val="0"/>
          <w:marTop w:val="0"/>
          <w:marBottom w:val="0"/>
          <w:divBdr>
            <w:top w:val="none" w:sz="0" w:space="0" w:color="auto"/>
            <w:left w:val="none" w:sz="0" w:space="0" w:color="auto"/>
            <w:bottom w:val="none" w:sz="0" w:space="0" w:color="auto"/>
            <w:right w:val="none" w:sz="0" w:space="0" w:color="auto"/>
          </w:divBdr>
        </w:div>
        <w:div w:id="720790860">
          <w:marLeft w:val="0"/>
          <w:marRight w:val="0"/>
          <w:marTop w:val="0"/>
          <w:marBottom w:val="0"/>
          <w:divBdr>
            <w:top w:val="none" w:sz="0" w:space="0" w:color="auto"/>
            <w:left w:val="none" w:sz="0" w:space="0" w:color="auto"/>
            <w:bottom w:val="none" w:sz="0" w:space="0" w:color="auto"/>
            <w:right w:val="none" w:sz="0" w:space="0" w:color="auto"/>
          </w:divBdr>
        </w:div>
        <w:div w:id="1095247472">
          <w:marLeft w:val="0"/>
          <w:marRight w:val="0"/>
          <w:marTop w:val="0"/>
          <w:marBottom w:val="0"/>
          <w:divBdr>
            <w:top w:val="none" w:sz="0" w:space="0" w:color="auto"/>
            <w:left w:val="none" w:sz="0" w:space="0" w:color="auto"/>
            <w:bottom w:val="none" w:sz="0" w:space="0" w:color="auto"/>
            <w:right w:val="none" w:sz="0" w:space="0" w:color="auto"/>
          </w:divBdr>
        </w:div>
        <w:div w:id="524252131">
          <w:marLeft w:val="0"/>
          <w:marRight w:val="0"/>
          <w:marTop w:val="0"/>
          <w:marBottom w:val="0"/>
          <w:divBdr>
            <w:top w:val="none" w:sz="0" w:space="0" w:color="auto"/>
            <w:left w:val="none" w:sz="0" w:space="0" w:color="auto"/>
            <w:bottom w:val="none" w:sz="0" w:space="0" w:color="auto"/>
            <w:right w:val="none" w:sz="0" w:space="0" w:color="auto"/>
          </w:divBdr>
        </w:div>
        <w:div w:id="1759981221">
          <w:marLeft w:val="0"/>
          <w:marRight w:val="0"/>
          <w:marTop w:val="0"/>
          <w:marBottom w:val="0"/>
          <w:divBdr>
            <w:top w:val="none" w:sz="0" w:space="0" w:color="auto"/>
            <w:left w:val="none" w:sz="0" w:space="0" w:color="auto"/>
            <w:bottom w:val="none" w:sz="0" w:space="0" w:color="auto"/>
            <w:right w:val="none" w:sz="0" w:space="0" w:color="auto"/>
          </w:divBdr>
        </w:div>
        <w:div w:id="168368609">
          <w:marLeft w:val="0"/>
          <w:marRight w:val="0"/>
          <w:marTop w:val="0"/>
          <w:marBottom w:val="0"/>
          <w:divBdr>
            <w:top w:val="none" w:sz="0" w:space="0" w:color="auto"/>
            <w:left w:val="none" w:sz="0" w:space="0" w:color="auto"/>
            <w:bottom w:val="none" w:sz="0" w:space="0" w:color="auto"/>
            <w:right w:val="none" w:sz="0" w:space="0" w:color="auto"/>
          </w:divBdr>
        </w:div>
        <w:div w:id="1385105944">
          <w:marLeft w:val="0"/>
          <w:marRight w:val="0"/>
          <w:marTop w:val="0"/>
          <w:marBottom w:val="0"/>
          <w:divBdr>
            <w:top w:val="none" w:sz="0" w:space="0" w:color="auto"/>
            <w:left w:val="none" w:sz="0" w:space="0" w:color="auto"/>
            <w:bottom w:val="none" w:sz="0" w:space="0" w:color="auto"/>
            <w:right w:val="none" w:sz="0" w:space="0" w:color="auto"/>
          </w:divBdr>
        </w:div>
        <w:div w:id="1306163706">
          <w:marLeft w:val="0"/>
          <w:marRight w:val="0"/>
          <w:marTop w:val="0"/>
          <w:marBottom w:val="0"/>
          <w:divBdr>
            <w:top w:val="none" w:sz="0" w:space="0" w:color="auto"/>
            <w:left w:val="none" w:sz="0" w:space="0" w:color="auto"/>
            <w:bottom w:val="none" w:sz="0" w:space="0" w:color="auto"/>
            <w:right w:val="none" w:sz="0" w:space="0" w:color="auto"/>
          </w:divBdr>
        </w:div>
        <w:div w:id="236286332">
          <w:marLeft w:val="0"/>
          <w:marRight w:val="0"/>
          <w:marTop w:val="0"/>
          <w:marBottom w:val="0"/>
          <w:divBdr>
            <w:top w:val="none" w:sz="0" w:space="0" w:color="auto"/>
            <w:left w:val="none" w:sz="0" w:space="0" w:color="auto"/>
            <w:bottom w:val="none" w:sz="0" w:space="0" w:color="auto"/>
            <w:right w:val="none" w:sz="0" w:space="0" w:color="auto"/>
          </w:divBdr>
        </w:div>
        <w:div w:id="1407609791">
          <w:marLeft w:val="0"/>
          <w:marRight w:val="0"/>
          <w:marTop w:val="0"/>
          <w:marBottom w:val="0"/>
          <w:divBdr>
            <w:top w:val="none" w:sz="0" w:space="0" w:color="auto"/>
            <w:left w:val="none" w:sz="0" w:space="0" w:color="auto"/>
            <w:bottom w:val="none" w:sz="0" w:space="0" w:color="auto"/>
            <w:right w:val="none" w:sz="0" w:space="0" w:color="auto"/>
          </w:divBdr>
        </w:div>
        <w:div w:id="328875094">
          <w:marLeft w:val="0"/>
          <w:marRight w:val="0"/>
          <w:marTop w:val="0"/>
          <w:marBottom w:val="0"/>
          <w:divBdr>
            <w:top w:val="none" w:sz="0" w:space="0" w:color="auto"/>
            <w:left w:val="none" w:sz="0" w:space="0" w:color="auto"/>
            <w:bottom w:val="none" w:sz="0" w:space="0" w:color="auto"/>
            <w:right w:val="none" w:sz="0" w:space="0" w:color="auto"/>
          </w:divBdr>
        </w:div>
        <w:div w:id="1343242047">
          <w:marLeft w:val="0"/>
          <w:marRight w:val="0"/>
          <w:marTop w:val="0"/>
          <w:marBottom w:val="0"/>
          <w:divBdr>
            <w:top w:val="none" w:sz="0" w:space="0" w:color="auto"/>
            <w:left w:val="none" w:sz="0" w:space="0" w:color="auto"/>
            <w:bottom w:val="none" w:sz="0" w:space="0" w:color="auto"/>
            <w:right w:val="none" w:sz="0" w:space="0" w:color="auto"/>
          </w:divBdr>
        </w:div>
        <w:div w:id="2090231253">
          <w:marLeft w:val="0"/>
          <w:marRight w:val="0"/>
          <w:marTop w:val="0"/>
          <w:marBottom w:val="0"/>
          <w:divBdr>
            <w:top w:val="none" w:sz="0" w:space="0" w:color="auto"/>
            <w:left w:val="none" w:sz="0" w:space="0" w:color="auto"/>
            <w:bottom w:val="none" w:sz="0" w:space="0" w:color="auto"/>
            <w:right w:val="none" w:sz="0" w:space="0" w:color="auto"/>
          </w:divBdr>
        </w:div>
        <w:div w:id="1436904405">
          <w:marLeft w:val="0"/>
          <w:marRight w:val="0"/>
          <w:marTop w:val="0"/>
          <w:marBottom w:val="0"/>
          <w:divBdr>
            <w:top w:val="none" w:sz="0" w:space="0" w:color="auto"/>
            <w:left w:val="none" w:sz="0" w:space="0" w:color="auto"/>
            <w:bottom w:val="none" w:sz="0" w:space="0" w:color="auto"/>
            <w:right w:val="none" w:sz="0" w:space="0" w:color="auto"/>
          </w:divBdr>
        </w:div>
        <w:div w:id="1776824365">
          <w:marLeft w:val="0"/>
          <w:marRight w:val="0"/>
          <w:marTop w:val="0"/>
          <w:marBottom w:val="0"/>
          <w:divBdr>
            <w:top w:val="none" w:sz="0" w:space="0" w:color="auto"/>
            <w:left w:val="none" w:sz="0" w:space="0" w:color="auto"/>
            <w:bottom w:val="none" w:sz="0" w:space="0" w:color="auto"/>
            <w:right w:val="none" w:sz="0" w:space="0" w:color="auto"/>
          </w:divBdr>
        </w:div>
        <w:div w:id="1167015676">
          <w:marLeft w:val="0"/>
          <w:marRight w:val="0"/>
          <w:marTop w:val="0"/>
          <w:marBottom w:val="0"/>
          <w:divBdr>
            <w:top w:val="none" w:sz="0" w:space="0" w:color="auto"/>
            <w:left w:val="none" w:sz="0" w:space="0" w:color="auto"/>
            <w:bottom w:val="none" w:sz="0" w:space="0" w:color="auto"/>
            <w:right w:val="none" w:sz="0" w:space="0" w:color="auto"/>
          </w:divBdr>
        </w:div>
        <w:div w:id="1673069070">
          <w:marLeft w:val="0"/>
          <w:marRight w:val="0"/>
          <w:marTop w:val="0"/>
          <w:marBottom w:val="0"/>
          <w:divBdr>
            <w:top w:val="none" w:sz="0" w:space="0" w:color="auto"/>
            <w:left w:val="none" w:sz="0" w:space="0" w:color="auto"/>
            <w:bottom w:val="none" w:sz="0" w:space="0" w:color="auto"/>
            <w:right w:val="none" w:sz="0" w:space="0" w:color="auto"/>
          </w:divBdr>
        </w:div>
        <w:div w:id="1780418211">
          <w:marLeft w:val="0"/>
          <w:marRight w:val="0"/>
          <w:marTop w:val="0"/>
          <w:marBottom w:val="0"/>
          <w:divBdr>
            <w:top w:val="none" w:sz="0" w:space="0" w:color="auto"/>
            <w:left w:val="none" w:sz="0" w:space="0" w:color="auto"/>
            <w:bottom w:val="none" w:sz="0" w:space="0" w:color="auto"/>
            <w:right w:val="none" w:sz="0" w:space="0" w:color="auto"/>
          </w:divBdr>
        </w:div>
        <w:div w:id="741218660">
          <w:marLeft w:val="0"/>
          <w:marRight w:val="0"/>
          <w:marTop w:val="0"/>
          <w:marBottom w:val="0"/>
          <w:divBdr>
            <w:top w:val="none" w:sz="0" w:space="0" w:color="auto"/>
            <w:left w:val="none" w:sz="0" w:space="0" w:color="auto"/>
            <w:bottom w:val="none" w:sz="0" w:space="0" w:color="auto"/>
            <w:right w:val="none" w:sz="0" w:space="0" w:color="auto"/>
          </w:divBdr>
        </w:div>
        <w:div w:id="776559995">
          <w:marLeft w:val="0"/>
          <w:marRight w:val="0"/>
          <w:marTop w:val="0"/>
          <w:marBottom w:val="0"/>
          <w:divBdr>
            <w:top w:val="none" w:sz="0" w:space="0" w:color="auto"/>
            <w:left w:val="none" w:sz="0" w:space="0" w:color="auto"/>
            <w:bottom w:val="none" w:sz="0" w:space="0" w:color="auto"/>
            <w:right w:val="none" w:sz="0" w:space="0" w:color="auto"/>
          </w:divBdr>
        </w:div>
        <w:div w:id="1434009521">
          <w:marLeft w:val="0"/>
          <w:marRight w:val="0"/>
          <w:marTop w:val="0"/>
          <w:marBottom w:val="0"/>
          <w:divBdr>
            <w:top w:val="none" w:sz="0" w:space="0" w:color="auto"/>
            <w:left w:val="none" w:sz="0" w:space="0" w:color="auto"/>
            <w:bottom w:val="none" w:sz="0" w:space="0" w:color="auto"/>
            <w:right w:val="none" w:sz="0" w:space="0" w:color="auto"/>
          </w:divBdr>
        </w:div>
        <w:div w:id="24528875">
          <w:marLeft w:val="0"/>
          <w:marRight w:val="0"/>
          <w:marTop w:val="0"/>
          <w:marBottom w:val="0"/>
          <w:divBdr>
            <w:top w:val="none" w:sz="0" w:space="0" w:color="auto"/>
            <w:left w:val="none" w:sz="0" w:space="0" w:color="auto"/>
            <w:bottom w:val="none" w:sz="0" w:space="0" w:color="auto"/>
            <w:right w:val="none" w:sz="0" w:space="0" w:color="auto"/>
          </w:divBdr>
        </w:div>
        <w:div w:id="406538176">
          <w:marLeft w:val="0"/>
          <w:marRight w:val="0"/>
          <w:marTop w:val="0"/>
          <w:marBottom w:val="0"/>
          <w:divBdr>
            <w:top w:val="none" w:sz="0" w:space="0" w:color="auto"/>
            <w:left w:val="none" w:sz="0" w:space="0" w:color="auto"/>
            <w:bottom w:val="none" w:sz="0" w:space="0" w:color="auto"/>
            <w:right w:val="none" w:sz="0" w:space="0" w:color="auto"/>
          </w:divBdr>
        </w:div>
        <w:div w:id="1017125058">
          <w:marLeft w:val="0"/>
          <w:marRight w:val="0"/>
          <w:marTop w:val="0"/>
          <w:marBottom w:val="0"/>
          <w:divBdr>
            <w:top w:val="none" w:sz="0" w:space="0" w:color="auto"/>
            <w:left w:val="none" w:sz="0" w:space="0" w:color="auto"/>
            <w:bottom w:val="none" w:sz="0" w:space="0" w:color="auto"/>
            <w:right w:val="none" w:sz="0" w:space="0" w:color="auto"/>
          </w:divBdr>
        </w:div>
        <w:div w:id="1462192775">
          <w:marLeft w:val="0"/>
          <w:marRight w:val="0"/>
          <w:marTop w:val="0"/>
          <w:marBottom w:val="0"/>
          <w:divBdr>
            <w:top w:val="none" w:sz="0" w:space="0" w:color="auto"/>
            <w:left w:val="none" w:sz="0" w:space="0" w:color="auto"/>
            <w:bottom w:val="none" w:sz="0" w:space="0" w:color="auto"/>
            <w:right w:val="none" w:sz="0" w:space="0" w:color="auto"/>
          </w:divBdr>
        </w:div>
        <w:div w:id="739865425">
          <w:marLeft w:val="0"/>
          <w:marRight w:val="0"/>
          <w:marTop w:val="0"/>
          <w:marBottom w:val="0"/>
          <w:divBdr>
            <w:top w:val="none" w:sz="0" w:space="0" w:color="auto"/>
            <w:left w:val="none" w:sz="0" w:space="0" w:color="auto"/>
            <w:bottom w:val="none" w:sz="0" w:space="0" w:color="auto"/>
            <w:right w:val="none" w:sz="0" w:space="0" w:color="auto"/>
          </w:divBdr>
        </w:div>
        <w:div w:id="546526456">
          <w:marLeft w:val="0"/>
          <w:marRight w:val="0"/>
          <w:marTop w:val="0"/>
          <w:marBottom w:val="0"/>
          <w:divBdr>
            <w:top w:val="none" w:sz="0" w:space="0" w:color="auto"/>
            <w:left w:val="none" w:sz="0" w:space="0" w:color="auto"/>
            <w:bottom w:val="none" w:sz="0" w:space="0" w:color="auto"/>
            <w:right w:val="none" w:sz="0" w:space="0" w:color="auto"/>
          </w:divBdr>
        </w:div>
        <w:div w:id="1340280722">
          <w:marLeft w:val="0"/>
          <w:marRight w:val="0"/>
          <w:marTop w:val="0"/>
          <w:marBottom w:val="0"/>
          <w:divBdr>
            <w:top w:val="none" w:sz="0" w:space="0" w:color="auto"/>
            <w:left w:val="none" w:sz="0" w:space="0" w:color="auto"/>
            <w:bottom w:val="none" w:sz="0" w:space="0" w:color="auto"/>
            <w:right w:val="none" w:sz="0" w:space="0" w:color="auto"/>
          </w:divBdr>
        </w:div>
        <w:div w:id="1814179889">
          <w:marLeft w:val="0"/>
          <w:marRight w:val="0"/>
          <w:marTop w:val="0"/>
          <w:marBottom w:val="0"/>
          <w:divBdr>
            <w:top w:val="none" w:sz="0" w:space="0" w:color="auto"/>
            <w:left w:val="none" w:sz="0" w:space="0" w:color="auto"/>
            <w:bottom w:val="none" w:sz="0" w:space="0" w:color="auto"/>
            <w:right w:val="none" w:sz="0" w:space="0" w:color="auto"/>
          </w:divBdr>
        </w:div>
        <w:div w:id="1755854387">
          <w:marLeft w:val="0"/>
          <w:marRight w:val="0"/>
          <w:marTop w:val="0"/>
          <w:marBottom w:val="0"/>
          <w:divBdr>
            <w:top w:val="none" w:sz="0" w:space="0" w:color="auto"/>
            <w:left w:val="none" w:sz="0" w:space="0" w:color="auto"/>
            <w:bottom w:val="none" w:sz="0" w:space="0" w:color="auto"/>
            <w:right w:val="none" w:sz="0" w:space="0" w:color="auto"/>
          </w:divBdr>
        </w:div>
        <w:div w:id="1292518008">
          <w:marLeft w:val="0"/>
          <w:marRight w:val="0"/>
          <w:marTop w:val="0"/>
          <w:marBottom w:val="0"/>
          <w:divBdr>
            <w:top w:val="none" w:sz="0" w:space="0" w:color="auto"/>
            <w:left w:val="none" w:sz="0" w:space="0" w:color="auto"/>
            <w:bottom w:val="none" w:sz="0" w:space="0" w:color="auto"/>
            <w:right w:val="none" w:sz="0" w:space="0" w:color="auto"/>
          </w:divBdr>
        </w:div>
        <w:div w:id="36055335">
          <w:marLeft w:val="0"/>
          <w:marRight w:val="0"/>
          <w:marTop w:val="0"/>
          <w:marBottom w:val="0"/>
          <w:divBdr>
            <w:top w:val="none" w:sz="0" w:space="0" w:color="auto"/>
            <w:left w:val="none" w:sz="0" w:space="0" w:color="auto"/>
            <w:bottom w:val="none" w:sz="0" w:space="0" w:color="auto"/>
            <w:right w:val="none" w:sz="0" w:space="0" w:color="auto"/>
          </w:divBdr>
        </w:div>
        <w:div w:id="1633443424">
          <w:marLeft w:val="0"/>
          <w:marRight w:val="0"/>
          <w:marTop w:val="0"/>
          <w:marBottom w:val="0"/>
          <w:divBdr>
            <w:top w:val="none" w:sz="0" w:space="0" w:color="auto"/>
            <w:left w:val="none" w:sz="0" w:space="0" w:color="auto"/>
            <w:bottom w:val="none" w:sz="0" w:space="0" w:color="auto"/>
            <w:right w:val="none" w:sz="0" w:space="0" w:color="auto"/>
          </w:divBdr>
        </w:div>
        <w:div w:id="527838311">
          <w:marLeft w:val="0"/>
          <w:marRight w:val="0"/>
          <w:marTop w:val="0"/>
          <w:marBottom w:val="0"/>
          <w:divBdr>
            <w:top w:val="none" w:sz="0" w:space="0" w:color="auto"/>
            <w:left w:val="none" w:sz="0" w:space="0" w:color="auto"/>
            <w:bottom w:val="none" w:sz="0" w:space="0" w:color="auto"/>
            <w:right w:val="none" w:sz="0" w:space="0" w:color="auto"/>
          </w:divBdr>
        </w:div>
        <w:div w:id="2020426016">
          <w:marLeft w:val="0"/>
          <w:marRight w:val="0"/>
          <w:marTop w:val="0"/>
          <w:marBottom w:val="0"/>
          <w:divBdr>
            <w:top w:val="none" w:sz="0" w:space="0" w:color="auto"/>
            <w:left w:val="none" w:sz="0" w:space="0" w:color="auto"/>
            <w:bottom w:val="none" w:sz="0" w:space="0" w:color="auto"/>
            <w:right w:val="none" w:sz="0" w:space="0" w:color="auto"/>
          </w:divBdr>
        </w:div>
        <w:div w:id="319121294">
          <w:marLeft w:val="0"/>
          <w:marRight w:val="0"/>
          <w:marTop w:val="0"/>
          <w:marBottom w:val="0"/>
          <w:divBdr>
            <w:top w:val="none" w:sz="0" w:space="0" w:color="auto"/>
            <w:left w:val="none" w:sz="0" w:space="0" w:color="auto"/>
            <w:bottom w:val="none" w:sz="0" w:space="0" w:color="auto"/>
            <w:right w:val="none" w:sz="0" w:space="0" w:color="auto"/>
          </w:divBdr>
        </w:div>
        <w:div w:id="1436099144">
          <w:marLeft w:val="0"/>
          <w:marRight w:val="0"/>
          <w:marTop w:val="0"/>
          <w:marBottom w:val="0"/>
          <w:divBdr>
            <w:top w:val="none" w:sz="0" w:space="0" w:color="auto"/>
            <w:left w:val="none" w:sz="0" w:space="0" w:color="auto"/>
            <w:bottom w:val="none" w:sz="0" w:space="0" w:color="auto"/>
            <w:right w:val="none" w:sz="0" w:space="0" w:color="auto"/>
          </w:divBdr>
        </w:div>
        <w:div w:id="1212113371">
          <w:marLeft w:val="0"/>
          <w:marRight w:val="0"/>
          <w:marTop w:val="0"/>
          <w:marBottom w:val="0"/>
          <w:divBdr>
            <w:top w:val="none" w:sz="0" w:space="0" w:color="auto"/>
            <w:left w:val="none" w:sz="0" w:space="0" w:color="auto"/>
            <w:bottom w:val="none" w:sz="0" w:space="0" w:color="auto"/>
            <w:right w:val="none" w:sz="0" w:space="0" w:color="auto"/>
          </w:divBdr>
        </w:div>
        <w:div w:id="758478982">
          <w:marLeft w:val="0"/>
          <w:marRight w:val="0"/>
          <w:marTop w:val="0"/>
          <w:marBottom w:val="0"/>
          <w:divBdr>
            <w:top w:val="none" w:sz="0" w:space="0" w:color="auto"/>
            <w:left w:val="none" w:sz="0" w:space="0" w:color="auto"/>
            <w:bottom w:val="none" w:sz="0" w:space="0" w:color="auto"/>
            <w:right w:val="none" w:sz="0" w:space="0" w:color="auto"/>
          </w:divBdr>
        </w:div>
        <w:div w:id="1432817894">
          <w:marLeft w:val="0"/>
          <w:marRight w:val="0"/>
          <w:marTop w:val="0"/>
          <w:marBottom w:val="0"/>
          <w:divBdr>
            <w:top w:val="none" w:sz="0" w:space="0" w:color="auto"/>
            <w:left w:val="none" w:sz="0" w:space="0" w:color="auto"/>
            <w:bottom w:val="none" w:sz="0" w:space="0" w:color="auto"/>
            <w:right w:val="none" w:sz="0" w:space="0" w:color="auto"/>
          </w:divBdr>
        </w:div>
        <w:div w:id="1619222173">
          <w:marLeft w:val="0"/>
          <w:marRight w:val="0"/>
          <w:marTop w:val="0"/>
          <w:marBottom w:val="0"/>
          <w:divBdr>
            <w:top w:val="none" w:sz="0" w:space="0" w:color="auto"/>
            <w:left w:val="none" w:sz="0" w:space="0" w:color="auto"/>
            <w:bottom w:val="none" w:sz="0" w:space="0" w:color="auto"/>
            <w:right w:val="none" w:sz="0" w:space="0" w:color="auto"/>
          </w:divBdr>
        </w:div>
        <w:div w:id="1147086394">
          <w:marLeft w:val="0"/>
          <w:marRight w:val="0"/>
          <w:marTop w:val="0"/>
          <w:marBottom w:val="0"/>
          <w:divBdr>
            <w:top w:val="none" w:sz="0" w:space="0" w:color="auto"/>
            <w:left w:val="none" w:sz="0" w:space="0" w:color="auto"/>
            <w:bottom w:val="none" w:sz="0" w:space="0" w:color="auto"/>
            <w:right w:val="none" w:sz="0" w:space="0" w:color="auto"/>
          </w:divBdr>
        </w:div>
        <w:div w:id="251473147">
          <w:marLeft w:val="0"/>
          <w:marRight w:val="0"/>
          <w:marTop w:val="0"/>
          <w:marBottom w:val="0"/>
          <w:divBdr>
            <w:top w:val="none" w:sz="0" w:space="0" w:color="auto"/>
            <w:left w:val="none" w:sz="0" w:space="0" w:color="auto"/>
            <w:bottom w:val="none" w:sz="0" w:space="0" w:color="auto"/>
            <w:right w:val="none" w:sz="0" w:space="0" w:color="auto"/>
          </w:divBdr>
        </w:div>
        <w:div w:id="563419561">
          <w:marLeft w:val="0"/>
          <w:marRight w:val="0"/>
          <w:marTop w:val="0"/>
          <w:marBottom w:val="0"/>
          <w:divBdr>
            <w:top w:val="none" w:sz="0" w:space="0" w:color="auto"/>
            <w:left w:val="none" w:sz="0" w:space="0" w:color="auto"/>
            <w:bottom w:val="none" w:sz="0" w:space="0" w:color="auto"/>
            <w:right w:val="none" w:sz="0" w:space="0" w:color="auto"/>
          </w:divBdr>
        </w:div>
        <w:div w:id="1928072372">
          <w:marLeft w:val="0"/>
          <w:marRight w:val="0"/>
          <w:marTop w:val="0"/>
          <w:marBottom w:val="0"/>
          <w:divBdr>
            <w:top w:val="none" w:sz="0" w:space="0" w:color="auto"/>
            <w:left w:val="none" w:sz="0" w:space="0" w:color="auto"/>
            <w:bottom w:val="none" w:sz="0" w:space="0" w:color="auto"/>
            <w:right w:val="none" w:sz="0" w:space="0" w:color="auto"/>
          </w:divBdr>
        </w:div>
        <w:div w:id="1765495358">
          <w:marLeft w:val="0"/>
          <w:marRight w:val="0"/>
          <w:marTop w:val="0"/>
          <w:marBottom w:val="0"/>
          <w:divBdr>
            <w:top w:val="none" w:sz="0" w:space="0" w:color="auto"/>
            <w:left w:val="none" w:sz="0" w:space="0" w:color="auto"/>
            <w:bottom w:val="none" w:sz="0" w:space="0" w:color="auto"/>
            <w:right w:val="none" w:sz="0" w:space="0" w:color="auto"/>
          </w:divBdr>
        </w:div>
        <w:div w:id="738092602">
          <w:marLeft w:val="0"/>
          <w:marRight w:val="0"/>
          <w:marTop w:val="0"/>
          <w:marBottom w:val="0"/>
          <w:divBdr>
            <w:top w:val="none" w:sz="0" w:space="0" w:color="auto"/>
            <w:left w:val="none" w:sz="0" w:space="0" w:color="auto"/>
            <w:bottom w:val="none" w:sz="0" w:space="0" w:color="auto"/>
            <w:right w:val="none" w:sz="0" w:space="0" w:color="auto"/>
          </w:divBdr>
        </w:div>
      </w:divsChild>
    </w:div>
    <w:div w:id="1961840024">
      <w:bodyDiv w:val="1"/>
      <w:marLeft w:val="0"/>
      <w:marRight w:val="0"/>
      <w:marTop w:val="0"/>
      <w:marBottom w:val="0"/>
      <w:divBdr>
        <w:top w:val="none" w:sz="0" w:space="0" w:color="auto"/>
        <w:left w:val="none" w:sz="0" w:space="0" w:color="auto"/>
        <w:bottom w:val="none" w:sz="0" w:space="0" w:color="auto"/>
        <w:right w:val="none" w:sz="0" w:space="0" w:color="auto"/>
      </w:divBdr>
      <w:divsChild>
        <w:div w:id="207961297">
          <w:marLeft w:val="0"/>
          <w:marRight w:val="0"/>
          <w:marTop w:val="0"/>
          <w:marBottom w:val="0"/>
          <w:divBdr>
            <w:top w:val="none" w:sz="0" w:space="0" w:color="auto"/>
            <w:left w:val="none" w:sz="0" w:space="0" w:color="auto"/>
            <w:bottom w:val="none" w:sz="0" w:space="0" w:color="auto"/>
            <w:right w:val="none" w:sz="0" w:space="0" w:color="auto"/>
          </w:divBdr>
        </w:div>
        <w:div w:id="804271573">
          <w:marLeft w:val="0"/>
          <w:marRight w:val="0"/>
          <w:marTop w:val="0"/>
          <w:marBottom w:val="0"/>
          <w:divBdr>
            <w:top w:val="none" w:sz="0" w:space="0" w:color="auto"/>
            <w:left w:val="none" w:sz="0" w:space="0" w:color="auto"/>
            <w:bottom w:val="none" w:sz="0" w:space="0" w:color="auto"/>
            <w:right w:val="none" w:sz="0" w:space="0" w:color="auto"/>
          </w:divBdr>
        </w:div>
        <w:div w:id="1243030223">
          <w:marLeft w:val="0"/>
          <w:marRight w:val="0"/>
          <w:marTop w:val="0"/>
          <w:marBottom w:val="0"/>
          <w:divBdr>
            <w:top w:val="none" w:sz="0" w:space="0" w:color="auto"/>
            <w:left w:val="none" w:sz="0" w:space="0" w:color="auto"/>
            <w:bottom w:val="none" w:sz="0" w:space="0" w:color="auto"/>
            <w:right w:val="none" w:sz="0" w:space="0" w:color="auto"/>
          </w:divBdr>
        </w:div>
        <w:div w:id="1984962076">
          <w:marLeft w:val="0"/>
          <w:marRight w:val="0"/>
          <w:marTop w:val="0"/>
          <w:marBottom w:val="0"/>
          <w:divBdr>
            <w:top w:val="none" w:sz="0" w:space="0" w:color="auto"/>
            <w:left w:val="none" w:sz="0" w:space="0" w:color="auto"/>
            <w:bottom w:val="none" w:sz="0" w:space="0" w:color="auto"/>
            <w:right w:val="none" w:sz="0" w:space="0" w:color="auto"/>
          </w:divBdr>
        </w:div>
        <w:div w:id="451825432">
          <w:marLeft w:val="0"/>
          <w:marRight w:val="0"/>
          <w:marTop w:val="0"/>
          <w:marBottom w:val="0"/>
          <w:divBdr>
            <w:top w:val="none" w:sz="0" w:space="0" w:color="auto"/>
            <w:left w:val="none" w:sz="0" w:space="0" w:color="auto"/>
            <w:bottom w:val="none" w:sz="0" w:space="0" w:color="auto"/>
            <w:right w:val="none" w:sz="0" w:space="0" w:color="auto"/>
          </w:divBdr>
        </w:div>
        <w:div w:id="1734960069">
          <w:marLeft w:val="0"/>
          <w:marRight w:val="0"/>
          <w:marTop w:val="0"/>
          <w:marBottom w:val="0"/>
          <w:divBdr>
            <w:top w:val="none" w:sz="0" w:space="0" w:color="auto"/>
            <w:left w:val="none" w:sz="0" w:space="0" w:color="auto"/>
            <w:bottom w:val="none" w:sz="0" w:space="0" w:color="auto"/>
            <w:right w:val="none" w:sz="0" w:space="0" w:color="auto"/>
          </w:divBdr>
        </w:div>
        <w:div w:id="582227732">
          <w:marLeft w:val="0"/>
          <w:marRight w:val="0"/>
          <w:marTop w:val="0"/>
          <w:marBottom w:val="0"/>
          <w:divBdr>
            <w:top w:val="none" w:sz="0" w:space="0" w:color="auto"/>
            <w:left w:val="none" w:sz="0" w:space="0" w:color="auto"/>
            <w:bottom w:val="none" w:sz="0" w:space="0" w:color="auto"/>
            <w:right w:val="none" w:sz="0" w:space="0" w:color="auto"/>
          </w:divBdr>
        </w:div>
        <w:div w:id="1588424742">
          <w:marLeft w:val="0"/>
          <w:marRight w:val="0"/>
          <w:marTop w:val="0"/>
          <w:marBottom w:val="0"/>
          <w:divBdr>
            <w:top w:val="none" w:sz="0" w:space="0" w:color="auto"/>
            <w:left w:val="none" w:sz="0" w:space="0" w:color="auto"/>
            <w:bottom w:val="none" w:sz="0" w:space="0" w:color="auto"/>
            <w:right w:val="none" w:sz="0" w:space="0" w:color="auto"/>
          </w:divBdr>
        </w:div>
        <w:div w:id="108820468">
          <w:marLeft w:val="0"/>
          <w:marRight w:val="0"/>
          <w:marTop w:val="0"/>
          <w:marBottom w:val="0"/>
          <w:divBdr>
            <w:top w:val="none" w:sz="0" w:space="0" w:color="auto"/>
            <w:left w:val="none" w:sz="0" w:space="0" w:color="auto"/>
            <w:bottom w:val="none" w:sz="0" w:space="0" w:color="auto"/>
            <w:right w:val="none" w:sz="0" w:space="0" w:color="auto"/>
          </w:divBdr>
        </w:div>
      </w:divsChild>
    </w:div>
    <w:div w:id="207881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9E35857-7BED-4954-A1C4-18F549983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6368</Words>
  <Characters>35026</Characters>
  <Application>Microsoft Office Word</Application>
  <DocSecurity>0</DocSecurity>
  <Lines>291</Lines>
  <Paragraphs>82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2023-05-30T09:29:00Z</dcterms:created>
  <cp:lastPrinted>2023-05-30T09:58:00Z</cp:lastPrinted>
  <dcterms:modified xsi:type="dcterms:W3CDTF">2023-05-30T09:58:00Z</dcterms:modified>
  <cp:revision>6</cp:revision>
</cp:coreProperties>
</file>