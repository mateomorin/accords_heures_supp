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E390" w14:textId="77777777" w:rsidR="00204C46" w:rsidRPr="005B7782" w:rsidRDefault="00204C46" w:rsidP="00204C46">
      <w:pPr>
        <w:spacing w:after="0" w:line="240" w:lineRule="auto"/>
        <w:jc w:val="center"/>
        <w:rPr>
          <w:rFonts w:ascii="Century Gothic" w:hAnsi="Century Gothic"/>
          <w:b/>
          <w:sz w:val="20"/>
          <w:szCs w:val="20"/>
        </w:rPr>
      </w:pPr>
      <w:bookmarkStart w:id="0" w:name="documentExportHTML"/>
    </w:p>
    <w:p w14:paraId="77DBFC4D" w14:textId="77777777" w:rsidR="00204C46" w:rsidRPr="005B7782" w:rsidRDefault="00204C46" w:rsidP="00204C46">
      <w:pPr>
        <w:pBdr>
          <w:top w:val="single" w:sz="4" w:space="1" w:color="auto"/>
          <w:left w:val="single" w:sz="4" w:space="4" w:color="auto"/>
          <w:bottom w:val="single" w:sz="4" w:space="1" w:color="auto"/>
          <w:right w:val="single" w:sz="4" w:space="4" w:color="auto"/>
        </w:pBdr>
        <w:spacing w:after="0" w:line="240" w:lineRule="auto"/>
        <w:jc w:val="center"/>
        <w:rPr>
          <w:rFonts w:ascii="Century Gothic" w:hAnsi="Century Gothic"/>
          <w:b/>
          <w:sz w:val="20"/>
          <w:szCs w:val="20"/>
        </w:rPr>
      </w:pPr>
    </w:p>
    <w:p w14:paraId="4D6B12E1" w14:textId="211CA004" w:rsidR="00204C46" w:rsidRPr="005B7782" w:rsidRDefault="00207A82" w:rsidP="00204C46">
      <w:pPr>
        <w:pBdr>
          <w:top w:val="single" w:sz="4" w:space="1" w:color="auto"/>
          <w:left w:val="single" w:sz="4" w:space="4" w:color="auto"/>
          <w:bottom w:val="single" w:sz="4" w:space="1" w:color="auto"/>
          <w:right w:val="single" w:sz="4" w:space="4" w:color="auto"/>
        </w:pBdr>
        <w:spacing w:after="0" w:line="240" w:lineRule="auto"/>
        <w:jc w:val="center"/>
        <w:rPr>
          <w:rFonts w:ascii="Century Gothic" w:hAnsi="Century Gothic"/>
          <w:b/>
          <w:sz w:val="24"/>
          <w:szCs w:val="20"/>
        </w:rPr>
      </w:pPr>
      <w:r w:rsidRPr="005B7782">
        <w:rPr>
          <w:rFonts w:ascii="Century Gothic" w:hAnsi="Century Gothic"/>
          <w:b/>
          <w:sz w:val="24"/>
          <w:szCs w:val="20"/>
        </w:rPr>
        <w:t xml:space="preserve">ACCORD COLLECTIF </w:t>
      </w:r>
      <w:r w:rsidR="00AD3E76">
        <w:rPr>
          <w:rFonts w:ascii="Century Gothic" w:hAnsi="Century Gothic"/>
          <w:b/>
          <w:sz w:val="24"/>
          <w:szCs w:val="20"/>
        </w:rPr>
        <w:t xml:space="preserve">D'ENTREPRISE </w:t>
      </w:r>
      <w:r w:rsidR="000A3638">
        <w:rPr>
          <w:rFonts w:ascii="Century Gothic" w:hAnsi="Century Gothic"/>
          <w:b/>
          <w:sz w:val="24"/>
          <w:szCs w:val="20"/>
        </w:rPr>
        <w:t>PORTANT AMENAGEMENT DE DIVERSES DISPOSITIONS CONVENTIONNELLES</w:t>
      </w:r>
    </w:p>
    <w:p w14:paraId="1FC013C9" w14:textId="77777777" w:rsidR="00204C46" w:rsidRPr="005B7782" w:rsidRDefault="00204C46" w:rsidP="00204C46">
      <w:pPr>
        <w:pBdr>
          <w:top w:val="single" w:sz="4" w:space="1" w:color="auto"/>
          <w:left w:val="single" w:sz="4" w:space="4" w:color="auto"/>
          <w:bottom w:val="single" w:sz="4" w:space="1" w:color="auto"/>
          <w:right w:val="single" w:sz="4" w:space="4" w:color="auto"/>
        </w:pBdr>
        <w:spacing w:after="0" w:line="240" w:lineRule="auto"/>
        <w:jc w:val="center"/>
        <w:rPr>
          <w:rFonts w:ascii="Century Gothic" w:hAnsi="Century Gothic"/>
          <w:b/>
          <w:sz w:val="20"/>
          <w:szCs w:val="20"/>
        </w:rPr>
      </w:pPr>
    </w:p>
    <w:p w14:paraId="26C3DBE4" w14:textId="77777777" w:rsidR="00204C46" w:rsidRPr="005B7782" w:rsidRDefault="00204C46" w:rsidP="00204C46">
      <w:pPr>
        <w:spacing w:after="0" w:line="240" w:lineRule="auto"/>
        <w:jc w:val="both"/>
        <w:rPr>
          <w:rFonts w:ascii="Century Gothic" w:hAnsi="Century Gothic"/>
          <w:i/>
          <w:sz w:val="20"/>
          <w:szCs w:val="20"/>
        </w:rPr>
      </w:pPr>
    </w:p>
    <w:p w14:paraId="42D77373" w14:textId="77777777" w:rsidR="00204C46" w:rsidRPr="005B7782" w:rsidRDefault="00204C46" w:rsidP="00204C46">
      <w:pPr>
        <w:spacing w:after="0" w:line="240" w:lineRule="auto"/>
        <w:jc w:val="both"/>
        <w:rPr>
          <w:rFonts w:ascii="Century Gothic" w:hAnsi="Century Gothic"/>
          <w:i/>
          <w:sz w:val="20"/>
          <w:szCs w:val="20"/>
        </w:rPr>
      </w:pPr>
    </w:p>
    <w:p w14:paraId="5E74D067" w14:textId="77777777" w:rsidR="00204C46" w:rsidRDefault="00204C46" w:rsidP="00204C46">
      <w:pPr>
        <w:spacing w:after="0" w:line="240" w:lineRule="auto"/>
        <w:jc w:val="both"/>
        <w:rPr>
          <w:rFonts w:ascii="Century Gothic" w:hAnsi="Century Gothic"/>
          <w:i/>
          <w:sz w:val="20"/>
          <w:szCs w:val="20"/>
        </w:rPr>
      </w:pPr>
    </w:p>
    <w:p w14:paraId="5D9F9B4B" w14:textId="77777777" w:rsidR="00644DB2" w:rsidRDefault="00644DB2" w:rsidP="00204C46">
      <w:pPr>
        <w:spacing w:after="0" w:line="240" w:lineRule="auto"/>
        <w:jc w:val="both"/>
        <w:rPr>
          <w:rFonts w:ascii="Century Gothic" w:hAnsi="Century Gothic"/>
          <w:i/>
          <w:sz w:val="20"/>
          <w:szCs w:val="20"/>
        </w:rPr>
      </w:pPr>
    </w:p>
    <w:p w14:paraId="29E1DEF4" w14:textId="77777777" w:rsidR="00644DB2" w:rsidRDefault="00644DB2" w:rsidP="00204C46">
      <w:pPr>
        <w:spacing w:after="0" w:line="240" w:lineRule="auto"/>
        <w:jc w:val="both"/>
        <w:rPr>
          <w:rFonts w:ascii="Century Gothic" w:hAnsi="Century Gothic"/>
          <w:i/>
          <w:sz w:val="20"/>
          <w:szCs w:val="20"/>
        </w:rPr>
      </w:pPr>
    </w:p>
    <w:p w14:paraId="2ABBA815" w14:textId="77777777" w:rsidR="00644DB2" w:rsidRPr="005B7782" w:rsidRDefault="00644DB2" w:rsidP="00204C46">
      <w:pPr>
        <w:spacing w:after="0" w:line="240" w:lineRule="auto"/>
        <w:jc w:val="both"/>
        <w:rPr>
          <w:rFonts w:ascii="Century Gothic" w:hAnsi="Century Gothic"/>
          <w:i/>
          <w:sz w:val="20"/>
          <w:szCs w:val="20"/>
        </w:rPr>
      </w:pPr>
    </w:p>
    <w:p w14:paraId="426BE027" w14:textId="77777777" w:rsidR="00204C46" w:rsidRPr="005B7782" w:rsidRDefault="00204C46" w:rsidP="00204C46">
      <w:pPr>
        <w:spacing w:after="0" w:line="240" w:lineRule="auto"/>
        <w:jc w:val="both"/>
        <w:rPr>
          <w:rFonts w:ascii="Century Gothic" w:hAnsi="Century Gothic"/>
          <w:i/>
          <w:sz w:val="20"/>
          <w:szCs w:val="20"/>
        </w:rPr>
      </w:pPr>
      <w:r w:rsidRPr="005B7782">
        <w:rPr>
          <w:rFonts w:ascii="Century Gothic" w:hAnsi="Century Gothic"/>
          <w:i/>
          <w:sz w:val="20"/>
          <w:szCs w:val="20"/>
        </w:rPr>
        <w:t>Entre les Soussignés</w:t>
      </w:r>
    </w:p>
    <w:p w14:paraId="3F82FEC0" w14:textId="77777777" w:rsidR="00204C46" w:rsidRPr="005B7782" w:rsidRDefault="00204C46" w:rsidP="00204C46">
      <w:pPr>
        <w:spacing w:after="0" w:line="240" w:lineRule="auto"/>
        <w:jc w:val="both"/>
        <w:rPr>
          <w:rFonts w:ascii="Century Gothic" w:hAnsi="Century Gothic"/>
          <w:i/>
          <w:sz w:val="20"/>
          <w:szCs w:val="20"/>
        </w:rPr>
      </w:pPr>
    </w:p>
    <w:p w14:paraId="1F73E9A3" w14:textId="5166BEF6" w:rsidR="00204C46" w:rsidRPr="002E5055" w:rsidRDefault="000A3638" w:rsidP="00204C46">
      <w:pPr>
        <w:spacing w:after="0" w:line="240" w:lineRule="auto"/>
        <w:ind w:left="708"/>
        <w:jc w:val="both"/>
        <w:rPr>
          <w:rFonts w:ascii="Century Gothic" w:hAnsi="Century Gothic"/>
          <w:b/>
          <w:iCs/>
          <w:sz w:val="20"/>
          <w:szCs w:val="20"/>
        </w:rPr>
      </w:pPr>
      <w:r w:rsidRPr="002E5055">
        <w:rPr>
          <w:rFonts w:ascii="Century Gothic" w:hAnsi="Century Gothic"/>
          <w:b/>
          <w:iCs/>
          <w:sz w:val="20"/>
          <w:szCs w:val="20"/>
        </w:rPr>
        <w:t>FOGO</w:t>
      </w:r>
    </w:p>
    <w:p w14:paraId="3CD6DC8B" w14:textId="0B42B032" w:rsidR="00204C46" w:rsidRPr="002E5055" w:rsidRDefault="000A3638" w:rsidP="000A3638">
      <w:pPr>
        <w:spacing w:after="0" w:line="240" w:lineRule="auto"/>
        <w:ind w:left="708"/>
        <w:jc w:val="both"/>
        <w:rPr>
          <w:rFonts w:ascii="Century Gothic" w:hAnsi="Century Gothic"/>
          <w:iCs/>
          <w:sz w:val="20"/>
          <w:szCs w:val="20"/>
        </w:rPr>
      </w:pPr>
      <w:r w:rsidRPr="002E5055">
        <w:rPr>
          <w:rFonts w:ascii="Century Gothic" w:hAnsi="Century Gothic"/>
          <w:iCs/>
          <w:sz w:val="20"/>
          <w:szCs w:val="20"/>
        </w:rPr>
        <w:t xml:space="preserve">société par actions simplifiée </w:t>
      </w:r>
      <w:r w:rsidR="00207A82" w:rsidRPr="002E5055">
        <w:rPr>
          <w:rFonts w:ascii="Century Gothic" w:hAnsi="Century Gothic"/>
          <w:iCs/>
          <w:sz w:val="20"/>
          <w:szCs w:val="20"/>
        </w:rPr>
        <w:t xml:space="preserve">immatriculée au </w:t>
      </w:r>
      <w:r w:rsidR="00204C46" w:rsidRPr="002E5055">
        <w:rPr>
          <w:rFonts w:ascii="Century Gothic" w:hAnsi="Century Gothic"/>
          <w:iCs/>
          <w:sz w:val="20"/>
          <w:szCs w:val="20"/>
        </w:rPr>
        <w:t xml:space="preserve">RCS de </w:t>
      </w:r>
      <w:r w:rsidRPr="002E5055">
        <w:rPr>
          <w:rFonts w:ascii="Century Gothic" w:hAnsi="Century Gothic"/>
          <w:iCs/>
          <w:sz w:val="20"/>
          <w:szCs w:val="20"/>
        </w:rPr>
        <w:t xml:space="preserve">LILLE </w:t>
      </w:r>
      <w:r w:rsidR="00207A82" w:rsidRPr="002E5055">
        <w:rPr>
          <w:rFonts w:ascii="Century Gothic" w:hAnsi="Century Gothic"/>
          <w:iCs/>
          <w:sz w:val="20"/>
          <w:szCs w:val="20"/>
        </w:rPr>
        <w:t xml:space="preserve">sous le numéro </w:t>
      </w:r>
      <w:r w:rsidRPr="002E5055">
        <w:rPr>
          <w:rFonts w:ascii="Century Gothic" w:hAnsi="Century Gothic"/>
          <w:iCs/>
          <w:sz w:val="20"/>
          <w:szCs w:val="20"/>
        </w:rPr>
        <w:t>900 120 056</w:t>
      </w:r>
      <w:r w:rsidR="00204C46" w:rsidRPr="002E5055">
        <w:rPr>
          <w:rFonts w:ascii="Century Gothic" w:hAnsi="Century Gothic"/>
          <w:iCs/>
          <w:sz w:val="20"/>
          <w:szCs w:val="20"/>
        </w:rPr>
        <w:t xml:space="preserve"> </w:t>
      </w:r>
    </w:p>
    <w:p w14:paraId="19D7A188" w14:textId="337A625E" w:rsidR="00755F69" w:rsidRPr="002E5055" w:rsidRDefault="00207A82" w:rsidP="00204C46">
      <w:pPr>
        <w:spacing w:after="0" w:line="240" w:lineRule="auto"/>
        <w:ind w:left="708"/>
        <w:jc w:val="both"/>
        <w:rPr>
          <w:rFonts w:ascii="Century Gothic" w:hAnsi="Century Gothic"/>
          <w:iCs/>
          <w:sz w:val="20"/>
          <w:szCs w:val="20"/>
        </w:rPr>
      </w:pPr>
      <w:r w:rsidRPr="002E5055">
        <w:rPr>
          <w:rFonts w:ascii="Century Gothic" w:hAnsi="Century Gothic"/>
          <w:iCs/>
          <w:sz w:val="20"/>
          <w:szCs w:val="20"/>
        </w:rPr>
        <w:t xml:space="preserve">dont le siège social est situé </w:t>
      </w:r>
      <w:r w:rsidR="000A3638" w:rsidRPr="002E5055">
        <w:rPr>
          <w:rFonts w:ascii="Century Gothic" w:hAnsi="Century Gothic"/>
          <w:iCs/>
          <w:sz w:val="20"/>
          <w:szCs w:val="20"/>
        </w:rPr>
        <w:t>26 rue Nicot, 59130 LAMBERTSART</w:t>
      </w:r>
    </w:p>
    <w:p w14:paraId="005C9A81" w14:textId="0EB0CA72" w:rsidR="00755F69" w:rsidRPr="002E5055" w:rsidRDefault="00207A82" w:rsidP="00204C46">
      <w:pPr>
        <w:spacing w:after="0" w:line="240" w:lineRule="auto"/>
        <w:ind w:left="708"/>
        <w:jc w:val="both"/>
        <w:rPr>
          <w:rFonts w:ascii="Century Gothic" w:hAnsi="Century Gothic"/>
          <w:iCs/>
          <w:sz w:val="20"/>
          <w:szCs w:val="20"/>
        </w:rPr>
      </w:pPr>
      <w:r w:rsidRPr="002E5055">
        <w:rPr>
          <w:rFonts w:ascii="Century Gothic" w:hAnsi="Century Gothic"/>
          <w:iCs/>
          <w:sz w:val="20"/>
          <w:szCs w:val="20"/>
        </w:rPr>
        <w:t xml:space="preserve">Représentée </w:t>
      </w:r>
      <w:r w:rsidR="000A3638" w:rsidRPr="002E5055">
        <w:rPr>
          <w:rFonts w:ascii="Century Gothic" w:hAnsi="Century Gothic"/>
          <w:iCs/>
          <w:sz w:val="20"/>
          <w:szCs w:val="20"/>
        </w:rPr>
        <w:t xml:space="preserve">aux fins des présentes </w:t>
      </w:r>
      <w:r w:rsidRPr="002E5055">
        <w:rPr>
          <w:rFonts w:ascii="Century Gothic" w:hAnsi="Century Gothic"/>
          <w:iCs/>
          <w:sz w:val="20"/>
          <w:szCs w:val="20"/>
        </w:rPr>
        <w:t>par</w:t>
      </w:r>
      <w:r w:rsidR="00786030" w:rsidRPr="002E5055">
        <w:rPr>
          <w:rFonts w:ascii="Century Gothic" w:hAnsi="Century Gothic"/>
          <w:iCs/>
          <w:sz w:val="20"/>
          <w:szCs w:val="20"/>
        </w:rPr>
        <w:t xml:space="preserve"> </w:t>
      </w:r>
      <w:r w:rsidR="001D32B3">
        <w:rPr>
          <w:rFonts w:ascii="Century Gothic" w:hAnsi="Century Gothic"/>
          <w:iCs/>
          <w:sz w:val="20"/>
          <w:szCs w:val="20"/>
        </w:rPr>
        <w:t xml:space="preserve">           </w:t>
      </w:r>
      <w:r w:rsidRPr="002E5055">
        <w:rPr>
          <w:rFonts w:ascii="Century Gothic" w:hAnsi="Century Gothic"/>
          <w:iCs/>
          <w:sz w:val="20"/>
          <w:szCs w:val="20"/>
        </w:rPr>
        <w:t xml:space="preserve">, agissant en qualité de </w:t>
      </w:r>
      <w:r w:rsidR="000A3638" w:rsidRPr="002E5055">
        <w:rPr>
          <w:rFonts w:ascii="Century Gothic" w:hAnsi="Century Gothic"/>
          <w:iCs/>
          <w:sz w:val="20"/>
          <w:szCs w:val="20"/>
        </w:rPr>
        <w:t xml:space="preserve">représentant </w:t>
      </w:r>
      <w:r w:rsidR="002E5055" w:rsidRPr="002E5055">
        <w:rPr>
          <w:rFonts w:ascii="Century Gothic" w:hAnsi="Century Gothic"/>
          <w:iCs/>
          <w:sz w:val="20"/>
          <w:szCs w:val="20"/>
        </w:rPr>
        <w:t xml:space="preserve">de sa Présidente, </w:t>
      </w:r>
    </w:p>
    <w:p w14:paraId="7B9FEDE6" w14:textId="77777777" w:rsidR="00204C46" w:rsidRPr="005B7782" w:rsidRDefault="00204C46" w:rsidP="00204C46">
      <w:pPr>
        <w:spacing w:after="0" w:line="240" w:lineRule="auto"/>
        <w:ind w:left="708"/>
        <w:jc w:val="both"/>
        <w:rPr>
          <w:rFonts w:ascii="Century Gothic" w:hAnsi="Century Gothic"/>
          <w:sz w:val="20"/>
          <w:szCs w:val="20"/>
        </w:rPr>
      </w:pPr>
    </w:p>
    <w:p w14:paraId="417682BF" w14:textId="77777777" w:rsidR="00755F69" w:rsidRPr="005B7782" w:rsidRDefault="00207A82" w:rsidP="00204C46">
      <w:pPr>
        <w:spacing w:after="0" w:line="240" w:lineRule="auto"/>
        <w:ind w:left="708"/>
        <w:jc w:val="both"/>
        <w:rPr>
          <w:rFonts w:ascii="Century Gothic" w:hAnsi="Century Gothic"/>
          <w:sz w:val="20"/>
          <w:szCs w:val="20"/>
        </w:rPr>
      </w:pPr>
      <w:r w:rsidRPr="005B7782">
        <w:rPr>
          <w:rFonts w:ascii="Century Gothic" w:hAnsi="Century Gothic"/>
          <w:sz w:val="20"/>
          <w:szCs w:val="20"/>
        </w:rPr>
        <w:t xml:space="preserve">dénommée ci-dessous « L'entreprise », </w:t>
      </w:r>
    </w:p>
    <w:p w14:paraId="7A82BAB7" w14:textId="77777777" w:rsidR="00204C46" w:rsidRDefault="00204C46" w:rsidP="00204C46">
      <w:pPr>
        <w:spacing w:after="0" w:line="240" w:lineRule="auto"/>
        <w:jc w:val="both"/>
        <w:rPr>
          <w:rFonts w:ascii="Century Gothic" w:hAnsi="Century Gothic"/>
          <w:sz w:val="20"/>
          <w:szCs w:val="20"/>
        </w:rPr>
      </w:pPr>
    </w:p>
    <w:p w14:paraId="01943BE4" w14:textId="77777777" w:rsidR="00644DB2" w:rsidRPr="005B7782" w:rsidRDefault="00644DB2" w:rsidP="00204C46">
      <w:pPr>
        <w:spacing w:after="0" w:line="240" w:lineRule="auto"/>
        <w:jc w:val="both"/>
        <w:rPr>
          <w:rFonts w:ascii="Century Gothic" w:hAnsi="Century Gothic"/>
          <w:sz w:val="20"/>
          <w:szCs w:val="20"/>
        </w:rPr>
      </w:pPr>
    </w:p>
    <w:p w14:paraId="0441FCD0" w14:textId="77777777" w:rsidR="00755F69" w:rsidRPr="005B7782" w:rsidRDefault="00204C46" w:rsidP="00204C46">
      <w:pPr>
        <w:spacing w:after="0" w:line="240" w:lineRule="auto"/>
        <w:ind w:left="7788"/>
        <w:jc w:val="both"/>
        <w:rPr>
          <w:rFonts w:ascii="Century Gothic" w:hAnsi="Century Gothic"/>
          <w:sz w:val="20"/>
          <w:szCs w:val="20"/>
        </w:rPr>
      </w:pPr>
      <w:r w:rsidRPr="005B7782">
        <w:rPr>
          <w:rFonts w:ascii="Century Gothic" w:hAnsi="Century Gothic"/>
          <w:sz w:val="20"/>
          <w:szCs w:val="20"/>
        </w:rPr>
        <w:t xml:space="preserve">  </w:t>
      </w:r>
      <w:r w:rsidR="00207A82" w:rsidRPr="005B7782">
        <w:rPr>
          <w:rFonts w:ascii="Century Gothic" w:hAnsi="Century Gothic"/>
          <w:sz w:val="20"/>
          <w:szCs w:val="20"/>
        </w:rPr>
        <w:t>d'une part,</w:t>
      </w:r>
    </w:p>
    <w:p w14:paraId="728C74A0" w14:textId="77777777" w:rsidR="00204C46" w:rsidRPr="005B7782" w:rsidRDefault="00204C46" w:rsidP="00204C46">
      <w:pPr>
        <w:spacing w:after="0" w:line="240" w:lineRule="auto"/>
        <w:jc w:val="both"/>
        <w:rPr>
          <w:rFonts w:ascii="Century Gothic" w:hAnsi="Century Gothic"/>
          <w:sz w:val="20"/>
          <w:szCs w:val="20"/>
        </w:rPr>
      </w:pPr>
    </w:p>
    <w:p w14:paraId="11631FC1" w14:textId="77777777" w:rsidR="00204C46" w:rsidRDefault="00204C46" w:rsidP="00204C46">
      <w:pPr>
        <w:spacing w:after="0" w:line="240" w:lineRule="auto"/>
        <w:jc w:val="both"/>
        <w:rPr>
          <w:rFonts w:ascii="Century Gothic" w:hAnsi="Century Gothic"/>
          <w:i/>
          <w:sz w:val="20"/>
          <w:szCs w:val="20"/>
        </w:rPr>
      </w:pPr>
      <w:r w:rsidRPr="005B7782">
        <w:rPr>
          <w:rFonts w:ascii="Century Gothic" w:hAnsi="Century Gothic"/>
          <w:i/>
          <w:sz w:val="20"/>
          <w:szCs w:val="20"/>
        </w:rPr>
        <w:t xml:space="preserve">Et </w:t>
      </w:r>
    </w:p>
    <w:p w14:paraId="7FA8B489" w14:textId="77777777" w:rsidR="00644DB2" w:rsidRPr="005B7782" w:rsidRDefault="00644DB2" w:rsidP="00204C46">
      <w:pPr>
        <w:spacing w:after="0" w:line="240" w:lineRule="auto"/>
        <w:jc w:val="both"/>
        <w:rPr>
          <w:rFonts w:ascii="Century Gothic" w:hAnsi="Century Gothic"/>
          <w:i/>
          <w:sz w:val="20"/>
          <w:szCs w:val="20"/>
        </w:rPr>
      </w:pPr>
    </w:p>
    <w:p w14:paraId="22C5EBE2" w14:textId="77777777" w:rsidR="00204C46" w:rsidRPr="005B7782" w:rsidRDefault="00204C46" w:rsidP="00204C46">
      <w:pPr>
        <w:spacing w:after="0" w:line="240" w:lineRule="auto"/>
        <w:jc w:val="both"/>
        <w:rPr>
          <w:rFonts w:ascii="Century Gothic" w:hAnsi="Century Gothic"/>
          <w:sz w:val="20"/>
          <w:szCs w:val="20"/>
        </w:rPr>
      </w:pPr>
    </w:p>
    <w:p w14:paraId="1DF6FC7E" w14:textId="5A715F5F" w:rsidR="00204C46" w:rsidRDefault="008F43FA" w:rsidP="008F43FA">
      <w:pPr>
        <w:pBdr>
          <w:bottom w:val="none" w:sz="0" w:space="2" w:color="auto"/>
        </w:pBdr>
        <w:spacing w:after="0" w:line="240" w:lineRule="auto"/>
        <w:ind w:firstLine="708"/>
        <w:jc w:val="both"/>
        <w:rPr>
          <w:b/>
          <w:sz w:val="20"/>
          <w:szCs w:val="20"/>
        </w:rPr>
      </w:pPr>
      <w:r w:rsidRPr="005B7782">
        <w:rPr>
          <w:b/>
          <w:sz w:val="20"/>
          <w:szCs w:val="20"/>
        </w:rPr>
        <w:t>Le personnel de l</w:t>
      </w:r>
      <w:r w:rsidR="00B129A8">
        <w:rPr>
          <w:b/>
          <w:sz w:val="20"/>
          <w:szCs w:val="20"/>
        </w:rPr>
        <w:t xml:space="preserve">'entreprise </w:t>
      </w:r>
      <w:r w:rsidRPr="005B7782">
        <w:rPr>
          <w:b/>
          <w:sz w:val="20"/>
          <w:szCs w:val="20"/>
        </w:rPr>
        <w:t>par ratification à la majorité des deux tiers</w:t>
      </w:r>
    </w:p>
    <w:p w14:paraId="5C19E25B" w14:textId="77777777" w:rsidR="00644DB2" w:rsidRPr="005B7782" w:rsidRDefault="00644DB2" w:rsidP="008F43FA">
      <w:pPr>
        <w:pBdr>
          <w:bottom w:val="none" w:sz="0" w:space="2" w:color="auto"/>
        </w:pBdr>
        <w:spacing w:after="0" w:line="240" w:lineRule="auto"/>
        <w:ind w:firstLine="708"/>
        <w:jc w:val="both"/>
        <w:rPr>
          <w:rFonts w:ascii="Century Gothic" w:hAnsi="Century Gothic"/>
          <w:sz w:val="20"/>
          <w:szCs w:val="20"/>
        </w:rPr>
      </w:pPr>
    </w:p>
    <w:p w14:paraId="27413AE0" w14:textId="77777777" w:rsidR="00755F69" w:rsidRPr="005B7782" w:rsidRDefault="00207A82" w:rsidP="00204C46">
      <w:pPr>
        <w:spacing w:after="0" w:line="240" w:lineRule="auto"/>
        <w:ind w:left="7788"/>
        <w:jc w:val="both"/>
        <w:rPr>
          <w:rFonts w:ascii="Century Gothic" w:hAnsi="Century Gothic"/>
          <w:sz w:val="20"/>
          <w:szCs w:val="20"/>
        </w:rPr>
      </w:pPr>
      <w:r w:rsidRPr="005B7782">
        <w:rPr>
          <w:rFonts w:ascii="Century Gothic" w:hAnsi="Century Gothic"/>
          <w:sz w:val="20"/>
          <w:szCs w:val="20"/>
        </w:rPr>
        <w:t>d'autre part,</w:t>
      </w:r>
    </w:p>
    <w:p w14:paraId="0C7C79B2" w14:textId="77777777" w:rsidR="008F43FA" w:rsidRDefault="008F43FA" w:rsidP="008F43FA">
      <w:pPr>
        <w:spacing w:after="0" w:line="240" w:lineRule="auto"/>
        <w:jc w:val="both"/>
        <w:rPr>
          <w:sz w:val="20"/>
          <w:szCs w:val="20"/>
        </w:rPr>
      </w:pPr>
    </w:p>
    <w:p w14:paraId="75CA48AD" w14:textId="77777777" w:rsidR="00644DB2" w:rsidRDefault="00644DB2" w:rsidP="008F43FA">
      <w:pPr>
        <w:spacing w:after="0" w:line="240" w:lineRule="auto"/>
        <w:jc w:val="both"/>
        <w:rPr>
          <w:sz w:val="20"/>
          <w:szCs w:val="20"/>
        </w:rPr>
      </w:pPr>
    </w:p>
    <w:p w14:paraId="2F5DABBF" w14:textId="77777777" w:rsidR="00644DB2" w:rsidRDefault="00644DB2" w:rsidP="008F43FA">
      <w:pPr>
        <w:spacing w:after="0" w:line="240" w:lineRule="auto"/>
        <w:jc w:val="both"/>
        <w:rPr>
          <w:sz w:val="20"/>
          <w:szCs w:val="20"/>
        </w:rPr>
      </w:pPr>
    </w:p>
    <w:p w14:paraId="4B57EB8E" w14:textId="77777777" w:rsidR="00644DB2" w:rsidRPr="005B7782" w:rsidRDefault="00644DB2" w:rsidP="008F43FA">
      <w:pPr>
        <w:spacing w:after="0" w:line="240" w:lineRule="auto"/>
        <w:jc w:val="both"/>
        <w:rPr>
          <w:sz w:val="20"/>
          <w:szCs w:val="20"/>
        </w:rPr>
      </w:pPr>
    </w:p>
    <w:p w14:paraId="1E555EBC" w14:textId="77777777" w:rsidR="00204C46" w:rsidRPr="005B7782" w:rsidRDefault="008F43FA" w:rsidP="008F43FA">
      <w:pPr>
        <w:spacing w:after="0" w:line="240" w:lineRule="auto"/>
        <w:ind w:firstLine="708"/>
        <w:jc w:val="both"/>
        <w:rPr>
          <w:rFonts w:ascii="Century Gothic" w:hAnsi="Century Gothic"/>
          <w:sz w:val="20"/>
          <w:szCs w:val="20"/>
        </w:rPr>
      </w:pPr>
      <w:r w:rsidRPr="005B7782">
        <w:rPr>
          <w:rFonts w:ascii="Century Gothic" w:hAnsi="Century Gothic"/>
          <w:sz w:val="20"/>
          <w:szCs w:val="20"/>
        </w:rPr>
        <w:t>Etant désignées individuellement ou collectivement par la ou les "Partie(s)"</w:t>
      </w:r>
    </w:p>
    <w:p w14:paraId="4C200732" w14:textId="77777777" w:rsidR="00204C46" w:rsidRPr="005B7782" w:rsidRDefault="00204C46" w:rsidP="00204C46">
      <w:pPr>
        <w:spacing w:after="0" w:line="240" w:lineRule="auto"/>
        <w:ind w:left="7788"/>
        <w:jc w:val="both"/>
        <w:rPr>
          <w:rFonts w:ascii="Century Gothic" w:hAnsi="Century Gothic"/>
          <w:sz w:val="20"/>
          <w:szCs w:val="20"/>
        </w:rPr>
      </w:pPr>
    </w:p>
    <w:p w14:paraId="03C0EC26" w14:textId="77777777" w:rsidR="008F43FA" w:rsidRPr="005B7782" w:rsidRDefault="008F43FA" w:rsidP="00204C46">
      <w:pPr>
        <w:spacing w:after="0" w:line="240" w:lineRule="auto"/>
        <w:ind w:left="7788"/>
        <w:jc w:val="both"/>
        <w:rPr>
          <w:rFonts w:ascii="Century Gothic" w:hAnsi="Century Gothic"/>
          <w:sz w:val="20"/>
          <w:szCs w:val="20"/>
        </w:rPr>
      </w:pPr>
    </w:p>
    <w:p w14:paraId="1B301F43" w14:textId="4A649F6C"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Il a été conclu le présent accord collectif </w:t>
      </w:r>
      <w:r w:rsidR="00062BC4">
        <w:rPr>
          <w:rFonts w:ascii="Century Gothic" w:hAnsi="Century Gothic"/>
          <w:sz w:val="20"/>
          <w:szCs w:val="20"/>
        </w:rPr>
        <w:t>d'entreprise ("le présent accord")</w:t>
      </w:r>
      <w:r w:rsidRPr="005B7782">
        <w:rPr>
          <w:rFonts w:ascii="Century Gothic" w:hAnsi="Century Gothic"/>
          <w:sz w:val="20"/>
          <w:szCs w:val="20"/>
        </w:rPr>
        <w:t>.</w:t>
      </w:r>
    </w:p>
    <w:p w14:paraId="202BFC52" w14:textId="77777777" w:rsidR="00204C46" w:rsidRPr="005B7782" w:rsidRDefault="00204C46" w:rsidP="00204C46">
      <w:pPr>
        <w:spacing w:after="0" w:line="240" w:lineRule="auto"/>
        <w:jc w:val="both"/>
        <w:rPr>
          <w:rFonts w:ascii="Century Gothic" w:hAnsi="Century Gothic"/>
          <w:sz w:val="20"/>
          <w:szCs w:val="20"/>
        </w:rPr>
      </w:pPr>
    </w:p>
    <w:p w14:paraId="527BAB5B" w14:textId="77777777" w:rsidR="00204C46" w:rsidRPr="005B7782" w:rsidRDefault="00204C46" w:rsidP="00204C46">
      <w:pPr>
        <w:spacing w:after="0" w:line="240" w:lineRule="auto"/>
        <w:jc w:val="both"/>
        <w:rPr>
          <w:rFonts w:ascii="Century Gothic" w:hAnsi="Century Gothic"/>
          <w:sz w:val="20"/>
          <w:szCs w:val="20"/>
        </w:rPr>
      </w:pPr>
    </w:p>
    <w:p w14:paraId="140899F3" w14:textId="77777777" w:rsidR="00644DB2" w:rsidRDefault="00644DB2">
      <w:pPr>
        <w:rPr>
          <w:rFonts w:ascii="Arial" w:hAnsi="Arial" w:cs="Arial"/>
          <w:b/>
          <w:bCs/>
          <w:sz w:val="20"/>
          <w:szCs w:val="20"/>
        </w:rPr>
      </w:pPr>
      <w:r>
        <w:rPr>
          <w:rFonts w:ascii="Arial" w:hAnsi="Arial" w:cs="Arial"/>
          <w:b/>
          <w:bCs/>
          <w:sz w:val="20"/>
          <w:szCs w:val="20"/>
        </w:rPr>
        <w:br w:type="page"/>
      </w:r>
    </w:p>
    <w:p w14:paraId="6D69AC87" w14:textId="37C4CD66" w:rsidR="008F43FA" w:rsidRPr="005B7782" w:rsidRDefault="008F43FA" w:rsidP="008F43FA">
      <w:pPr>
        <w:pBdr>
          <w:bottom w:val="single" w:sz="4" w:space="1" w:color="auto"/>
        </w:pBdr>
        <w:autoSpaceDE w:val="0"/>
        <w:autoSpaceDN w:val="0"/>
        <w:adjustRightInd w:val="0"/>
        <w:spacing w:after="0" w:line="240" w:lineRule="auto"/>
        <w:jc w:val="center"/>
        <w:rPr>
          <w:rFonts w:ascii="Arial" w:hAnsi="Arial" w:cs="Arial"/>
          <w:b/>
          <w:bCs/>
          <w:sz w:val="20"/>
          <w:szCs w:val="20"/>
        </w:rPr>
      </w:pPr>
      <w:r w:rsidRPr="005B7782">
        <w:rPr>
          <w:rFonts w:ascii="Arial" w:hAnsi="Arial" w:cs="Arial"/>
          <w:b/>
          <w:bCs/>
          <w:sz w:val="20"/>
          <w:szCs w:val="20"/>
        </w:rPr>
        <w:lastRenderedPageBreak/>
        <w:t>PREAMBULE :</w:t>
      </w:r>
    </w:p>
    <w:p w14:paraId="0A0CBB85" w14:textId="77777777" w:rsidR="00204C46" w:rsidRDefault="00204C46" w:rsidP="00204C46">
      <w:pPr>
        <w:spacing w:after="0" w:line="240" w:lineRule="auto"/>
        <w:jc w:val="both"/>
        <w:rPr>
          <w:rFonts w:ascii="Century Gothic" w:hAnsi="Century Gothic"/>
          <w:sz w:val="20"/>
          <w:szCs w:val="20"/>
        </w:rPr>
      </w:pPr>
    </w:p>
    <w:p w14:paraId="1150A248" w14:textId="060A12A0" w:rsidR="00762A1A" w:rsidRDefault="00762A1A" w:rsidP="00204C46">
      <w:pPr>
        <w:spacing w:after="0" w:line="240" w:lineRule="auto"/>
        <w:jc w:val="both"/>
        <w:rPr>
          <w:rFonts w:ascii="Century Gothic" w:hAnsi="Century Gothic"/>
          <w:sz w:val="20"/>
          <w:szCs w:val="20"/>
        </w:rPr>
      </w:pPr>
      <w:r>
        <w:rPr>
          <w:rFonts w:ascii="Century Gothic" w:hAnsi="Century Gothic"/>
          <w:sz w:val="20"/>
          <w:szCs w:val="20"/>
        </w:rPr>
        <w:t>Afin d'adapter certaines dispositions législatives et conventionnelles au contex</w:t>
      </w:r>
      <w:r w:rsidR="001D71AA">
        <w:rPr>
          <w:rFonts w:ascii="Century Gothic" w:hAnsi="Century Gothic"/>
          <w:sz w:val="20"/>
          <w:szCs w:val="20"/>
        </w:rPr>
        <w:t xml:space="preserve">te particulier de l'entreprise, </w:t>
      </w:r>
      <w:r>
        <w:rPr>
          <w:rFonts w:ascii="Century Gothic" w:hAnsi="Century Gothic"/>
          <w:sz w:val="20"/>
          <w:szCs w:val="20"/>
        </w:rPr>
        <w:t xml:space="preserve">la Direction </w:t>
      </w:r>
      <w:r w:rsidR="001D71AA">
        <w:rPr>
          <w:rFonts w:ascii="Century Gothic" w:hAnsi="Century Gothic"/>
          <w:sz w:val="20"/>
          <w:szCs w:val="20"/>
        </w:rPr>
        <w:t xml:space="preserve">a élaboré le présent accord en vue de sa ratification par les salariés. </w:t>
      </w:r>
    </w:p>
    <w:p w14:paraId="2B14B8B1" w14:textId="77777777" w:rsidR="001D71AA" w:rsidRDefault="001D71AA" w:rsidP="00204C46">
      <w:pPr>
        <w:spacing w:after="0" w:line="240" w:lineRule="auto"/>
        <w:jc w:val="both"/>
        <w:rPr>
          <w:rFonts w:ascii="Century Gothic" w:hAnsi="Century Gothic"/>
          <w:sz w:val="20"/>
          <w:szCs w:val="20"/>
        </w:rPr>
      </w:pPr>
    </w:p>
    <w:p w14:paraId="7D14157E" w14:textId="51181D21" w:rsidR="00A334B0" w:rsidRDefault="001D71AA" w:rsidP="00204C46">
      <w:pPr>
        <w:spacing w:after="0" w:line="240" w:lineRule="auto"/>
        <w:jc w:val="both"/>
        <w:rPr>
          <w:rFonts w:ascii="Century Gothic" w:hAnsi="Century Gothic"/>
          <w:sz w:val="20"/>
          <w:szCs w:val="20"/>
        </w:rPr>
      </w:pPr>
      <w:r>
        <w:rPr>
          <w:rFonts w:ascii="Century Gothic" w:hAnsi="Century Gothic"/>
          <w:sz w:val="20"/>
          <w:szCs w:val="20"/>
        </w:rPr>
        <w:t xml:space="preserve">Le présent accord porte sur diverses mesures liées </w:t>
      </w:r>
      <w:r w:rsidR="00A334B0">
        <w:rPr>
          <w:rFonts w:ascii="Century Gothic" w:hAnsi="Century Gothic"/>
          <w:sz w:val="20"/>
          <w:szCs w:val="20"/>
        </w:rPr>
        <w:t xml:space="preserve">à </w:t>
      </w:r>
      <w:r>
        <w:rPr>
          <w:rFonts w:ascii="Century Gothic" w:hAnsi="Century Gothic"/>
          <w:sz w:val="20"/>
          <w:szCs w:val="20"/>
        </w:rPr>
        <w:t>la durée et l'aménagement du temps de travail</w:t>
      </w:r>
      <w:r w:rsidR="00D97D12">
        <w:rPr>
          <w:rFonts w:ascii="Century Gothic" w:hAnsi="Century Gothic"/>
          <w:sz w:val="20"/>
          <w:szCs w:val="20"/>
        </w:rPr>
        <w:t xml:space="preserve"> ainsi qu'aux congés payés</w:t>
      </w:r>
      <w:r w:rsidR="002E5055">
        <w:rPr>
          <w:rFonts w:ascii="Century Gothic" w:hAnsi="Century Gothic"/>
          <w:sz w:val="20"/>
          <w:szCs w:val="20"/>
        </w:rPr>
        <w:t>, sur</w:t>
      </w:r>
      <w:r>
        <w:rPr>
          <w:rFonts w:ascii="Century Gothic" w:hAnsi="Century Gothic"/>
          <w:sz w:val="20"/>
          <w:szCs w:val="20"/>
        </w:rPr>
        <w:t xml:space="preserve"> la durée du préavis de licenciement</w:t>
      </w:r>
      <w:ins w:id="1" w:author="Latte, Alexandre" w:date="2023-04-21T19:14:00Z">
        <w:r w:rsidR="007A68A3">
          <w:rPr>
            <w:rFonts w:ascii="Century Gothic" w:hAnsi="Century Gothic"/>
            <w:sz w:val="20"/>
            <w:szCs w:val="20"/>
          </w:rPr>
          <w:t xml:space="preserve"> et</w:t>
        </w:r>
      </w:ins>
      <w:del w:id="2" w:author="Latte, Alexandre" w:date="2023-04-21T19:14:00Z">
        <w:r w:rsidR="002E5055" w:rsidDel="007A68A3">
          <w:rPr>
            <w:rFonts w:ascii="Century Gothic" w:hAnsi="Century Gothic"/>
            <w:sz w:val="20"/>
            <w:szCs w:val="20"/>
          </w:rPr>
          <w:delText>,</w:delText>
        </w:r>
      </w:del>
      <w:r w:rsidR="002E5055" w:rsidRPr="002E5055">
        <w:rPr>
          <w:rFonts w:ascii="Century Gothic" w:hAnsi="Century Gothic"/>
          <w:sz w:val="20"/>
          <w:szCs w:val="20"/>
        </w:rPr>
        <w:t xml:space="preserve"> </w:t>
      </w:r>
      <w:r w:rsidR="002E5055">
        <w:rPr>
          <w:rFonts w:ascii="Century Gothic" w:hAnsi="Century Gothic"/>
          <w:sz w:val="20"/>
          <w:szCs w:val="20"/>
        </w:rPr>
        <w:t>sur la prime de vacances prévue par la Convention Collective</w:t>
      </w:r>
      <w:del w:id="3" w:author="Latte, Alexandre" w:date="2023-04-21T19:14:00Z">
        <w:r w:rsidR="00D97D12" w:rsidDel="007A68A3">
          <w:rPr>
            <w:rFonts w:ascii="Century Gothic" w:hAnsi="Century Gothic"/>
            <w:sz w:val="20"/>
            <w:szCs w:val="20"/>
          </w:rPr>
          <w:delText xml:space="preserve"> ainsi que</w:delText>
        </w:r>
        <w:r w:rsidR="002E5055" w:rsidDel="007A68A3">
          <w:rPr>
            <w:rFonts w:ascii="Century Gothic" w:hAnsi="Century Gothic"/>
            <w:sz w:val="20"/>
            <w:szCs w:val="20"/>
          </w:rPr>
          <w:delText xml:space="preserve"> sur le maintien patronal de salaires des salariés en </w:delText>
        </w:r>
        <w:r w:rsidR="00D97D12" w:rsidDel="007A68A3">
          <w:rPr>
            <w:rFonts w:ascii="Century Gothic" w:hAnsi="Century Gothic"/>
            <w:sz w:val="20"/>
            <w:szCs w:val="20"/>
          </w:rPr>
          <w:delText>incapacité de</w:delText>
        </w:r>
        <w:r w:rsidR="002E5055" w:rsidDel="007A68A3">
          <w:rPr>
            <w:rFonts w:ascii="Century Gothic" w:hAnsi="Century Gothic"/>
            <w:sz w:val="20"/>
            <w:szCs w:val="20"/>
          </w:rPr>
          <w:delText xml:space="preserve"> travai</w:delText>
        </w:r>
        <w:r w:rsidR="00D97D12" w:rsidDel="007A68A3">
          <w:rPr>
            <w:rFonts w:ascii="Century Gothic" w:hAnsi="Century Gothic"/>
            <w:sz w:val="20"/>
            <w:szCs w:val="20"/>
          </w:rPr>
          <w:delText>l</w:delText>
        </w:r>
      </w:del>
      <w:r>
        <w:rPr>
          <w:rFonts w:ascii="Century Gothic" w:hAnsi="Century Gothic"/>
          <w:sz w:val="20"/>
          <w:szCs w:val="20"/>
        </w:rPr>
        <w:t xml:space="preserve">. </w:t>
      </w:r>
    </w:p>
    <w:p w14:paraId="3080E364" w14:textId="3302C763" w:rsidR="00755F69" w:rsidRPr="005B7782" w:rsidRDefault="00755F69">
      <w:pPr>
        <w:spacing w:after="0" w:line="240" w:lineRule="auto"/>
        <w:jc w:val="both"/>
        <w:rPr>
          <w:rFonts w:ascii="Century Gothic" w:hAnsi="Century Gothic"/>
          <w:sz w:val="20"/>
          <w:szCs w:val="20"/>
        </w:rPr>
      </w:pPr>
    </w:p>
    <w:p w14:paraId="2C4AC3FF" w14:textId="77777777" w:rsidR="00204C46" w:rsidRPr="005B7782" w:rsidRDefault="00204C46" w:rsidP="00204C46">
      <w:pPr>
        <w:spacing w:after="0" w:line="240" w:lineRule="auto"/>
        <w:rPr>
          <w:rFonts w:ascii="Century Gothic" w:hAnsi="Century Gothic"/>
          <w:b/>
          <w:sz w:val="20"/>
          <w:szCs w:val="20"/>
        </w:rPr>
      </w:pPr>
      <w:bookmarkStart w:id="4" w:name="BASECOFORMRH__A791BC451F9DD355-EFL-2"/>
    </w:p>
    <w:p w14:paraId="4B4DE634" w14:textId="61E6FAD9" w:rsidR="00755F69" w:rsidRPr="005B7782" w:rsidRDefault="002F3A2F" w:rsidP="0032320D">
      <w:pPr>
        <w:spacing w:after="0" w:line="240" w:lineRule="auto"/>
        <w:jc w:val="both"/>
        <w:rPr>
          <w:rFonts w:ascii="Century Gothic" w:hAnsi="Century Gothic"/>
          <w:sz w:val="20"/>
          <w:szCs w:val="20"/>
        </w:rPr>
      </w:pPr>
      <w:r w:rsidRPr="0032320D">
        <w:rPr>
          <w:rFonts w:ascii="Century Gothic" w:hAnsi="Century Gothic"/>
          <w:b/>
          <w:sz w:val="20"/>
          <w:szCs w:val="20"/>
          <w:u w:val="single"/>
        </w:rPr>
        <w:t xml:space="preserve">CHAPITRE </w:t>
      </w:r>
      <w:r w:rsidR="00207A82" w:rsidRPr="0032320D">
        <w:rPr>
          <w:rFonts w:ascii="Century Gothic" w:hAnsi="Century Gothic"/>
          <w:b/>
          <w:sz w:val="20"/>
          <w:szCs w:val="20"/>
          <w:u w:val="single"/>
        </w:rPr>
        <w:t>1</w:t>
      </w:r>
      <w:r w:rsidR="00207A82" w:rsidRPr="005B7782">
        <w:rPr>
          <w:rFonts w:ascii="Century Gothic" w:hAnsi="Century Gothic"/>
          <w:b/>
          <w:sz w:val="20"/>
          <w:szCs w:val="20"/>
        </w:rPr>
        <w:t xml:space="preserve"> - </w:t>
      </w:r>
      <w:r w:rsidR="003B120D" w:rsidRPr="003B120D">
        <w:rPr>
          <w:rFonts w:ascii="Century Gothic" w:hAnsi="Century Gothic"/>
          <w:b/>
          <w:sz w:val="20"/>
          <w:szCs w:val="20"/>
          <w:u w:val="single"/>
        </w:rPr>
        <w:t>OBJET ET PERIMETRE D</w:t>
      </w:r>
      <w:r w:rsidR="003B120D">
        <w:rPr>
          <w:rFonts w:ascii="Century Gothic" w:hAnsi="Century Gothic"/>
          <w:b/>
          <w:sz w:val="20"/>
          <w:szCs w:val="20"/>
          <w:u w:val="single"/>
        </w:rPr>
        <w:t>U PRESENT A</w:t>
      </w:r>
      <w:r w:rsidR="003B120D" w:rsidRPr="003B120D">
        <w:rPr>
          <w:rFonts w:ascii="Century Gothic" w:hAnsi="Century Gothic"/>
          <w:b/>
          <w:sz w:val="20"/>
          <w:szCs w:val="20"/>
          <w:u w:val="single"/>
        </w:rPr>
        <w:t xml:space="preserve">CCORD      </w:t>
      </w:r>
      <w:r w:rsidR="00207A82" w:rsidRPr="005B7782">
        <w:rPr>
          <w:rFonts w:ascii="Century Gothic" w:hAnsi="Century Gothic"/>
          <w:b/>
          <w:sz w:val="20"/>
          <w:szCs w:val="20"/>
        </w:rPr>
        <w:t xml:space="preserve">                   </w:t>
      </w:r>
    </w:p>
    <w:p w14:paraId="06852732" w14:textId="77777777" w:rsidR="00204C46" w:rsidRPr="005B7782" w:rsidRDefault="00204C46" w:rsidP="00204C46">
      <w:pPr>
        <w:spacing w:after="0" w:line="240" w:lineRule="auto"/>
        <w:jc w:val="both"/>
        <w:rPr>
          <w:rFonts w:ascii="Century Gothic" w:hAnsi="Century Gothic"/>
          <w:sz w:val="20"/>
          <w:szCs w:val="20"/>
        </w:rPr>
      </w:pPr>
    </w:p>
    <w:p w14:paraId="397B1737" w14:textId="67EA1576" w:rsidR="00CC09F4"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présent accord a pour objet la mise en place de</w:t>
      </w:r>
      <w:r w:rsidR="00712602" w:rsidRPr="00712602">
        <w:rPr>
          <w:rFonts w:ascii="Century Gothic" w:hAnsi="Century Gothic"/>
          <w:sz w:val="20"/>
          <w:szCs w:val="20"/>
        </w:rPr>
        <w:t xml:space="preserve"> </w:t>
      </w:r>
      <w:r w:rsidR="00712602">
        <w:rPr>
          <w:rFonts w:ascii="Century Gothic" w:hAnsi="Century Gothic"/>
          <w:sz w:val="20"/>
          <w:szCs w:val="20"/>
        </w:rPr>
        <w:t xml:space="preserve">diverses mesures d'adaptation </w:t>
      </w:r>
      <w:r w:rsidR="00E70C6D">
        <w:rPr>
          <w:rFonts w:ascii="Century Gothic" w:hAnsi="Century Gothic"/>
          <w:sz w:val="20"/>
          <w:szCs w:val="20"/>
        </w:rPr>
        <w:t xml:space="preserve">des dispositions de la convention collective </w:t>
      </w:r>
      <w:r w:rsidR="0067393B">
        <w:rPr>
          <w:rFonts w:ascii="Century Gothic" w:hAnsi="Century Gothic"/>
          <w:sz w:val="20"/>
          <w:szCs w:val="20"/>
        </w:rPr>
        <w:t>applicable</w:t>
      </w:r>
      <w:r w:rsidR="00E70C6D">
        <w:rPr>
          <w:rFonts w:ascii="Century Gothic" w:hAnsi="Century Gothic"/>
          <w:sz w:val="20"/>
          <w:szCs w:val="20"/>
        </w:rPr>
        <w:t xml:space="preserve"> dans les</w:t>
      </w:r>
      <w:r w:rsidR="002E5055">
        <w:rPr>
          <w:rFonts w:ascii="Century Gothic" w:hAnsi="Century Gothic"/>
          <w:sz w:val="20"/>
          <w:szCs w:val="20"/>
        </w:rPr>
        <w:t xml:space="preserve"> matières visées dans son préambule. </w:t>
      </w:r>
    </w:p>
    <w:p w14:paraId="7506BD88" w14:textId="77777777" w:rsidR="001949E8" w:rsidRPr="005B7782" w:rsidRDefault="001949E8" w:rsidP="00204C46">
      <w:pPr>
        <w:spacing w:after="0" w:line="240" w:lineRule="auto"/>
        <w:jc w:val="both"/>
        <w:rPr>
          <w:rFonts w:ascii="Century Gothic" w:hAnsi="Century Gothic"/>
          <w:sz w:val="20"/>
          <w:szCs w:val="20"/>
        </w:rPr>
      </w:pPr>
    </w:p>
    <w:p w14:paraId="1EA21207" w14:textId="4CD53E42"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Il a été conclu dans le cadre </w:t>
      </w:r>
      <w:r w:rsidR="0062545B">
        <w:rPr>
          <w:rFonts w:ascii="Century Gothic" w:hAnsi="Century Gothic"/>
          <w:sz w:val="20"/>
          <w:szCs w:val="20"/>
        </w:rPr>
        <w:t>de l'art</w:t>
      </w:r>
      <w:r w:rsidR="00874917">
        <w:rPr>
          <w:rFonts w:ascii="Century Gothic" w:hAnsi="Century Gothic"/>
          <w:sz w:val="20"/>
          <w:szCs w:val="20"/>
        </w:rPr>
        <w:t>i</w:t>
      </w:r>
      <w:r w:rsidR="0062545B">
        <w:rPr>
          <w:rFonts w:ascii="Century Gothic" w:hAnsi="Century Gothic"/>
          <w:sz w:val="20"/>
          <w:szCs w:val="20"/>
        </w:rPr>
        <w:t>cle L. 2253</w:t>
      </w:r>
      <w:r w:rsidR="00DA14C1">
        <w:rPr>
          <w:rFonts w:ascii="Century Gothic" w:hAnsi="Century Gothic"/>
          <w:sz w:val="20"/>
          <w:szCs w:val="20"/>
        </w:rPr>
        <w:t>-3 du</w:t>
      </w:r>
      <w:r w:rsidR="00874917">
        <w:rPr>
          <w:rFonts w:ascii="Century Gothic" w:hAnsi="Century Gothic"/>
          <w:sz w:val="20"/>
          <w:szCs w:val="20"/>
        </w:rPr>
        <w:t xml:space="preserve"> Code</w:t>
      </w:r>
      <w:r w:rsidR="00DA14C1">
        <w:rPr>
          <w:rFonts w:ascii="Century Gothic" w:hAnsi="Century Gothic"/>
          <w:sz w:val="20"/>
          <w:szCs w:val="20"/>
        </w:rPr>
        <w:t xml:space="preserve"> du travail</w:t>
      </w:r>
      <w:r w:rsidR="009D4888">
        <w:rPr>
          <w:rFonts w:ascii="Century Gothic" w:hAnsi="Century Gothic"/>
          <w:sz w:val="20"/>
          <w:szCs w:val="20"/>
        </w:rPr>
        <w:t xml:space="preserve"> en vertu d</w:t>
      </w:r>
      <w:r w:rsidR="00DA14C1">
        <w:rPr>
          <w:rFonts w:ascii="Century Gothic" w:hAnsi="Century Gothic"/>
          <w:sz w:val="20"/>
          <w:szCs w:val="20"/>
        </w:rPr>
        <w:t>uquel</w:t>
      </w:r>
      <w:r w:rsidR="00AD3E76">
        <w:rPr>
          <w:rFonts w:ascii="Century Gothic" w:hAnsi="Century Gothic"/>
          <w:sz w:val="20"/>
          <w:szCs w:val="20"/>
        </w:rPr>
        <w:t xml:space="preserve"> l'accord collectif d'entreprise prévaut</w:t>
      </w:r>
      <w:r w:rsidR="00DA14C1">
        <w:rPr>
          <w:rFonts w:ascii="Century Gothic" w:hAnsi="Century Gothic"/>
          <w:sz w:val="20"/>
          <w:szCs w:val="20"/>
        </w:rPr>
        <w:t xml:space="preserve">, dans les matières visées au présent accord, </w:t>
      </w:r>
      <w:r w:rsidR="00AD3E76">
        <w:rPr>
          <w:rFonts w:ascii="Century Gothic" w:hAnsi="Century Gothic"/>
          <w:sz w:val="20"/>
          <w:szCs w:val="20"/>
        </w:rPr>
        <w:t xml:space="preserve">sur </w:t>
      </w:r>
      <w:r w:rsidR="0067393B">
        <w:rPr>
          <w:rFonts w:ascii="Century Gothic" w:hAnsi="Century Gothic"/>
          <w:sz w:val="20"/>
          <w:szCs w:val="20"/>
        </w:rPr>
        <w:t xml:space="preserve">la convention ou l'accord </w:t>
      </w:r>
      <w:r w:rsidR="00AD3E76">
        <w:rPr>
          <w:rFonts w:ascii="Century Gothic" w:hAnsi="Century Gothic"/>
          <w:sz w:val="20"/>
          <w:szCs w:val="20"/>
        </w:rPr>
        <w:t xml:space="preserve">collectif de branche. Par conséquent, le présent accord </w:t>
      </w:r>
      <w:r w:rsidR="00A05DE1">
        <w:rPr>
          <w:rFonts w:ascii="Century Gothic" w:hAnsi="Century Gothic"/>
          <w:sz w:val="20"/>
          <w:szCs w:val="20"/>
        </w:rPr>
        <w:t>s'appliquera aux relations de travail dans l'entreprise en lieu et place de</w:t>
      </w:r>
      <w:r w:rsidR="0067393B">
        <w:rPr>
          <w:rFonts w:ascii="Century Gothic" w:hAnsi="Century Gothic"/>
          <w:sz w:val="20"/>
          <w:szCs w:val="20"/>
        </w:rPr>
        <w:t xml:space="preserve"> la</w:t>
      </w:r>
      <w:r w:rsidR="0067393B" w:rsidRPr="0067393B">
        <w:t xml:space="preserve"> </w:t>
      </w:r>
      <w:r w:rsidR="0067393B">
        <w:rPr>
          <w:rFonts w:ascii="Century Gothic" w:hAnsi="Century Gothic"/>
          <w:sz w:val="20"/>
          <w:szCs w:val="20"/>
        </w:rPr>
        <w:t>c</w:t>
      </w:r>
      <w:r w:rsidR="0067393B" w:rsidRPr="0067393B">
        <w:rPr>
          <w:rFonts w:ascii="Century Gothic" w:hAnsi="Century Gothic"/>
          <w:sz w:val="20"/>
          <w:szCs w:val="20"/>
        </w:rPr>
        <w:t>onvention collective nationale des bureaux d'études techniques, des cabinets d'ingénieurs-conseils et des sociétés de conseils du 15 décembre 1987</w:t>
      </w:r>
      <w:r w:rsidR="0067393B">
        <w:rPr>
          <w:rFonts w:ascii="Century Gothic" w:hAnsi="Century Gothic"/>
          <w:sz w:val="20"/>
          <w:szCs w:val="20"/>
        </w:rPr>
        <w:t xml:space="preserve"> et, en particulier, </w:t>
      </w:r>
      <w:r w:rsidR="00D97D12">
        <w:rPr>
          <w:rFonts w:ascii="Century Gothic" w:hAnsi="Century Gothic"/>
          <w:sz w:val="20"/>
          <w:szCs w:val="20"/>
        </w:rPr>
        <w:t xml:space="preserve">son </w:t>
      </w:r>
      <w:r w:rsidR="00A05DE1">
        <w:rPr>
          <w:rFonts w:ascii="Century Gothic" w:hAnsi="Century Gothic"/>
          <w:sz w:val="20"/>
          <w:szCs w:val="20"/>
        </w:rPr>
        <w:t>a</w:t>
      </w:r>
      <w:r w:rsidR="00AD3E76" w:rsidRPr="00AD3E76">
        <w:rPr>
          <w:rFonts w:ascii="Century Gothic" w:hAnsi="Century Gothic"/>
          <w:sz w:val="20"/>
          <w:szCs w:val="20"/>
        </w:rPr>
        <w:t>venant du 1er avril 2014 à l'accord du 22 juin 1999 relatif à la durée du travail</w:t>
      </w:r>
      <w:r w:rsidR="0067393B">
        <w:rPr>
          <w:rFonts w:ascii="Century Gothic" w:hAnsi="Century Gothic"/>
          <w:sz w:val="20"/>
          <w:szCs w:val="20"/>
        </w:rPr>
        <w:t>,</w:t>
      </w:r>
      <w:r w:rsidR="00A05DE1">
        <w:rPr>
          <w:rFonts w:ascii="Century Gothic" w:hAnsi="Century Gothic"/>
          <w:sz w:val="20"/>
          <w:szCs w:val="20"/>
        </w:rPr>
        <w:t xml:space="preserve"> </w:t>
      </w:r>
      <w:r w:rsidR="009D4888">
        <w:rPr>
          <w:rFonts w:ascii="Century Gothic" w:hAnsi="Century Gothic"/>
          <w:sz w:val="20"/>
          <w:szCs w:val="20"/>
        </w:rPr>
        <w:t xml:space="preserve">ainsi qu'à tout accord ultérieur </w:t>
      </w:r>
      <w:r w:rsidR="009D4888" w:rsidRPr="009D4888">
        <w:rPr>
          <w:rFonts w:ascii="Century Gothic" w:hAnsi="Century Gothic"/>
          <w:sz w:val="20"/>
          <w:szCs w:val="20"/>
        </w:rPr>
        <w:t>couvrant un champ territorial ou professionnel plus large</w:t>
      </w:r>
      <w:r w:rsidR="009D4888">
        <w:rPr>
          <w:rFonts w:ascii="Century Gothic" w:hAnsi="Century Gothic"/>
          <w:sz w:val="20"/>
          <w:szCs w:val="20"/>
        </w:rPr>
        <w:t xml:space="preserve"> que le présent accord</w:t>
      </w:r>
      <w:r w:rsidR="00A05DE1">
        <w:rPr>
          <w:rFonts w:ascii="Century Gothic" w:hAnsi="Century Gothic"/>
          <w:sz w:val="20"/>
          <w:szCs w:val="20"/>
        </w:rPr>
        <w:t>.</w:t>
      </w:r>
      <w:r w:rsidR="00DA14C1">
        <w:rPr>
          <w:rFonts w:ascii="Century Gothic" w:hAnsi="Century Gothic"/>
          <w:sz w:val="20"/>
          <w:szCs w:val="20"/>
        </w:rPr>
        <w:t xml:space="preserve"> </w:t>
      </w:r>
    </w:p>
    <w:p w14:paraId="4A9A67B1" w14:textId="77777777" w:rsidR="00C321BF" w:rsidRPr="005B7782" w:rsidRDefault="00C321BF" w:rsidP="00204C46">
      <w:pPr>
        <w:spacing w:after="0" w:line="240" w:lineRule="auto"/>
        <w:jc w:val="both"/>
        <w:rPr>
          <w:rFonts w:ascii="Century Gothic" w:hAnsi="Century Gothic"/>
          <w:sz w:val="20"/>
          <w:szCs w:val="20"/>
        </w:rPr>
      </w:pPr>
    </w:p>
    <w:p w14:paraId="2088C047" w14:textId="5CD4C5FB" w:rsidR="00755F69" w:rsidRDefault="00713F32" w:rsidP="00204C46">
      <w:pPr>
        <w:spacing w:after="0" w:line="240" w:lineRule="auto"/>
        <w:jc w:val="both"/>
        <w:rPr>
          <w:rFonts w:ascii="Century Gothic" w:hAnsi="Century Gothic"/>
          <w:sz w:val="20"/>
          <w:szCs w:val="20"/>
        </w:rPr>
      </w:pPr>
      <w:r>
        <w:rPr>
          <w:rFonts w:ascii="Century Gothic" w:hAnsi="Century Gothic"/>
          <w:sz w:val="20"/>
          <w:szCs w:val="20"/>
        </w:rPr>
        <w:t>Le présent accord est applicable à l'échelle de l'entreprise</w:t>
      </w:r>
      <w:r w:rsidR="003B120D">
        <w:rPr>
          <w:rFonts w:ascii="Century Gothic" w:hAnsi="Century Gothic"/>
          <w:sz w:val="20"/>
          <w:szCs w:val="20"/>
        </w:rPr>
        <w:t>, à tous les salariés, quelle que soit leur date d'embauche</w:t>
      </w:r>
      <w:r>
        <w:rPr>
          <w:rFonts w:ascii="Century Gothic" w:hAnsi="Century Gothic"/>
          <w:sz w:val="20"/>
          <w:szCs w:val="20"/>
        </w:rPr>
        <w:t xml:space="preserve">. </w:t>
      </w:r>
      <w:r w:rsidR="00207A82" w:rsidRPr="005B7782">
        <w:rPr>
          <w:rFonts w:ascii="Century Gothic" w:hAnsi="Century Gothic"/>
          <w:sz w:val="20"/>
          <w:szCs w:val="20"/>
        </w:rPr>
        <w:t xml:space="preserve"> </w:t>
      </w:r>
      <w:r>
        <w:rPr>
          <w:rFonts w:ascii="Century Gothic" w:hAnsi="Century Gothic"/>
          <w:sz w:val="20"/>
          <w:szCs w:val="20"/>
        </w:rPr>
        <w:t xml:space="preserve">Il </w:t>
      </w:r>
      <w:r w:rsidR="00207A82" w:rsidRPr="005B7782">
        <w:rPr>
          <w:rFonts w:ascii="Century Gothic" w:hAnsi="Century Gothic"/>
          <w:sz w:val="20"/>
          <w:szCs w:val="20"/>
        </w:rPr>
        <w:t>se substitue à tous les accords</w:t>
      </w:r>
      <w:r w:rsidR="00977DC9">
        <w:rPr>
          <w:rFonts w:ascii="Century Gothic" w:hAnsi="Century Gothic"/>
          <w:sz w:val="20"/>
          <w:szCs w:val="20"/>
        </w:rPr>
        <w:t>,</w:t>
      </w:r>
      <w:r w:rsidR="00207A82" w:rsidRPr="005B7782">
        <w:rPr>
          <w:rFonts w:ascii="Century Gothic" w:hAnsi="Century Gothic"/>
          <w:sz w:val="20"/>
          <w:szCs w:val="20"/>
        </w:rPr>
        <w:t xml:space="preserve"> usages </w:t>
      </w:r>
      <w:r w:rsidR="00977DC9">
        <w:rPr>
          <w:rFonts w:ascii="Century Gothic" w:hAnsi="Century Gothic"/>
          <w:sz w:val="20"/>
          <w:szCs w:val="20"/>
        </w:rPr>
        <w:t xml:space="preserve">et engagements unilatéraux </w:t>
      </w:r>
      <w:r w:rsidR="00207A82" w:rsidRPr="005B7782">
        <w:rPr>
          <w:rFonts w:ascii="Century Gothic" w:hAnsi="Century Gothic"/>
          <w:sz w:val="20"/>
          <w:szCs w:val="20"/>
        </w:rPr>
        <w:t>antérieurs en vigueur dans l'entreprise ayant le même objet.</w:t>
      </w:r>
    </w:p>
    <w:p w14:paraId="2B2E186A" w14:textId="77777777" w:rsidR="00325D79" w:rsidRPr="005B7782" w:rsidRDefault="00325D79" w:rsidP="00204C46">
      <w:pPr>
        <w:spacing w:after="0" w:line="240" w:lineRule="auto"/>
        <w:jc w:val="both"/>
        <w:rPr>
          <w:rFonts w:ascii="Century Gothic" w:hAnsi="Century Gothic"/>
          <w:sz w:val="20"/>
          <w:szCs w:val="20"/>
        </w:rPr>
      </w:pPr>
    </w:p>
    <w:p w14:paraId="39452881" w14:textId="77777777" w:rsidR="00C321BF" w:rsidRDefault="00C321BF" w:rsidP="00634207">
      <w:pPr>
        <w:spacing w:after="0" w:line="240" w:lineRule="auto"/>
        <w:jc w:val="both"/>
        <w:rPr>
          <w:rFonts w:ascii="Century Gothic" w:hAnsi="Century Gothic"/>
          <w:b/>
          <w:sz w:val="20"/>
          <w:szCs w:val="20"/>
        </w:rPr>
      </w:pPr>
      <w:bookmarkStart w:id="5" w:name="BASECOFORMRH__A793BC451F9DD355-EFL-2"/>
      <w:bookmarkEnd w:id="4"/>
    </w:p>
    <w:p w14:paraId="3F41E808" w14:textId="66362663" w:rsidR="002F3A2F" w:rsidRDefault="002F3A2F" w:rsidP="00634207">
      <w:pPr>
        <w:spacing w:after="0" w:line="240" w:lineRule="auto"/>
        <w:jc w:val="both"/>
        <w:rPr>
          <w:rFonts w:ascii="Century Gothic" w:hAnsi="Century Gothic"/>
          <w:b/>
          <w:sz w:val="20"/>
          <w:szCs w:val="20"/>
        </w:rPr>
      </w:pPr>
      <w:r w:rsidRPr="0032320D">
        <w:rPr>
          <w:rFonts w:ascii="Century Gothic" w:hAnsi="Century Gothic"/>
          <w:b/>
          <w:sz w:val="20"/>
          <w:szCs w:val="20"/>
          <w:u w:val="single"/>
        </w:rPr>
        <w:t>CHAPITRE 2</w:t>
      </w:r>
      <w:r>
        <w:rPr>
          <w:rFonts w:ascii="Century Gothic" w:hAnsi="Century Gothic"/>
          <w:b/>
          <w:sz w:val="20"/>
          <w:szCs w:val="20"/>
        </w:rPr>
        <w:t xml:space="preserve"> - </w:t>
      </w:r>
      <w:r w:rsidRPr="0032320D">
        <w:rPr>
          <w:rFonts w:ascii="Century Gothic" w:hAnsi="Century Gothic"/>
          <w:b/>
          <w:sz w:val="20"/>
          <w:szCs w:val="20"/>
          <w:u w:val="single"/>
        </w:rPr>
        <w:t>DISPOSITIONS RELATIVES A LA DUREE DU TRAVAIL ET A L'AMENAGEMENT DU TEMPS DE TRAVAIL</w:t>
      </w:r>
    </w:p>
    <w:p w14:paraId="6E3F495A" w14:textId="77777777" w:rsidR="002F3A2F" w:rsidRPr="005B7782" w:rsidRDefault="002F3A2F" w:rsidP="00204C46">
      <w:pPr>
        <w:spacing w:after="0" w:line="240" w:lineRule="auto"/>
        <w:rPr>
          <w:rFonts w:ascii="Century Gothic" w:hAnsi="Century Gothic"/>
          <w:b/>
          <w:sz w:val="20"/>
          <w:szCs w:val="20"/>
        </w:rPr>
      </w:pPr>
    </w:p>
    <w:p w14:paraId="2D2FA5FF" w14:textId="62BA3BE8" w:rsidR="006C2990" w:rsidRPr="005B7782" w:rsidRDefault="002F3A2F" w:rsidP="00204C46">
      <w:pPr>
        <w:spacing w:after="0" w:line="240" w:lineRule="auto"/>
        <w:rPr>
          <w:rFonts w:ascii="Century Gothic" w:hAnsi="Century Gothic"/>
          <w:b/>
          <w:sz w:val="20"/>
          <w:szCs w:val="20"/>
        </w:rPr>
      </w:pPr>
      <w:r>
        <w:rPr>
          <w:rFonts w:ascii="Century Gothic" w:hAnsi="Century Gothic"/>
          <w:b/>
          <w:sz w:val="20"/>
          <w:szCs w:val="20"/>
        </w:rPr>
        <w:t>Article 1-</w:t>
      </w:r>
      <w:r w:rsidR="0022362B">
        <w:rPr>
          <w:rFonts w:ascii="Century Gothic" w:hAnsi="Century Gothic"/>
          <w:b/>
          <w:sz w:val="20"/>
          <w:szCs w:val="20"/>
        </w:rPr>
        <w:t xml:space="preserve"> </w:t>
      </w:r>
      <w:r w:rsidR="0022362B" w:rsidRPr="0032320D">
        <w:rPr>
          <w:rFonts w:ascii="Century Gothic" w:hAnsi="Century Gothic"/>
          <w:b/>
          <w:sz w:val="20"/>
          <w:szCs w:val="20"/>
          <w:u w:val="single"/>
        </w:rPr>
        <w:t>Forfait</w:t>
      </w:r>
      <w:r w:rsidRPr="0032320D">
        <w:rPr>
          <w:rFonts w:ascii="Century Gothic" w:hAnsi="Century Gothic"/>
          <w:b/>
          <w:sz w:val="20"/>
          <w:szCs w:val="20"/>
          <w:u w:val="single"/>
        </w:rPr>
        <w:t xml:space="preserve"> annuel en</w:t>
      </w:r>
      <w:r w:rsidR="0022362B" w:rsidRPr="0032320D">
        <w:rPr>
          <w:rFonts w:ascii="Century Gothic" w:hAnsi="Century Gothic"/>
          <w:b/>
          <w:sz w:val="20"/>
          <w:szCs w:val="20"/>
          <w:u w:val="single"/>
        </w:rPr>
        <w:t xml:space="preserve"> jours</w:t>
      </w:r>
    </w:p>
    <w:p w14:paraId="273EA0F6" w14:textId="77777777" w:rsidR="0022362B" w:rsidRDefault="0022362B" w:rsidP="00204C46">
      <w:pPr>
        <w:spacing w:after="0" w:line="240" w:lineRule="auto"/>
        <w:rPr>
          <w:rFonts w:ascii="Century Gothic" w:hAnsi="Century Gothic"/>
          <w:b/>
          <w:sz w:val="20"/>
          <w:szCs w:val="20"/>
        </w:rPr>
      </w:pPr>
    </w:p>
    <w:p w14:paraId="0C7E2926" w14:textId="74D8C62D" w:rsidR="00325D79" w:rsidRPr="0032320D" w:rsidRDefault="00325D79" w:rsidP="0032320D">
      <w:pPr>
        <w:spacing w:after="0" w:line="240" w:lineRule="auto"/>
        <w:jc w:val="both"/>
        <w:rPr>
          <w:rFonts w:ascii="Century Gothic" w:hAnsi="Century Gothic"/>
          <w:sz w:val="20"/>
          <w:szCs w:val="20"/>
        </w:rPr>
      </w:pPr>
      <w:r w:rsidRPr="0032320D">
        <w:rPr>
          <w:rFonts w:ascii="Century Gothic" w:hAnsi="Century Gothic"/>
          <w:sz w:val="20"/>
          <w:szCs w:val="20"/>
        </w:rPr>
        <w:t xml:space="preserve">Le forfait annuel en jours est un régime de temps de travail où la durée du travail des salariés concernés est calculée en jours travaillés sur l'année, indépendamment du nombre d'heures </w:t>
      </w:r>
      <w:r>
        <w:rPr>
          <w:rFonts w:ascii="Century Gothic" w:hAnsi="Century Gothic"/>
          <w:sz w:val="20"/>
          <w:szCs w:val="20"/>
        </w:rPr>
        <w:t xml:space="preserve">effectivement </w:t>
      </w:r>
      <w:r w:rsidRPr="0032320D">
        <w:rPr>
          <w:rFonts w:ascii="Century Gothic" w:hAnsi="Century Gothic"/>
          <w:sz w:val="20"/>
          <w:szCs w:val="20"/>
        </w:rPr>
        <w:t xml:space="preserve">travaillées sur la journée, la semaine, le mois ou l'année. </w:t>
      </w:r>
    </w:p>
    <w:p w14:paraId="5A97D2CE" w14:textId="77777777" w:rsidR="00325D79" w:rsidRDefault="00325D79" w:rsidP="00204C46">
      <w:pPr>
        <w:spacing w:after="0" w:line="240" w:lineRule="auto"/>
        <w:rPr>
          <w:rFonts w:ascii="Century Gothic" w:hAnsi="Century Gothic"/>
          <w:b/>
          <w:sz w:val="20"/>
          <w:szCs w:val="20"/>
        </w:rPr>
      </w:pPr>
    </w:p>
    <w:p w14:paraId="17FFE5E8" w14:textId="0F0EF28E" w:rsidR="00755F69" w:rsidRPr="005B7782" w:rsidRDefault="00CC09F4" w:rsidP="00204C46">
      <w:pPr>
        <w:spacing w:after="0" w:line="240" w:lineRule="auto"/>
        <w:rPr>
          <w:rFonts w:ascii="Century Gothic" w:hAnsi="Century Gothic"/>
          <w:sz w:val="20"/>
          <w:szCs w:val="20"/>
        </w:rPr>
      </w:pPr>
      <w:r>
        <w:rPr>
          <w:rFonts w:ascii="Century Gothic" w:hAnsi="Century Gothic"/>
          <w:b/>
          <w:sz w:val="20"/>
          <w:szCs w:val="20"/>
        </w:rPr>
        <w:t>i)</w:t>
      </w:r>
      <w:r w:rsidR="00C321BF" w:rsidRPr="005B7782">
        <w:rPr>
          <w:rFonts w:ascii="Century Gothic" w:hAnsi="Century Gothic"/>
          <w:b/>
          <w:sz w:val="20"/>
          <w:szCs w:val="20"/>
        </w:rPr>
        <w:t xml:space="preserve"> </w:t>
      </w:r>
      <w:r w:rsidR="00207A82" w:rsidRPr="0032320D">
        <w:rPr>
          <w:rFonts w:ascii="Century Gothic" w:hAnsi="Century Gothic"/>
          <w:b/>
          <w:sz w:val="20"/>
          <w:szCs w:val="20"/>
          <w:u w:val="dotted"/>
        </w:rPr>
        <w:t>Salariés concernés</w:t>
      </w:r>
      <w:r w:rsidR="00207A82" w:rsidRPr="005B7782">
        <w:rPr>
          <w:rFonts w:ascii="Century Gothic" w:hAnsi="Century Gothic"/>
          <w:b/>
          <w:sz w:val="20"/>
          <w:szCs w:val="20"/>
        </w:rPr>
        <w:t xml:space="preserve">                         </w:t>
      </w:r>
    </w:p>
    <w:p w14:paraId="4F23A695" w14:textId="77777777" w:rsidR="00C321BF" w:rsidRPr="005B7782" w:rsidRDefault="00C321BF" w:rsidP="00204C46">
      <w:pPr>
        <w:spacing w:after="0" w:line="240" w:lineRule="auto"/>
        <w:jc w:val="both"/>
        <w:rPr>
          <w:rFonts w:ascii="Century Gothic" w:hAnsi="Century Gothic"/>
          <w:sz w:val="20"/>
          <w:szCs w:val="20"/>
        </w:rPr>
      </w:pPr>
    </w:p>
    <w:p w14:paraId="25BA8FE7" w14:textId="006CDF5B" w:rsidR="00755F69" w:rsidRPr="005B7782" w:rsidRDefault="003B120D" w:rsidP="00204C46">
      <w:pPr>
        <w:spacing w:after="0" w:line="240" w:lineRule="auto"/>
        <w:jc w:val="both"/>
        <w:rPr>
          <w:rFonts w:ascii="Century Gothic" w:hAnsi="Century Gothic"/>
          <w:sz w:val="20"/>
          <w:szCs w:val="20"/>
        </w:rPr>
      </w:pPr>
      <w:r>
        <w:rPr>
          <w:rFonts w:ascii="Century Gothic" w:hAnsi="Century Gothic"/>
          <w:sz w:val="20"/>
          <w:szCs w:val="20"/>
        </w:rPr>
        <w:t>P</w:t>
      </w:r>
      <w:r w:rsidR="00A05DE1">
        <w:rPr>
          <w:rFonts w:ascii="Century Gothic" w:hAnsi="Century Gothic"/>
          <w:sz w:val="20"/>
          <w:szCs w:val="20"/>
        </w:rPr>
        <w:t>euvent conclure une convention de forfait en jours sur l'année</w:t>
      </w:r>
      <w:r w:rsidR="00C23877">
        <w:rPr>
          <w:rFonts w:ascii="Century Gothic" w:hAnsi="Century Gothic"/>
          <w:sz w:val="20"/>
          <w:szCs w:val="20"/>
        </w:rPr>
        <w:t>, sans condition</w:t>
      </w:r>
      <w:r w:rsidR="00844199">
        <w:rPr>
          <w:rFonts w:ascii="Century Gothic" w:hAnsi="Century Gothic"/>
          <w:sz w:val="20"/>
          <w:szCs w:val="20"/>
        </w:rPr>
        <w:t xml:space="preserve"> particulière</w:t>
      </w:r>
      <w:r w:rsidR="00C23877">
        <w:rPr>
          <w:rFonts w:ascii="Century Gothic" w:hAnsi="Century Gothic"/>
          <w:sz w:val="20"/>
          <w:szCs w:val="20"/>
        </w:rPr>
        <w:t xml:space="preserve"> de rémunération</w:t>
      </w:r>
      <w:r w:rsidR="006269F8">
        <w:rPr>
          <w:rStyle w:val="Appelnotedebasdep"/>
          <w:rFonts w:ascii="Century Gothic" w:hAnsi="Century Gothic"/>
          <w:sz w:val="20"/>
          <w:szCs w:val="20"/>
        </w:rPr>
        <w:footnoteReference w:id="1"/>
      </w:r>
      <w:r w:rsidR="00C23877">
        <w:rPr>
          <w:rFonts w:ascii="Century Gothic" w:hAnsi="Century Gothic"/>
          <w:sz w:val="20"/>
          <w:szCs w:val="20"/>
        </w:rPr>
        <w:t xml:space="preserve"> </w:t>
      </w:r>
      <w:r w:rsidR="00844199">
        <w:rPr>
          <w:rFonts w:ascii="Century Gothic" w:hAnsi="Century Gothic"/>
          <w:sz w:val="20"/>
          <w:szCs w:val="20"/>
        </w:rPr>
        <w:t>ou</w:t>
      </w:r>
      <w:r w:rsidR="00C23877">
        <w:rPr>
          <w:rFonts w:ascii="Century Gothic" w:hAnsi="Century Gothic"/>
          <w:sz w:val="20"/>
          <w:szCs w:val="20"/>
        </w:rPr>
        <w:t xml:space="preserve"> de classification conventionnelle</w:t>
      </w:r>
      <w:r w:rsidR="00A05DE1">
        <w:rPr>
          <w:rFonts w:ascii="Century Gothic" w:hAnsi="Century Gothic"/>
          <w:sz w:val="20"/>
          <w:szCs w:val="20"/>
        </w:rPr>
        <w:t xml:space="preserve"> :</w:t>
      </w:r>
    </w:p>
    <w:p w14:paraId="012F485E" w14:textId="77777777" w:rsidR="00C321BF" w:rsidRPr="005B7782" w:rsidRDefault="00C321BF" w:rsidP="00204C46">
      <w:pPr>
        <w:spacing w:after="0" w:line="240" w:lineRule="auto"/>
        <w:jc w:val="both"/>
        <w:rPr>
          <w:rFonts w:ascii="Century Gothic" w:hAnsi="Century Gothic"/>
          <w:sz w:val="20"/>
          <w:szCs w:val="20"/>
        </w:rPr>
      </w:pPr>
    </w:p>
    <w:p w14:paraId="0DF80183" w14:textId="635B4874" w:rsidR="00A05DE1" w:rsidRDefault="00207A82" w:rsidP="0032320D">
      <w:pPr>
        <w:pStyle w:val="Paragraphedeliste"/>
        <w:numPr>
          <w:ilvl w:val="0"/>
          <w:numId w:val="14"/>
        </w:numPr>
        <w:spacing w:after="0" w:line="240" w:lineRule="auto"/>
        <w:jc w:val="both"/>
        <w:rPr>
          <w:rFonts w:ascii="Century Gothic" w:hAnsi="Century Gothic"/>
          <w:sz w:val="20"/>
          <w:szCs w:val="20"/>
        </w:rPr>
      </w:pPr>
      <w:r w:rsidRPr="0032320D">
        <w:rPr>
          <w:rFonts w:ascii="Century Gothic" w:hAnsi="Century Gothic"/>
          <w:sz w:val="20"/>
          <w:szCs w:val="20"/>
        </w:rPr>
        <w:t>Les cadres qui disposent d'une autonomie dans l'organisation de leur emploi du temps et dont la nature des fonctions ne les conduit pas à suivre l'horaire collectif applicable au sein de l'atelier, du service ou de l'équipe auquel ils sont intégrés</w:t>
      </w:r>
      <w:r w:rsidR="0040307D">
        <w:rPr>
          <w:rFonts w:ascii="Century Gothic" w:hAnsi="Century Gothic"/>
          <w:sz w:val="20"/>
          <w:szCs w:val="20"/>
        </w:rPr>
        <w:t xml:space="preserve"> </w:t>
      </w:r>
      <w:r w:rsidR="00062BC4">
        <w:rPr>
          <w:rFonts w:ascii="Century Gothic" w:hAnsi="Century Gothic"/>
          <w:sz w:val="20"/>
          <w:szCs w:val="20"/>
        </w:rPr>
        <w:t>;</w:t>
      </w:r>
    </w:p>
    <w:p w14:paraId="7E5EBD61" w14:textId="3FF7640E" w:rsidR="00755F69" w:rsidRDefault="00755F69" w:rsidP="0032320D">
      <w:pPr>
        <w:pStyle w:val="Paragraphedeliste"/>
        <w:spacing w:after="0" w:line="240" w:lineRule="auto"/>
        <w:jc w:val="both"/>
        <w:rPr>
          <w:rFonts w:ascii="Century Gothic" w:hAnsi="Century Gothic"/>
          <w:sz w:val="20"/>
          <w:szCs w:val="20"/>
        </w:rPr>
      </w:pPr>
    </w:p>
    <w:p w14:paraId="13941FD3" w14:textId="77777777" w:rsidR="00A05DE1" w:rsidRPr="0032320D" w:rsidRDefault="00A05DE1" w:rsidP="0032320D">
      <w:pPr>
        <w:pStyle w:val="Paragraphedeliste"/>
        <w:numPr>
          <w:ilvl w:val="0"/>
          <w:numId w:val="14"/>
        </w:numPr>
        <w:spacing w:after="0" w:line="240" w:lineRule="auto"/>
        <w:jc w:val="both"/>
        <w:rPr>
          <w:rFonts w:ascii="Century Gothic" w:hAnsi="Century Gothic"/>
          <w:sz w:val="20"/>
          <w:szCs w:val="20"/>
        </w:rPr>
      </w:pPr>
      <w:r w:rsidRPr="0032320D">
        <w:rPr>
          <w:rFonts w:ascii="Century Gothic" w:hAnsi="Century Gothic"/>
          <w:sz w:val="20"/>
          <w:szCs w:val="20"/>
        </w:rPr>
        <w:t>Les salariés</w:t>
      </w:r>
      <w:r>
        <w:rPr>
          <w:rFonts w:ascii="Century Gothic" w:hAnsi="Century Gothic"/>
          <w:sz w:val="20"/>
          <w:szCs w:val="20"/>
        </w:rPr>
        <w:t>, même non cadres,</w:t>
      </w:r>
      <w:r w:rsidRPr="0032320D">
        <w:rPr>
          <w:rFonts w:ascii="Century Gothic" w:hAnsi="Century Gothic"/>
          <w:sz w:val="20"/>
          <w:szCs w:val="20"/>
        </w:rPr>
        <w:t xml:space="preserve"> dont la durée du temps de travail ne peut être prédéterminée et qui disposent d'une réelle autonomie dans l'organisation de leur emploi du temps pour l'exercice des responsabilités qui leur sont confiées.</w:t>
      </w:r>
    </w:p>
    <w:p w14:paraId="34959AF9" w14:textId="44A9A5ED" w:rsidR="00C321BF" w:rsidRDefault="00C321BF" w:rsidP="00204C46">
      <w:pPr>
        <w:spacing w:after="0" w:line="240" w:lineRule="auto"/>
        <w:jc w:val="both"/>
        <w:rPr>
          <w:rFonts w:ascii="Century Gothic" w:hAnsi="Century Gothic"/>
          <w:sz w:val="20"/>
          <w:szCs w:val="20"/>
        </w:rPr>
      </w:pPr>
    </w:p>
    <w:p w14:paraId="5EB1C663" w14:textId="31C69606" w:rsidR="00325D79" w:rsidRDefault="0067393B" w:rsidP="002828D1">
      <w:pPr>
        <w:spacing w:after="0" w:line="240" w:lineRule="auto"/>
        <w:jc w:val="both"/>
        <w:rPr>
          <w:rFonts w:ascii="Century Gothic" w:hAnsi="Century Gothic"/>
          <w:b/>
          <w:sz w:val="20"/>
          <w:szCs w:val="20"/>
        </w:rPr>
      </w:pPr>
      <w:r w:rsidRPr="0067393B">
        <w:rPr>
          <w:rFonts w:ascii="Century Gothic" w:hAnsi="Century Gothic"/>
          <w:sz w:val="20"/>
          <w:szCs w:val="20"/>
        </w:rPr>
        <w:t>L'ensemble des salariés de l</w:t>
      </w:r>
      <w:r>
        <w:rPr>
          <w:rFonts w:ascii="Century Gothic" w:hAnsi="Century Gothic"/>
          <w:sz w:val="20"/>
          <w:szCs w:val="20"/>
        </w:rPr>
        <w:t>'entreprise</w:t>
      </w:r>
      <w:r w:rsidRPr="0067393B">
        <w:rPr>
          <w:rFonts w:ascii="Century Gothic" w:hAnsi="Century Gothic"/>
          <w:sz w:val="20"/>
          <w:szCs w:val="20"/>
        </w:rPr>
        <w:t xml:space="preserve"> peuvent être concernés, quels que soit leur ancienneté, leurs fonctions, leur catégorie socio-professionnelle ou leur département de rattachement, sous réserve qu'ils remplissent les conditions prévues par le présent article</w:t>
      </w:r>
      <w:bookmarkStart w:id="6" w:name="BASECOFORMRH__A794BC451F9DD355-EFL-2"/>
      <w:bookmarkEnd w:id="5"/>
      <w:r w:rsidR="00325D79">
        <w:rPr>
          <w:rFonts w:ascii="Century Gothic" w:hAnsi="Century Gothic"/>
          <w:b/>
          <w:sz w:val="20"/>
          <w:szCs w:val="20"/>
        </w:rPr>
        <w:br w:type="page"/>
      </w:r>
    </w:p>
    <w:p w14:paraId="79B86A68" w14:textId="1F784AFD" w:rsidR="00755F69" w:rsidRPr="005B7782" w:rsidRDefault="003B120D" w:rsidP="00204C46">
      <w:pPr>
        <w:spacing w:after="0" w:line="240" w:lineRule="auto"/>
        <w:rPr>
          <w:rFonts w:ascii="Century Gothic" w:hAnsi="Century Gothic"/>
          <w:sz w:val="20"/>
          <w:szCs w:val="20"/>
        </w:rPr>
      </w:pPr>
      <w:r>
        <w:rPr>
          <w:rFonts w:ascii="Century Gothic" w:hAnsi="Century Gothic"/>
          <w:b/>
          <w:sz w:val="20"/>
          <w:szCs w:val="20"/>
        </w:rPr>
        <w:lastRenderedPageBreak/>
        <w:t>ii)</w:t>
      </w:r>
      <w:r w:rsidR="0021252C" w:rsidRPr="005B7782">
        <w:rPr>
          <w:rFonts w:ascii="Century Gothic" w:hAnsi="Century Gothic"/>
          <w:b/>
          <w:sz w:val="20"/>
          <w:szCs w:val="20"/>
        </w:rPr>
        <w:t xml:space="preserve"> </w:t>
      </w:r>
      <w:r w:rsidR="00207A82" w:rsidRPr="0032320D">
        <w:rPr>
          <w:rFonts w:ascii="Century Gothic" w:hAnsi="Century Gothic"/>
          <w:b/>
          <w:sz w:val="20"/>
          <w:szCs w:val="20"/>
          <w:u w:val="dotted"/>
        </w:rPr>
        <w:t xml:space="preserve">Caractéristiques des conventions individuelles de forfait en jours  </w:t>
      </w:r>
      <w:r w:rsidR="00207A82" w:rsidRPr="005B7782">
        <w:rPr>
          <w:rFonts w:ascii="Century Gothic" w:hAnsi="Century Gothic"/>
          <w:b/>
          <w:sz w:val="20"/>
          <w:szCs w:val="20"/>
        </w:rPr>
        <w:t xml:space="preserve">                       </w:t>
      </w:r>
    </w:p>
    <w:p w14:paraId="32D70ADF" w14:textId="77777777" w:rsidR="0021252C"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7EC8E6D9" w14:textId="619F3377" w:rsidR="00755F69" w:rsidRPr="0032320D" w:rsidRDefault="003B120D" w:rsidP="00634207">
      <w:pPr>
        <w:spacing w:after="0" w:line="240" w:lineRule="auto"/>
        <w:ind w:firstLine="708"/>
        <w:rPr>
          <w:rFonts w:ascii="Century Gothic" w:hAnsi="Century Gothic"/>
          <w:b/>
          <w:i/>
          <w:sz w:val="20"/>
          <w:szCs w:val="20"/>
        </w:rPr>
      </w:pPr>
      <w:r w:rsidRPr="0032320D">
        <w:rPr>
          <w:rFonts w:ascii="Century Gothic" w:hAnsi="Century Gothic"/>
          <w:b/>
          <w:i/>
          <w:sz w:val="20"/>
          <w:szCs w:val="20"/>
        </w:rPr>
        <w:t>a)</w:t>
      </w:r>
      <w:r w:rsidR="00207A82" w:rsidRPr="0032320D">
        <w:rPr>
          <w:rFonts w:ascii="Century Gothic" w:hAnsi="Century Gothic"/>
          <w:b/>
          <w:i/>
          <w:sz w:val="20"/>
          <w:szCs w:val="20"/>
        </w:rPr>
        <w:t xml:space="preserve"> Conditions de mise en place                           </w:t>
      </w:r>
    </w:p>
    <w:p w14:paraId="7C4D0ADD" w14:textId="77777777" w:rsidR="0021252C" w:rsidRPr="005B7782" w:rsidRDefault="0021252C" w:rsidP="00204C46">
      <w:pPr>
        <w:spacing w:after="0" w:line="240" w:lineRule="auto"/>
        <w:jc w:val="both"/>
        <w:rPr>
          <w:rFonts w:ascii="Century Gothic" w:hAnsi="Century Gothic"/>
          <w:sz w:val="20"/>
          <w:szCs w:val="20"/>
        </w:rPr>
      </w:pPr>
    </w:p>
    <w:p w14:paraId="32A6C030"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mise en place d'un forfait annuel en jours est subordonnée à la conclusion avec les salariés visés par le présent accord d'une convention individuelle de forfait.</w:t>
      </w:r>
    </w:p>
    <w:p w14:paraId="4227CDAD" w14:textId="77777777" w:rsidR="0021252C" w:rsidRPr="005B7782" w:rsidRDefault="0021252C" w:rsidP="00204C46">
      <w:pPr>
        <w:spacing w:after="0" w:line="240" w:lineRule="auto"/>
        <w:jc w:val="both"/>
        <w:rPr>
          <w:rFonts w:ascii="Century Gothic" w:hAnsi="Century Gothic"/>
          <w:sz w:val="20"/>
          <w:szCs w:val="20"/>
        </w:rPr>
      </w:pPr>
    </w:p>
    <w:p w14:paraId="0C0A3054"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convention individuelle de forfait annuel en jours doit faire l'objet d'un écrit signé, contrat de travail ou avenant annexé à celui-ci, entre l'entreprise et les salariés concernés.</w:t>
      </w:r>
    </w:p>
    <w:p w14:paraId="7DECCF1E" w14:textId="77777777" w:rsidR="0021252C" w:rsidRPr="005B7782" w:rsidRDefault="0021252C" w:rsidP="00204C46">
      <w:pPr>
        <w:spacing w:after="0" w:line="240" w:lineRule="auto"/>
        <w:jc w:val="both"/>
        <w:rPr>
          <w:rFonts w:ascii="Century Gothic" w:hAnsi="Century Gothic"/>
          <w:sz w:val="20"/>
          <w:szCs w:val="20"/>
        </w:rPr>
      </w:pPr>
    </w:p>
    <w:p w14:paraId="00D2B27B"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convention individuelle de forfait en jours doit faire référenc</w:t>
      </w:r>
      <w:r w:rsidR="0021252C" w:rsidRPr="005B7782">
        <w:rPr>
          <w:rFonts w:ascii="Century Gothic" w:hAnsi="Century Gothic"/>
          <w:sz w:val="20"/>
          <w:szCs w:val="20"/>
        </w:rPr>
        <w:t>e au présent accord et indiquer </w:t>
      </w:r>
      <w:r w:rsidRPr="005B7782">
        <w:rPr>
          <w:rFonts w:ascii="Century Gothic" w:hAnsi="Century Gothic"/>
          <w:sz w:val="20"/>
          <w:szCs w:val="20"/>
        </w:rPr>
        <w:t>:</w:t>
      </w:r>
    </w:p>
    <w:p w14:paraId="2E15C079" w14:textId="77777777" w:rsidR="0021252C" w:rsidRPr="005B7782" w:rsidRDefault="0021252C" w:rsidP="00204C46">
      <w:pPr>
        <w:spacing w:after="0" w:line="240" w:lineRule="auto"/>
        <w:jc w:val="both"/>
        <w:rPr>
          <w:rFonts w:ascii="Century Gothic" w:hAnsi="Century Gothic"/>
          <w:sz w:val="20"/>
          <w:szCs w:val="20"/>
        </w:rPr>
      </w:pPr>
    </w:p>
    <w:p w14:paraId="1385A6BF" w14:textId="77777777" w:rsidR="00755F69" w:rsidRPr="005B7782" w:rsidRDefault="00207A82" w:rsidP="0021252C">
      <w:pPr>
        <w:numPr>
          <w:ilvl w:val="0"/>
          <w:numId w:val="9"/>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la catégorie professionnelle à laquelle le salarié appartient ;</w:t>
      </w:r>
    </w:p>
    <w:p w14:paraId="095AA2A0" w14:textId="77777777" w:rsidR="00755F69" w:rsidRPr="005B7782" w:rsidRDefault="00207A82" w:rsidP="00222CB1">
      <w:pPr>
        <w:numPr>
          <w:ilvl w:val="0"/>
          <w:numId w:val="9"/>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 xml:space="preserve">le nombre de jours </w:t>
      </w:r>
      <w:r w:rsidR="00D36BFB">
        <w:rPr>
          <w:rFonts w:ascii="Century Gothic" w:hAnsi="Century Gothic"/>
          <w:sz w:val="20"/>
          <w:szCs w:val="20"/>
        </w:rPr>
        <w:t xml:space="preserve">maximum </w:t>
      </w:r>
      <w:r w:rsidRPr="005B7782">
        <w:rPr>
          <w:rFonts w:ascii="Century Gothic" w:hAnsi="Century Gothic"/>
          <w:sz w:val="20"/>
          <w:szCs w:val="20"/>
        </w:rPr>
        <w:t>travaillés dans l'année</w:t>
      </w:r>
      <w:r w:rsidR="00222CB1">
        <w:rPr>
          <w:rFonts w:ascii="Century Gothic" w:hAnsi="Century Gothic"/>
          <w:sz w:val="20"/>
          <w:szCs w:val="20"/>
        </w:rPr>
        <w:t xml:space="preserve">, </w:t>
      </w:r>
      <w:r w:rsidR="00222CB1" w:rsidRPr="00222CB1">
        <w:rPr>
          <w:rFonts w:ascii="Century Gothic" w:hAnsi="Century Gothic"/>
          <w:sz w:val="20"/>
          <w:szCs w:val="20"/>
        </w:rPr>
        <w:t xml:space="preserve">dans la limite </w:t>
      </w:r>
      <w:r w:rsidR="00222CB1">
        <w:rPr>
          <w:rFonts w:ascii="Century Gothic" w:hAnsi="Century Gothic"/>
          <w:sz w:val="20"/>
          <w:szCs w:val="20"/>
        </w:rPr>
        <w:t>du nombre prévu par le présent a</w:t>
      </w:r>
      <w:r w:rsidR="00222CB1" w:rsidRPr="00222CB1">
        <w:rPr>
          <w:rFonts w:ascii="Century Gothic" w:hAnsi="Century Gothic"/>
          <w:sz w:val="20"/>
          <w:szCs w:val="20"/>
        </w:rPr>
        <w:t>ccord</w:t>
      </w:r>
      <w:r w:rsidRPr="005B7782">
        <w:rPr>
          <w:rFonts w:ascii="Century Gothic" w:hAnsi="Century Gothic"/>
          <w:sz w:val="20"/>
          <w:szCs w:val="20"/>
        </w:rPr>
        <w:t xml:space="preserve"> ;</w:t>
      </w:r>
    </w:p>
    <w:p w14:paraId="751D9CEA" w14:textId="77777777" w:rsidR="00D36BFB" w:rsidRDefault="00207A82" w:rsidP="0021252C">
      <w:pPr>
        <w:numPr>
          <w:ilvl w:val="0"/>
          <w:numId w:val="9"/>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la rémunération correspondante</w:t>
      </w:r>
      <w:r w:rsidR="00D36BFB">
        <w:rPr>
          <w:rFonts w:ascii="Century Gothic" w:hAnsi="Century Gothic"/>
          <w:sz w:val="20"/>
          <w:szCs w:val="20"/>
        </w:rPr>
        <w:t xml:space="preserve"> ;</w:t>
      </w:r>
    </w:p>
    <w:p w14:paraId="0C19BBD4" w14:textId="77777777" w:rsidR="002F5366" w:rsidRDefault="00D36BFB" w:rsidP="0021252C">
      <w:pPr>
        <w:numPr>
          <w:ilvl w:val="0"/>
          <w:numId w:val="9"/>
        </w:numPr>
        <w:pBdr>
          <w:bottom w:val="none" w:sz="0" w:space="2" w:color="auto"/>
        </w:pBdr>
        <w:spacing w:after="0" w:line="240" w:lineRule="auto"/>
        <w:jc w:val="both"/>
        <w:rPr>
          <w:rFonts w:ascii="Century Gothic" w:hAnsi="Century Gothic"/>
          <w:sz w:val="20"/>
          <w:szCs w:val="20"/>
        </w:rPr>
      </w:pPr>
      <w:r>
        <w:rPr>
          <w:rFonts w:ascii="Century Gothic" w:hAnsi="Century Gothic"/>
          <w:sz w:val="20"/>
          <w:szCs w:val="20"/>
        </w:rPr>
        <w:t xml:space="preserve">la nécessité </w:t>
      </w:r>
      <w:r w:rsidR="00EC063F">
        <w:rPr>
          <w:rFonts w:ascii="Century Gothic" w:hAnsi="Century Gothic"/>
          <w:sz w:val="20"/>
          <w:szCs w:val="20"/>
        </w:rPr>
        <w:t>pour le salarié</w:t>
      </w:r>
      <w:r w:rsidR="00F10460">
        <w:rPr>
          <w:rFonts w:ascii="Century Gothic" w:hAnsi="Century Gothic"/>
          <w:sz w:val="20"/>
          <w:szCs w:val="20"/>
        </w:rPr>
        <w:t xml:space="preserve"> </w:t>
      </w:r>
      <w:r>
        <w:rPr>
          <w:rFonts w:ascii="Century Gothic" w:hAnsi="Century Gothic"/>
          <w:sz w:val="20"/>
          <w:szCs w:val="20"/>
        </w:rPr>
        <w:t>de re</w:t>
      </w:r>
      <w:r w:rsidR="00F10460">
        <w:rPr>
          <w:rFonts w:ascii="Century Gothic" w:hAnsi="Century Gothic"/>
          <w:sz w:val="20"/>
          <w:szCs w:val="20"/>
        </w:rPr>
        <w:t>s</w:t>
      </w:r>
      <w:r>
        <w:rPr>
          <w:rFonts w:ascii="Century Gothic" w:hAnsi="Century Gothic"/>
          <w:sz w:val="20"/>
          <w:szCs w:val="20"/>
        </w:rPr>
        <w:t xml:space="preserve">pecter les </w:t>
      </w:r>
      <w:r w:rsidR="00F10460">
        <w:rPr>
          <w:rFonts w:ascii="Century Gothic" w:hAnsi="Century Gothic"/>
          <w:sz w:val="20"/>
          <w:szCs w:val="20"/>
        </w:rPr>
        <w:t>durées minimales de repos quotidien et hebdomadaire</w:t>
      </w:r>
      <w:r w:rsidR="002F5366">
        <w:rPr>
          <w:rFonts w:ascii="Century Gothic" w:hAnsi="Century Gothic"/>
          <w:sz w:val="20"/>
          <w:szCs w:val="20"/>
        </w:rPr>
        <w:t xml:space="preserve"> ;</w:t>
      </w:r>
    </w:p>
    <w:p w14:paraId="524764CB" w14:textId="33863971" w:rsidR="00755F69" w:rsidRPr="005B7782" w:rsidRDefault="002F5366" w:rsidP="0021252C">
      <w:pPr>
        <w:numPr>
          <w:ilvl w:val="0"/>
          <w:numId w:val="9"/>
        </w:numPr>
        <w:pBdr>
          <w:bottom w:val="none" w:sz="0" w:space="2" w:color="auto"/>
        </w:pBdr>
        <w:spacing w:after="0" w:line="240" w:lineRule="auto"/>
        <w:jc w:val="both"/>
        <w:rPr>
          <w:rFonts w:ascii="Century Gothic" w:hAnsi="Century Gothic"/>
          <w:sz w:val="20"/>
          <w:szCs w:val="20"/>
        </w:rPr>
      </w:pPr>
      <w:r w:rsidRPr="0032320D">
        <w:rPr>
          <w:rFonts w:ascii="Century Gothic" w:hAnsi="Century Gothic"/>
          <w:sz w:val="20"/>
          <w:szCs w:val="20"/>
        </w:rPr>
        <w:t>les modalités selon lesquelles le salarié</w:t>
      </w:r>
      <w:r w:rsidR="00EC063F" w:rsidRPr="00131F89">
        <w:rPr>
          <w:rFonts w:ascii="Century Gothic" w:hAnsi="Century Gothic"/>
          <w:sz w:val="20"/>
          <w:szCs w:val="20"/>
        </w:rPr>
        <w:t xml:space="preserve"> </w:t>
      </w:r>
      <w:r w:rsidRPr="0032320D">
        <w:rPr>
          <w:rFonts w:ascii="Century Gothic" w:hAnsi="Century Gothic"/>
          <w:sz w:val="20"/>
          <w:szCs w:val="20"/>
        </w:rPr>
        <w:t>peu</w:t>
      </w:r>
      <w:r w:rsidR="00EC063F" w:rsidRPr="00131F89">
        <w:rPr>
          <w:rFonts w:ascii="Century Gothic" w:hAnsi="Century Gothic"/>
          <w:sz w:val="20"/>
          <w:szCs w:val="20"/>
        </w:rPr>
        <w:t xml:space="preserve">t exercer </w:t>
      </w:r>
      <w:r w:rsidR="00EC063F">
        <w:rPr>
          <w:rFonts w:ascii="Century Gothic" w:hAnsi="Century Gothic"/>
          <w:sz w:val="20"/>
          <w:szCs w:val="20"/>
        </w:rPr>
        <w:t>son</w:t>
      </w:r>
      <w:r w:rsidRPr="0032320D">
        <w:rPr>
          <w:rFonts w:ascii="Century Gothic" w:hAnsi="Century Gothic"/>
          <w:sz w:val="20"/>
          <w:szCs w:val="20"/>
        </w:rPr>
        <w:t xml:space="preserve"> droit à la déconnexion.</w:t>
      </w:r>
    </w:p>
    <w:p w14:paraId="17F2A31B" w14:textId="77777777" w:rsidR="0021252C" w:rsidRPr="005B7782" w:rsidRDefault="0021252C" w:rsidP="0021252C">
      <w:pPr>
        <w:pBdr>
          <w:bottom w:val="none" w:sz="0" w:space="2" w:color="auto"/>
        </w:pBdr>
        <w:spacing w:after="0" w:line="240" w:lineRule="auto"/>
        <w:ind w:left="585"/>
        <w:jc w:val="both"/>
        <w:rPr>
          <w:rFonts w:ascii="Century Gothic" w:hAnsi="Century Gothic"/>
          <w:sz w:val="20"/>
          <w:szCs w:val="20"/>
        </w:rPr>
      </w:pPr>
    </w:p>
    <w:p w14:paraId="788B69C2" w14:textId="2F4A7314" w:rsidR="0021252C" w:rsidRPr="005B7782" w:rsidRDefault="00207A82" w:rsidP="0032320D">
      <w:pPr>
        <w:spacing w:after="0" w:line="240" w:lineRule="auto"/>
        <w:jc w:val="both"/>
        <w:rPr>
          <w:rFonts w:ascii="Century Gothic" w:hAnsi="Century Gothic"/>
          <w:sz w:val="20"/>
          <w:szCs w:val="20"/>
        </w:rPr>
      </w:pPr>
      <w:r w:rsidRPr="005B7782">
        <w:rPr>
          <w:rFonts w:ascii="Century Gothic" w:hAnsi="Century Gothic"/>
          <w:sz w:val="20"/>
          <w:szCs w:val="20"/>
        </w:rPr>
        <w:t xml:space="preserve">    </w:t>
      </w:r>
    </w:p>
    <w:p w14:paraId="17653549" w14:textId="1EAFE0A1" w:rsidR="00755F69" w:rsidRPr="0032320D" w:rsidRDefault="001900D0" w:rsidP="00634207">
      <w:pPr>
        <w:spacing w:after="0" w:line="240" w:lineRule="auto"/>
        <w:ind w:firstLine="708"/>
        <w:rPr>
          <w:rFonts w:ascii="Century Gothic" w:hAnsi="Century Gothic"/>
          <w:b/>
          <w:i/>
          <w:sz w:val="20"/>
          <w:szCs w:val="20"/>
        </w:rPr>
      </w:pPr>
      <w:r w:rsidRPr="0032320D">
        <w:rPr>
          <w:rFonts w:ascii="Century Gothic" w:hAnsi="Century Gothic"/>
          <w:b/>
          <w:i/>
          <w:sz w:val="20"/>
          <w:szCs w:val="20"/>
        </w:rPr>
        <w:t>b)</w:t>
      </w:r>
      <w:r w:rsidR="00207A82" w:rsidRPr="0032320D">
        <w:rPr>
          <w:rFonts w:ascii="Century Gothic" w:hAnsi="Century Gothic"/>
          <w:b/>
          <w:i/>
          <w:sz w:val="20"/>
          <w:szCs w:val="20"/>
        </w:rPr>
        <w:t xml:space="preserve"> Nombre de jours travaillés et période de référence du forfait                           </w:t>
      </w:r>
    </w:p>
    <w:p w14:paraId="20B9E419" w14:textId="77777777" w:rsidR="0021252C" w:rsidRPr="005B7782" w:rsidRDefault="0021252C" w:rsidP="00204C46">
      <w:pPr>
        <w:spacing w:after="0" w:line="240" w:lineRule="auto"/>
        <w:jc w:val="both"/>
        <w:rPr>
          <w:rFonts w:ascii="Century Gothic" w:hAnsi="Century Gothic"/>
          <w:sz w:val="20"/>
          <w:szCs w:val="20"/>
        </w:rPr>
      </w:pPr>
    </w:p>
    <w:p w14:paraId="16705DDD"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 nombre de jours travaillés est fixé à hauteur de </w:t>
      </w:r>
      <w:r w:rsidR="0021252C" w:rsidRPr="005B7782">
        <w:rPr>
          <w:rFonts w:ascii="Century Gothic" w:hAnsi="Century Gothic"/>
          <w:i/>
          <w:sz w:val="20"/>
          <w:szCs w:val="20"/>
        </w:rPr>
        <w:t>218</w:t>
      </w:r>
      <w:r w:rsidRPr="005B7782">
        <w:rPr>
          <w:rFonts w:ascii="Century Gothic" w:hAnsi="Century Gothic"/>
          <w:sz w:val="20"/>
          <w:szCs w:val="20"/>
        </w:rPr>
        <w:t xml:space="preserve"> jours par an</w:t>
      </w:r>
      <w:r w:rsidR="00F10460">
        <w:rPr>
          <w:rFonts w:ascii="Century Gothic" w:hAnsi="Century Gothic"/>
          <w:sz w:val="20"/>
          <w:szCs w:val="20"/>
        </w:rPr>
        <w:t>, incluant l'accomplissement de la journée de solidarité</w:t>
      </w:r>
      <w:r w:rsidRPr="005B7782">
        <w:rPr>
          <w:rFonts w:ascii="Century Gothic" w:hAnsi="Century Gothic"/>
          <w:sz w:val="20"/>
          <w:szCs w:val="20"/>
        </w:rPr>
        <w:t>. Il s'entend du nombre de jours travaillés pour une année complète d'activité et pour les salariés justifiant d'un droit complet aux congés payés.</w:t>
      </w:r>
    </w:p>
    <w:p w14:paraId="6FCDA566" w14:textId="77777777" w:rsidR="0021252C" w:rsidRPr="005B7782" w:rsidRDefault="0021252C" w:rsidP="00204C46">
      <w:pPr>
        <w:spacing w:after="0" w:line="240" w:lineRule="auto"/>
        <w:jc w:val="both"/>
        <w:rPr>
          <w:rFonts w:ascii="Century Gothic" w:hAnsi="Century Gothic"/>
          <w:sz w:val="20"/>
          <w:szCs w:val="20"/>
        </w:rPr>
      </w:pPr>
    </w:p>
    <w:p w14:paraId="3F4F2A26"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 nombre de jours compris dans le forfait peut, par exception, être supérieur </w:t>
      </w:r>
      <w:r w:rsidR="00F66550">
        <w:rPr>
          <w:rFonts w:ascii="Century Gothic" w:hAnsi="Century Gothic"/>
          <w:sz w:val="20"/>
          <w:szCs w:val="20"/>
        </w:rPr>
        <w:t xml:space="preserve">lors de l'année d'embauche, </w:t>
      </w:r>
      <w:r w:rsidRPr="005B7782">
        <w:rPr>
          <w:rFonts w:ascii="Century Gothic" w:hAnsi="Century Gothic"/>
          <w:sz w:val="20"/>
          <w:szCs w:val="20"/>
        </w:rPr>
        <w:t xml:space="preserve">en cas de renonciation à des jours de repos ou </w:t>
      </w:r>
      <w:r w:rsidR="0021252C" w:rsidRPr="005B7782">
        <w:rPr>
          <w:rFonts w:ascii="Century Gothic" w:hAnsi="Century Gothic"/>
          <w:sz w:val="20"/>
          <w:szCs w:val="20"/>
        </w:rPr>
        <w:t xml:space="preserve">le cas échéant </w:t>
      </w:r>
      <w:r w:rsidRPr="005B7782">
        <w:rPr>
          <w:rFonts w:ascii="Century Gothic" w:hAnsi="Century Gothic"/>
          <w:sz w:val="20"/>
          <w:szCs w:val="20"/>
        </w:rPr>
        <w:t>de transfert de jours de repos sur le compte épargne-temps</w:t>
      </w:r>
      <w:r w:rsidR="00F10460">
        <w:rPr>
          <w:rFonts w:ascii="Century Gothic" w:hAnsi="Century Gothic"/>
          <w:sz w:val="20"/>
          <w:szCs w:val="20"/>
        </w:rPr>
        <w:t xml:space="preserve"> éventuellement en place dans l'entreprise</w:t>
      </w:r>
      <w:r w:rsidRPr="005B7782">
        <w:rPr>
          <w:rFonts w:ascii="Century Gothic" w:hAnsi="Century Gothic"/>
          <w:sz w:val="20"/>
          <w:szCs w:val="20"/>
        </w:rPr>
        <w:t>.</w:t>
      </w:r>
    </w:p>
    <w:p w14:paraId="5B10C374" w14:textId="77777777" w:rsidR="0021252C" w:rsidRPr="005B7782" w:rsidRDefault="0021252C" w:rsidP="00204C46">
      <w:pPr>
        <w:spacing w:after="0" w:line="240" w:lineRule="auto"/>
        <w:jc w:val="both"/>
        <w:rPr>
          <w:rFonts w:ascii="Century Gothic" w:hAnsi="Century Gothic"/>
          <w:sz w:val="20"/>
          <w:szCs w:val="20"/>
        </w:rPr>
      </w:pPr>
    </w:p>
    <w:p w14:paraId="2D271634" w14:textId="5C493204" w:rsidR="0021252C"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La période de référence annuelle de décompte des jours travaillés est </w:t>
      </w:r>
      <w:r w:rsidR="00F66550">
        <w:rPr>
          <w:rFonts w:ascii="Century Gothic" w:hAnsi="Century Gothic"/>
          <w:sz w:val="20"/>
          <w:szCs w:val="20"/>
        </w:rPr>
        <w:t>l'année civile, soit</w:t>
      </w:r>
      <w:r w:rsidR="00F66550" w:rsidRPr="005B7782">
        <w:rPr>
          <w:rFonts w:ascii="Century Gothic" w:hAnsi="Century Gothic"/>
          <w:sz w:val="20"/>
          <w:szCs w:val="20"/>
        </w:rPr>
        <w:t xml:space="preserve"> </w:t>
      </w:r>
      <w:r w:rsidRPr="005B7782">
        <w:rPr>
          <w:rFonts w:ascii="Century Gothic" w:hAnsi="Century Gothic"/>
          <w:sz w:val="20"/>
          <w:szCs w:val="20"/>
        </w:rPr>
        <w:t xml:space="preserve">du </w:t>
      </w:r>
      <w:r w:rsidR="00406CD9" w:rsidRPr="005B7782">
        <w:rPr>
          <w:rFonts w:ascii="Century Gothic" w:hAnsi="Century Gothic"/>
          <w:i/>
          <w:sz w:val="20"/>
          <w:szCs w:val="20"/>
        </w:rPr>
        <w:t>1</w:t>
      </w:r>
      <w:r w:rsidR="00406CD9" w:rsidRPr="005B7782">
        <w:rPr>
          <w:rFonts w:ascii="Century Gothic" w:hAnsi="Century Gothic"/>
          <w:i/>
          <w:sz w:val="20"/>
          <w:szCs w:val="20"/>
          <w:vertAlign w:val="superscript"/>
        </w:rPr>
        <w:t>er</w:t>
      </w:r>
      <w:r w:rsidR="00406CD9" w:rsidRPr="005B7782">
        <w:rPr>
          <w:rFonts w:ascii="Century Gothic" w:hAnsi="Century Gothic"/>
          <w:i/>
          <w:sz w:val="20"/>
          <w:szCs w:val="20"/>
        </w:rPr>
        <w:t xml:space="preserve"> janvier au 31 décembre</w:t>
      </w:r>
      <w:r w:rsidRPr="005B7782">
        <w:rPr>
          <w:rFonts w:ascii="Century Gothic" w:hAnsi="Century Gothic"/>
          <w:sz w:val="20"/>
          <w:szCs w:val="20"/>
        </w:rPr>
        <w:t xml:space="preserve">. </w:t>
      </w:r>
    </w:p>
    <w:p w14:paraId="4F8B934B" w14:textId="77777777" w:rsidR="0021252C" w:rsidRPr="005B7782" w:rsidRDefault="0021252C" w:rsidP="00204C46">
      <w:pPr>
        <w:spacing w:after="0" w:line="240" w:lineRule="auto"/>
        <w:jc w:val="both"/>
        <w:rPr>
          <w:rFonts w:ascii="Century Gothic" w:hAnsi="Century Gothic"/>
          <w:sz w:val="20"/>
          <w:szCs w:val="20"/>
        </w:rPr>
      </w:pPr>
    </w:p>
    <w:p w14:paraId="389E8C3F"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terme « année » dans le présent accord correspond à la période de référence telle que déterminée ci-dessus.</w:t>
      </w:r>
    </w:p>
    <w:p w14:paraId="35772B39" w14:textId="77777777" w:rsidR="006C2990" w:rsidRPr="005B7782" w:rsidRDefault="006C2990" w:rsidP="00204C46">
      <w:pPr>
        <w:spacing w:after="0" w:line="240" w:lineRule="auto"/>
        <w:jc w:val="both"/>
        <w:rPr>
          <w:rFonts w:ascii="Century Gothic" w:hAnsi="Century Gothic"/>
          <w:sz w:val="20"/>
          <w:szCs w:val="20"/>
        </w:rPr>
      </w:pPr>
    </w:p>
    <w:p w14:paraId="37C1F77C" w14:textId="620D1CA0" w:rsidR="00755F69" w:rsidRPr="0032320D" w:rsidRDefault="001900D0" w:rsidP="0032320D">
      <w:pPr>
        <w:spacing w:after="0" w:line="240" w:lineRule="auto"/>
        <w:ind w:firstLine="708"/>
        <w:rPr>
          <w:rFonts w:ascii="Century Gothic" w:hAnsi="Century Gothic"/>
          <w:b/>
          <w:i/>
          <w:sz w:val="20"/>
          <w:szCs w:val="20"/>
        </w:rPr>
      </w:pPr>
      <w:r w:rsidRPr="0032320D">
        <w:rPr>
          <w:rFonts w:ascii="Century Gothic" w:hAnsi="Century Gothic"/>
          <w:b/>
          <w:i/>
          <w:sz w:val="20"/>
          <w:szCs w:val="20"/>
        </w:rPr>
        <w:t>c)</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 xml:space="preserve">Décompte du temps de travail                           </w:t>
      </w:r>
    </w:p>
    <w:p w14:paraId="2740185B" w14:textId="77777777" w:rsidR="00406CD9" w:rsidRPr="005B7782" w:rsidRDefault="00406CD9" w:rsidP="00204C46">
      <w:pPr>
        <w:spacing w:after="0" w:line="240" w:lineRule="auto"/>
        <w:jc w:val="both"/>
        <w:rPr>
          <w:rFonts w:ascii="Century Gothic" w:hAnsi="Century Gothic"/>
          <w:sz w:val="20"/>
          <w:szCs w:val="20"/>
        </w:rPr>
      </w:pPr>
    </w:p>
    <w:p w14:paraId="60F31966"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temps de trav</w:t>
      </w:r>
      <w:r w:rsidRPr="0032320D">
        <w:rPr>
          <w:rFonts w:ascii="Century Gothic" w:hAnsi="Century Gothic"/>
          <w:sz w:val="20"/>
          <w:szCs w:val="20"/>
        </w:rPr>
        <w:t>ail des salariés en forfait en jours est décompté en journées ou, le cas échéant, en demi-journées.</w:t>
      </w:r>
    </w:p>
    <w:p w14:paraId="69223CB0" w14:textId="77777777" w:rsidR="00406CD9" w:rsidRPr="005B7782" w:rsidRDefault="00406CD9" w:rsidP="00204C46">
      <w:pPr>
        <w:spacing w:after="0" w:line="240" w:lineRule="auto"/>
        <w:jc w:val="both"/>
        <w:rPr>
          <w:rFonts w:ascii="Century Gothic" w:hAnsi="Century Gothic"/>
          <w:sz w:val="20"/>
          <w:szCs w:val="20"/>
        </w:rPr>
      </w:pPr>
    </w:p>
    <w:p w14:paraId="617F1596"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Les salariés organisent librement leur temps de travail. Ils sont toutefois tenus de respecter :</w:t>
      </w:r>
    </w:p>
    <w:p w14:paraId="4056480D" w14:textId="3F593805" w:rsidR="00755F69" w:rsidRPr="005B7782" w:rsidRDefault="00755F69" w:rsidP="0032320D">
      <w:pPr>
        <w:pBdr>
          <w:bottom w:val="none" w:sz="0" w:space="2" w:color="auto"/>
        </w:pBdr>
        <w:spacing w:after="0" w:line="240" w:lineRule="auto"/>
        <w:jc w:val="both"/>
        <w:rPr>
          <w:rFonts w:ascii="Century Gothic" w:hAnsi="Century Gothic"/>
          <w:sz w:val="20"/>
          <w:szCs w:val="20"/>
        </w:rPr>
      </w:pPr>
    </w:p>
    <w:p w14:paraId="4916EB45" w14:textId="77777777" w:rsidR="00755F69" w:rsidRDefault="00207A82" w:rsidP="00406CD9">
      <w:pPr>
        <w:numPr>
          <w:ilvl w:val="0"/>
          <w:numId w:val="10"/>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un repos quotidien d'une durée minimale de 11 heures consécutives ;</w:t>
      </w:r>
    </w:p>
    <w:p w14:paraId="0F4C9A06" w14:textId="77777777" w:rsidR="00E656AE" w:rsidRPr="005B7782" w:rsidRDefault="00E656AE" w:rsidP="0032320D">
      <w:pPr>
        <w:pBdr>
          <w:bottom w:val="none" w:sz="0" w:space="2" w:color="auto"/>
        </w:pBdr>
        <w:spacing w:after="0" w:line="240" w:lineRule="auto"/>
        <w:ind w:left="225"/>
        <w:jc w:val="both"/>
        <w:rPr>
          <w:rFonts w:ascii="Century Gothic" w:hAnsi="Century Gothic"/>
          <w:sz w:val="20"/>
          <w:szCs w:val="20"/>
        </w:rPr>
      </w:pPr>
    </w:p>
    <w:p w14:paraId="08BD977F" w14:textId="77777777" w:rsidR="00755F69" w:rsidRPr="005B7782" w:rsidRDefault="00207A82" w:rsidP="00406CD9">
      <w:pPr>
        <w:numPr>
          <w:ilvl w:val="0"/>
          <w:numId w:val="10"/>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un repos hebdomadaire d'une durée minimale de 24 heures consécutives auxquelles s'ajoutent les heures consécutives de repos quotidien, soit 35 heures au total.</w:t>
      </w:r>
    </w:p>
    <w:p w14:paraId="6C69A944" w14:textId="77777777" w:rsidR="001949E8" w:rsidRPr="005B7782" w:rsidRDefault="001949E8" w:rsidP="001949E8">
      <w:pPr>
        <w:pBdr>
          <w:bottom w:val="none" w:sz="0" w:space="2" w:color="auto"/>
        </w:pBdr>
        <w:spacing w:after="0" w:line="240" w:lineRule="auto"/>
        <w:jc w:val="both"/>
        <w:rPr>
          <w:rFonts w:ascii="Century Gothic" w:hAnsi="Century Gothic"/>
          <w:sz w:val="20"/>
          <w:szCs w:val="20"/>
        </w:rPr>
      </w:pPr>
    </w:p>
    <w:p w14:paraId="2C8F9682" w14:textId="5CC6FCAB" w:rsidR="00755F69" w:rsidRPr="005B7782" w:rsidRDefault="00207A82" w:rsidP="001949E8">
      <w:pPr>
        <w:spacing w:after="0" w:line="240" w:lineRule="auto"/>
        <w:jc w:val="both"/>
        <w:rPr>
          <w:rFonts w:ascii="Century Gothic" w:hAnsi="Century Gothic"/>
          <w:sz w:val="20"/>
          <w:szCs w:val="20"/>
        </w:rPr>
      </w:pPr>
      <w:r w:rsidRPr="005B7782">
        <w:rPr>
          <w:rFonts w:ascii="Century Gothic" w:hAnsi="Century Gothic"/>
          <w:sz w:val="20"/>
          <w:szCs w:val="20"/>
        </w:rPr>
        <w:t>Le nombre de jour</w:t>
      </w:r>
      <w:r w:rsidRPr="0040307D">
        <w:rPr>
          <w:rFonts w:ascii="Century Gothic" w:hAnsi="Century Gothic"/>
          <w:sz w:val="20"/>
          <w:szCs w:val="20"/>
        </w:rPr>
        <w:t>nées ou demi-journées travaill</w:t>
      </w:r>
      <w:r w:rsidRPr="005B7782">
        <w:rPr>
          <w:rFonts w:ascii="Century Gothic" w:hAnsi="Century Gothic"/>
          <w:sz w:val="20"/>
          <w:szCs w:val="20"/>
        </w:rPr>
        <w:t>ées, de repos ainsi que le bénéfice des repos quotidien et hebdomadaire sont déclarées par les salariés selon la procédure prévue</w:t>
      </w:r>
      <w:r w:rsidR="008B3C97">
        <w:rPr>
          <w:rFonts w:ascii="Century Gothic" w:hAnsi="Century Gothic"/>
          <w:sz w:val="20"/>
          <w:szCs w:val="20"/>
        </w:rPr>
        <w:t xml:space="preserve"> au présent article</w:t>
      </w:r>
      <w:r w:rsidRPr="005B7782">
        <w:rPr>
          <w:rFonts w:ascii="Century Gothic" w:hAnsi="Century Gothic"/>
          <w:sz w:val="20"/>
          <w:szCs w:val="20"/>
        </w:rPr>
        <w:t>.</w:t>
      </w:r>
    </w:p>
    <w:p w14:paraId="1B8DB5FF" w14:textId="77777777" w:rsidR="00406CD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68BB707" w14:textId="0155DC2D" w:rsidR="00406CD9" w:rsidRPr="0032320D" w:rsidRDefault="001900D0" w:rsidP="00634207">
      <w:pPr>
        <w:spacing w:after="0" w:line="240" w:lineRule="auto"/>
        <w:ind w:firstLine="708"/>
        <w:rPr>
          <w:rFonts w:ascii="Century Gothic" w:hAnsi="Century Gothic"/>
          <w:b/>
          <w:i/>
          <w:sz w:val="20"/>
          <w:szCs w:val="20"/>
        </w:rPr>
      </w:pPr>
      <w:r w:rsidRPr="0032320D">
        <w:rPr>
          <w:rFonts w:ascii="Century Gothic" w:hAnsi="Century Gothic"/>
          <w:b/>
          <w:i/>
          <w:sz w:val="20"/>
          <w:szCs w:val="20"/>
        </w:rPr>
        <w:t>d)</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 xml:space="preserve">Nombre de jours de repos  </w:t>
      </w:r>
    </w:p>
    <w:p w14:paraId="58F954A5"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70311442"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Un nombre de jours de repos est déterminé chaque année pour respecter le nombre de jours travaillés prévus dans la convention individuelle de forfait en jours.</w:t>
      </w:r>
    </w:p>
    <w:p w14:paraId="25E30B69" w14:textId="77777777" w:rsidR="00406CD9" w:rsidRPr="005B7782" w:rsidRDefault="00406CD9" w:rsidP="00204C46">
      <w:pPr>
        <w:spacing w:after="0" w:line="240" w:lineRule="auto"/>
        <w:jc w:val="both"/>
        <w:rPr>
          <w:rFonts w:ascii="Century Gothic" w:hAnsi="Century Gothic"/>
          <w:sz w:val="20"/>
          <w:szCs w:val="20"/>
        </w:rPr>
      </w:pPr>
    </w:p>
    <w:p w14:paraId="1239701F"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méthode de calcul pour définir le nombre de jours de repos est la suivante :</w:t>
      </w:r>
    </w:p>
    <w:p w14:paraId="408F18D9" w14:textId="77777777" w:rsidR="00406CD9" w:rsidRPr="005B7782" w:rsidRDefault="00406CD9" w:rsidP="00204C46">
      <w:pPr>
        <w:spacing w:after="0" w:line="240" w:lineRule="auto"/>
        <w:jc w:val="both"/>
        <w:rPr>
          <w:rFonts w:ascii="Century Gothic" w:hAnsi="Century Gothic"/>
          <w:sz w:val="20"/>
          <w:szCs w:val="20"/>
        </w:rPr>
      </w:pPr>
    </w:p>
    <w:p w14:paraId="4CB91087" w14:textId="34217F8D" w:rsidR="00755F69" w:rsidRPr="005B7782" w:rsidRDefault="001949E8" w:rsidP="00204C46">
      <w:pPr>
        <w:spacing w:after="0" w:line="240" w:lineRule="auto"/>
        <w:jc w:val="both"/>
        <w:rPr>
          <w:rFonts w:ascii="Century Gothic" w:hAnsi="Century Gothic"/>
          <w:sz w:val="20"/>
          <w:szCs w:val="20"/>
        </w:rPr>
      </w:pPr>
      <w:r w:rsidRPr="005B7782">
        <w:rPr>
          <w:rFonts w:ascii="Century Gothic" w:hAnsi="Century Gothic"/>
          <w:sz w:val="20"/>
          <w:szCs w:val="20"/>
        </w:rPr>
        <w:t>Nombre de jours calendaires</w:t>
      </w:r>
      <w:r w:rsidR="00207A82" w:rsidRPr="005B7782">
        <w:rPr>
          <w:rFonts w:ascii="Century Gothic" w:hAnsi="Century Gothic"/>
          <w:sz w:val="20"/>
          <w:szCs w:val="20"/>
        </w:rPr>
        <w:t xml:space="preserve"> - Nombre de jours de repos hebdomadaire (samedis et dimanches) - Nombre de jours fériés chômés tombant un jour ouvré</w:t>
      </w:r>
      <w:r w:rsidRPr="005B7782">
        <w:rPr>
          <w:rFonts w:ascii="Century Gothic" w:hAnsi="Century Gothic"/>
          <w:sz w:val="20"/>
          <w:szCs w:val="20"/>
        </w:rPr>
        <w:t xml:space="preserve"> </w:t>
      </w:r>
      <w:r w:rsidR="00207A82" w:rsidRPr="005B7782">
        <w:rPr>
          <w:rFonts w:ascii="Century Gothic" w:hAnsi="Century Gothic"/>
          <w:sz w:val="20"/>
          <w:szCs w:val="20"/>
        </w:rPr>
        <w:t>- Nombre de jours de congés payés - Nombre de jours travaillés</w:t>
      </w:r>
      <w:r w:rsidRPr="005B7782">
        <w:rPr>
          <w:rFonts w:ascii="Century Gothic" w:hAnsi="Century Gothic"/>
          <w:sz w:val="20"/>
          <w:szCs w:val="20"/>
        </w:rPr>
        <w:t xml:space="preserve"> </w:t>
      </w:r>
      <w:r w:rsidR="00E656AE">
        <w:rPr>
          <w:rFonts w:ascii="Century Gothic" w:hAnsi="Century Gothic"/>
          <w:sz w:val="20"/>
          <w:szCs w:val="20"/>
        </w:rPr>
        <w:t xml:space="preserve">au titre de la convention de forfait en jours </w:t>
      </w:r>
      <w:r w:rsidR="00207A82" w:rsidRPr="005B7782">
        <w:rPr>
          <w:rFonts w:ascii="Century Gothic" w:hAnsi="Century Gothic"/>
          <w:sz w:val="20"/>
          <w:szCs w:val="20"/>
        </w:rPr>
        <w:t xml:space="preserve">= </w:t>
      </w:r>
      <w:r w:rsidR="00207A82" w:rsidRPr="0032320D">
        <w:rPr>
          <w:rFonts w:ascii="Century Gothic" w:hAnsi="Century Gothic"/>
          <w:b/>
          <w:sz w:val="20"/>
          <w:szCs w:val="20"/>
        </w:rPr>
        <w:t>Nombre de jours de repos par an.</w:t>
      </w:r>
    </w:p>
    <w:p w14:paraId="72BBE0C2" w14:textId="77777777" w:rsidR="00406CD9" w:rsidRPr="005B7782" w:rsidRDefault="00406CD9" w:rsidP="00204C46">
      <w:pPr>
        <w:spacing w:after="0" w:line="240" w:lineRule="auto"/>
        <w:jc w:val="both"/>
        <w:rPr>
          <w:rFonts w:ascii="Century Gothic" w:hAnsi="Century Gothic"/>
          <w:sz w:val="20"/>
          <w:szCs w:val="20"/>
        </w:rPr>
      </w:pPr>
    </w:p>
    <w:p w14:paraId="2CAA6AE3" w14:textId="2A762F8F" w:rsidR="00755F69"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Ce calcul ne comprend pas les congés supplémentaires légaux ou conventionnels (congés pour évènements familiaux, congé de maternité ou paternité, etc.) lesquels se déduisent du nombre de jours travaillés.</w:t>
      </w:r>
    </w:p>
    <w:p w14:paraId="20D35C69" w14:textId="77777777" w:rsidR="002F5366" w:rsidRDefault="002F5366" w:rsidP="00204C46">
      <w:pPr>
        <w:spacing w:after="0" w:line="240" w:lineRule="auto"/>
        <w:jc w:val="both"/>
        <w:rPr>
          <w:rFonts w:ascii="Century Gothic" w:hAnsi="Century Gothic"/>
          <w:sz w:val="20"/>
          <w:szCs w:val="20"/>
        </w:rPr>
      </w:pPr>
    </w:p>
    <w:p w14:paraId="3484CA19" w14:textId="4A146177" w:rsidR="00DA0828" w:rsidRDefault="00DA0828" w:rsidP="00DA0828">
      <w:pPr>
        <w:spacing w:after="0" w:line="240" w:lineRule="auto"/>
        <w:jc w:val="both"/>
        <w:rPr>
          <w:rFonts w:ascii="Century Gothic" w:hAnsi="Century Gothic"/>
          <w:sz w:val="20"/>
          <w:szCs w:val="20"/>
        </w:rPr>
      </w:pPr>
      <w:r w:rsidRPr="00DA0828">
        <w:rPr>
          <w:rFonts w:ascii="Century Gothic" w:hAnsi="Century Gothic"/>
          <w:sz w:val="20"/>
          <w:szCs w:val="20"/>
        </w:rPr>
        <w:t xml:space="preserve">Ces </w:t>
      </w:r>
      <w:r>
        <w:rPr>
          <w:rFonts w:ascii="Century Gothic" w:hAnsi="Century Gothic"/>
          <w:sz w:val="20"/>
          <w:szCs w:val="20"/>
        </w:rPr>
        <w:t>jours de repos</w:t>
      </w:r>
      <w:r w:rsidRPr="00DA0828">
        <w:rPr>
          <w:rFonts w:ascii="Century Gothic" w:hAnsi="Century Gothic"/>
          <w:sz w:val="20"/>
          <w:szCs w:val="20"/>
        </w:rPr>
        <w:t xml:space="preserve"> seront acquis au mois le mois, au regard du temps de travail effectif des salariés concernés sur le mois considéré. </w:t>
      </w:r>
    </w:p>
    <w:p w14:paraId="55467866" w14:textId="77777777" w:rsidR="00DA0828" w:rsidRPr="00DA0828" w:rsidRDefault="00DA0828" w:rsidP="00DA0828">
      <w:pPr>
        <w:spacing w:after="0" w:line="240" w:lineRule="auto"/>
        <w:jc w:val="both"/>
        <w:rPr>
          <w:rFonts w:ascii="Century Gothic" w:hAnsi="Century Gothic"/>
          <w:sz w:val="20"/>
          <w:szCs w:val="20"/>
        </w:rPr>
      </w:pPr>
    </w:p>
    <w:p w14:paraId="678CE8BB" w14:textId="1295E658" w:rsidR="002F5366" w:rsidRDefault="00DA0828" w:rsidP="00DA0828">
      <w:pPr>
        <w:spacing w:after="0" w:line="240" w:lineRule="auto"/>
        <w:jc w:val="both"/>
        <w:rPr>
          <w:rFonts w:ascii="Century Gothic" w:hAnsi="Century Gothic"/>
          <w:sz w:val="20"/>
          <w:szCs w:val="20"/>
        </w:rPr>
      </w:pPr>
      <w:r w:rsidRPr="00DA0828">
        <w:rPr>
          <w:rFonts w:ascii="Century Gothic" w:hAnsi="Century Gothic"/>
          <w:sz w:val="20"/>
          <w:szCs w:val="20"/>
        </w:rPr>
        <w:t xml:space="preserve">Ainsi, chaque mois, les salariés concernés acquerront un nombre de </w:t>
      </w:r>
      <w:r>
        <w:rPr>
          <w:rFonts w:ascii="Century Gothic" w:hAnsi="Century Gothic"/>
          <w:sz w:val="20"/>
          <w:szCs w:val="20"/>
        </w:rPr>
        <w:t>jours de repos</w:t>
      </w:r>
      <w:r w:rsidRPr="00DA0828">
        <w:rPr>
          <w:rFonts w:ascii="Century Gothic" w:hAnsi="Century Gothic"/>
          <w:sz w:val="20"/>
          <w:szCs w:val="20"/>
        </w:rPr>
        <w:t xml:space="preserve"> égal au nombre de </w:t>
      </w:r>
      <w:r>
        <w:rPr>
          <w:rFonts w:ascii="Century Gothic" w:hAnsi="Century Gothic"/>
          <w:sz w:val="20"/>
          <w:szCs w:val="20"/>
        </w:rPr>
        <w:t>jours de repos</w:t>
      </w:r>
      <w:r w:rsidRPr="00DA0828">
        <w:rPr>
          <w:rFonts w:ascii="Century Gothic" w:hAnsi="Century Gothic"/>
          <w:sz w:val="20"/>
          <w:szCs w:val="20"/>
        </w:rPr>
        <w:t xml:space="preserve"> sur l'année considérée, divisé par 12. </w:t>
      </w:r>
      <w:r>
        <w:rPr>
          <w:rFonts w:ascii="Century Gothic" w:hAnsi="Century Gothic"/>
          <w:sz w:val="20"/>
          <w:szCs w:val="20"/>
        </w:rPr>
        <w:t xml:space="preserve"> </w:t>
      </w:r>
    </w:p>
    <w:p w14:paraId="4039C271" w14:textId="77777777" w:rsidR="00606414" w:rsidRDefault="00606414" w:rsidP="00DA0828">
      <w:pPr>
        <w:spacing w:after="0" w:line="240" w:lineRule="auto"/>
        <w:jc w:val="both"/>
        <w:rPr>
          <w:rFonts w:ascii="Century Gothic" w:hAnsi="Century Gothic"/>
          <w:sz w:val="20"/>
          <w:szCs w:val="20"/>
        </w:rPr>
      </w:pPr>
    </w:p>
    <w:p w14:paraId="2CB4A4BB" w14:textId="73E4C4E6" w:rsidR="00606414" w:rsidRPr="0032320D" w:rsidRDefault="00606414" w:rsidP="00DA0828">
      <w:pPr>
        <w:spacing w:after="0" w:line="240" w:lineRule="auto"/>
        <w:jc w:val="both"/>
        <w:rPr>
          <w:rFonts w:ascii="Century Gothic" w:hAnsi="Century Gothic"/>
          <w:b/>
          <w:i/>
          <w:sz w:val="20"/>
          <w:szCs w:val="20"/>
        </w:rPr>
      </w:pPr>
      <w:r w:rsidRPr="0032320D">
        <w:rPr>
          <w:rFonts w:ascii="Century Gothic" w:hAnsi="Century Gothic"/>
          <w:b/>
          <w:i/>
          <w:sz w:val="20"/>
          <w:szCs w:val="20"/>
        </w:rPr>
        <w:t>Nombre de jours de repos sur les prochaines années (à titre indicatif)</w:t>
      </w:r>
    </w:p>
    <w:p w14:paraId="500118B9" w14:textId="77777777" w:rsidR="00606414" w:rsidRDefault="00606414" w:rsidP="00DA0828">
      <w:pPr>
        <w:spacing w:after="0" w:line="240" w:lineRule="auto"/>
        <w:jc w:val="both"/>
        <w:rPr>
          <w:rFonts w:ascii="Century Gothic" w:hAnsi="Century Gothic"/>
          <w:sz w:val="20"/>
          <w:szCs w:val="20"/>
        </w:rPr>
      </w:pPr>
    </w:p>
    <w:tbl>
      <w:tblPr>
        <w:tblStyle w:val="Grilledutableau"/>
        <w:tblW w:w="9236" w:type="dxa"/>
        <w:tblInd w:w="-176" w:type="dxa"/>
        <w:tblLook w:val="04A0" w:firstRow="1" w:lastRow="0" w:firstColumn="1" w:lastColumn="0" w:noHBand="0" w:noVBand="1"/>
      </w:tblPr>
      <w:tblGrid>
        <w:gridCol w:w="1582"/>
        <w:gridCol w:w="1577"/>
        <w:gridCol w:w="1452"/>
        <w:gridCol w:w="1577"/>
        <w:gridCol w:w="1524"/>
        <w:gridCol w:w="1524"/>
      </w:tblGrid>
      <w:tr w:rsidR="00A27367" w:rsidRPr="00606414" w14:paraId="2EED44AB" w14:textId="5843EFF0" w:rsidTr="00A27367">
        <w:tc>
          <w:tcPr>
            <w:tcW w:w="1582" w:type="dxa"/>
            <w:shd w:val="clear" w:color="auto" w:fill="B4C6E7" w:themeFill="accent1" w:themeFillTint="66"/>
            <w:vAlign w:val="center"/>
          </w:tcPr>
          <w:p w14:paraId="0730B7C8" w14:textId="77777777" w:rsidR="00A27367" w:rsidRPr="00606414" w:rsidRDefault="00A27367" w:rsidP="0032320D">
            <w:pPr>
              <w:jc w:val="center"/>
              <w:rPr>
                <w:rFonts w:ascii="Century Gothic" w:hAnsi="Century Gothic"/>
                <w:b/>
                <w:i/>
                <w:sz w:val="20"/>
                <w:szCs w:val="20"/>
              </w:rPr>
            </w:pPr>
            <w:r w:rsidRPr="00606414">
              <w:rPr>
                <w:rFonts w:ascii="Century Gothic" w:hAnsi="Century Gothic"/>
                <w:b/>
                <w:i/>
                <w:sz w:val="20"/>
                <w:szCs w:val="20"/>
              </w:rPr>
              <w:t>Année civile</w:t>
            </w:r>
          </w:p>
        </w:tc>
        <w:tc>
          <w:tcPr>
            <w:tcW w:w="1577" w:type="dxa"/>
            <w:shd w:val="clear" w:color="auto" w:fill="B4C6E7" w:themeFill="accent1" w:themeFillTint="66"/>
            <w:vAlign w:val="center"/>
          </w:tcPr>
          <w:p w14:paraId="003E7A39" w14:textId="77777777" w:rsidR="00A27367" w:rsidRPr="00606414" w:rsidRDefault="00A27367" w:rsidP="0032320D">
            <w:pPr>
              <w:jc w:val="center"/>
              <w:rPr>
                <w:rFonts w:ascii="Century Gothic" w:hAnsi="Century Gothic"/>
                <w:b/>
                <w:i/>
                <w:sz w:val="20"/>
                <w:szCs w:val="20"/>
              </w:rPr>
            </w:pPr>
          </w:p>
          <w:p w14:paraId="77E38730" w14:textId="630FCDCD" w:rsidR="00A27367" w:rsidRPr="00606414" w:rsidRDefault="00A27367" w:rsidP="0032320D">
            <w:pPr>
              <w:jc w:val="center"/>
              <w:rPr>
                <w:rFonts w:ascii="Century Gothic" w:hAnsi="Century Gothic"/>
                <w:b/>
                <w:i/>
                <w:sz w:val="20"/>
                <w:szCs w:val="20"/>
              </w:rPr>
            </w:pPr>
            <w:r>
              <w:rPr>
                <w:rFonts w:ascii="Century Gothic" w:hAnsi="Century Gothic"/>
                <w:b/>
                <w:i/>
                <w:sz w:val="20"/>
                <w:szCs w:val="20"/>
              </w:rPr>
              <w:t>2023</w:t>
            </w:r>
          </w:p>
          <w:p w14:paraId="6EC63C44" w14:textId="77777777" w:rsidR="00A27367" w:rsidRPr="00606414" w:rsidRDefault="00A27367" w:rsidP="0032320D">
            <w:pPr>
              <w:jc w:val="center"/>
              <w:rPr>
                <w:rFonts w:ascii="Century Gothic" w:hAnsi="Century Gothic"/>
                <w:b/>
                <w:i/>
                <w:sz w:val="20"/>
                <w:szCs w:val="20"/>
              </w:rPr>
            </w:pPr>
          </w:p>
        </w:tc>
        <w:tc>
          <w:tcPr>
            <w:tcW w:w="1452" w:type="dxa"/>
            <w:shd w:val="clear" w:color="auto" w:fill="B4C6E7" w:themeFill="accent1" w:themeFillTint="66"/>
            <w:vAlign w:val="center"/>
          </w:tcPr>
          <w:p w14:paraId="4602E048" w14:textId="496FDBB7" w:rsidR="00A27367" w:rsidRPr="00606414" w:rsidRDefault="00A27367" w:rsidP="0032320D">
            <w:pPr>
              <w:jc w:val="center"/>
              <w:rPr>
                <w:rFonts w:ascii="Century Gothic" w:hAnsi="Century Gothic"/>
                <w:b/>
                <w:i/>
                <w:sz w:val="20"/>
                <w:szCs w:val="20"/>
              </w:rPr>
            </w:pPr>
            <w:r>
              <w:rPr>
                <w:rFonts w:ascii="Century Gothic" w:hAnsi="Century Gothic"/>
                <w:b/>
                <w:i/>
                <w:sz w:val="20"/>
                <w:szCs w:val="20"/>
              </w:rPr>
              <w:t>2024</w:t>
            </w:r>
          </w:p>
        </w:tc>
        <w:tc>
          <w:tcPr>
            <w:tcW w:w="1577" w:type="dxa"/>
            <w:shd w:val="clear" w:color="auto" w:fill="B4C6E7" w:themeFill="accent1" w:themeFillTint="66"/>
            <w:vAlign w:val="center"/>
          </w:tcPr>
          <w:p w14:paraId="7763136D" w14:textId="32757702" w:rsidR="00A27367" w:rsidRPr="00606414" w:rsidRDefault="00A27367" w:rsidP="0032320D">
            <w:pPr>
              <w:jc w:val="center"/>
              <w:rPr>
                <w:rFonts w:ascii="Century Gothic" w:hAnsi="Century Gothic"/>
                <w:b/>
                <w:i/>
                <w:sz w:val="20"/>
                <w:szCs w:val="20"/>
              </w:rPr>
            </w:pPr>
            <w:r>
              <w:rPr>
                <w:rFonts w:ascii="Century Gothic" w:hAnsi="Century Gothic"/>
                <w:b/>
                <w:i/>
                <w:sz w:val="20"/>
                <w:szCs w:val="20"/>
              </w:rPr>
              <w:t>2025</w:t>
            </w:r>
          </w:p>
        </w:tc>
        <w:tc>
          <w:tcPr>
            <w:tcW w:w="1524" w:type="dxa"/>
            <w:shd w:val="clear" w:color="auto" w:fill="B4C6E7" w:themeFill="accent1" w:themeFillTint="66"/>
          </w:tcPr>
          <w:p w14:paraId="336CC629" w14:textId="77777777" w:rsidR="00A27367" w:rsidRPr="002828D1" w:rsidRDefault="00A27367" w:rsidP="0032320D">
            <w:pPr>
              <w:jc w:val="center"/>
              <w:rPr>
                <w:rFonts w:ascii="Century Gothic" w:hAnsi="Century Gothic"/>
                <w:b/>
                <w:i/>
                <w:sz w:val="20"/>
                <w:szCs w:val="20"/>
              </w:rPr>
            </w:pPr>
          </w:p>
          <w:p w14:paraId="4158B4F6" w14:textId="6327D98A" w:rsidR="00A27367" w:rsidRPr="002828D1" w:rsidRDefault="00A27367" w:rsidP="0032320D">
            <w:pPr>
              <w:jc w:val="center"/>
              <w:rPr>
                <w:rFonts w:ascii="Century Gothic" w:hAnsi="Century Gothic"/>
                <w:b/>
                <w:i/>
                <w:sz w:val="20"/>
                <w:szCs w:val="20"/>
              </w:rPr>
            </w:pPr>
            <w:r w:rsidRPr="002828D1">
              <w:rPr>
                <w:rFonts w:ascii="Century Gothic" w:hAnsi="Century Gothic"/>
                <w:b/>
                <w:i/>
                <w:sz w:val="20"/>
                <w:szCs w:val="20"/>
              </w:rPr>
              <w:t>2026</w:t>
            </w:r>
          </w:p>
        </w:tc>
        <w:tc>
          <w:tcPr>
            <w:tcW w:w="1524" w:type="dxa"/>
            <w:shd w:val="clear" w:color="auto" w:fill="B4C6E7" w:themeFill="accent1" w:themeFillTint="66"/>
          </w:tcPr>
          <w:p w14:paraId="1CF40D9D" w14:textId="77777777" w:rsidR="00A27367" w:rsidRPr="002828D1" w:rsidRDefault="00A27367" w:rsidP="0032320D">
            <w:pPr>
              <w:jc w:val="center"/>
              <w:rPr>
                <w:rFonts w:ascii="Century Gothic" w:hAnsi="Century Gothic"/>
                <w:b/>
                <w:i/>
                <w:sz w:val="20"/>
                <w:szCs w:val="20"/>
              </w:rPr>
            </w:pPr>
          </w:p>
          <w:p w14:paraId="032314FE" w14:textId="2D4CEF3A" w:rsidR="00A27367" w:rsidRPr="002828D1" w:rsidRDefault="00A27367" w:rsidP="0032320D">
            <w:pPr>
              <w:jc w:val="center"/>
              <w:rPr>
                <w:rFonts w:ascii="Century Gothic" w:hAnsi="Century Gothic"/>
                <w:b/>
                <w:i/>
                <w:sz w:val="20"/>
                <w:szCs w:val="20"/>
              </w:rPr>
            </w:pPr>
            <w:r w:rsidRPr="002828D1">
              <w:rPr>
                <w:rFonts w:ascii="Century Gothic" w:hAnsi="Century Gothic"/>
                <w:b/>
                <w:i/>
                <w:sz w:val="20"/>
                <w:szCs w:val="20"/>
              </w:rPr>
              <w:t>2027</w:t>
            </w:r>
          </w:p>
        </w:tc>
      </w:tr>
      <w:tr w:rsidR="00A27367" w:rsidRPr="00606414" w14:paraId="1D063E00" w14:textId="73E8FCA8" w:rsidTr="00A27367">
        <w:trPr>
          <w:trHeight w:val="1104"/>
        </w:trPr>
        <w:tc>
          <w:tcPr>
            <w:tcW w:w="1582" w:type="dxa"/>
            <w:vAlign w:val="center"/>
          </w:tcPr>
          <w:p w14:paraId="5F702890" w14:textId="4CC48E67" w:rsidR="00A27367" w:rsidRPr="00606414" w:rsidRDefault="00A27367" w:rsidP="0032320D">
            <w:pPr>
              <w:jc w:val="center"/>
              <w:rPr>
                <w:rFonts w:ascii="Century Gothic" w:hAnsi="Century Gothic"/>
                <w:sz w:val="20"/>
                <w:szCs w:val="20"/>
              </w:rPr>
            </w:pPr>
            <w:r>
              <w:rPr>
                <w:rFonts w:ascii="Century Gothic" w:hAnsi="Century Gothic"/>
                <w:sz w:val="20"/>
                <w:szCs w:val="20"/>
              </w:rPr>
              <w:t>Nombre de jours repos</w:t>
            </w:r>
          </w:p>
        </w:tc>
        <w:tc>
          <w:tcPr>
            <w:tcW w:w="1577" w:type="dxa"/>
            <w:vAlign w:val="center"/>
          </w:tcPr>
          <w:p w14:paraId="178B117E" w14:textId="77777777" w:rsidR="00A27367" w:rsidRPr="00606414" w:rsidRDefault="00A27367" w:rsidP="0032320D">
            <w:pPr>
              <w:jc w:val="center"/>
              <w:rPr>
                <w:rFonts w:ascii="Century Gothic" w:hAnsi="Century Gothic"/>
                <w:sz w:val="20"/>
                <w:szCs w:val="20"/>
              </w:rPr>
            </w:pPr>
          </w:p>
          <w:p w14:paraId="4D2ADDAC" w14:textId="4F516B0E" w:rsidR="00A27367" w:rsidRPr="00606414" w:rsidRDefault="00A27367" w:rsidP="0032320D">
            <w:pPr>
              <w:jc w:val="center"/>
              <w:rPr>
                <w:rFonts w:ascii="Century Gothic" w:hAnsi="Century Gothic"/>
                <w:sz w:val="20"/>
                <w:szCs w:val="20"/>
              </w:rPr>
            </w:pPr>
            <w:r>
              <w:rPr>
                <w:rFonts w:ascii="Century Gothic" w:hAnsi="Century Gothic"/>
                <w:sz w:val="20"/>
                <w:szCs w:val="20"/>
              </w:rPr>
              <w:t>8</w:t>
            </w:r>
          </w:p>
          <w:p w14:paraId="0086F398" w14:textId="77777777" w:rsidR="00A27367" w:rsidRPr="00606414" w:rsidRDefault="00A27367" w:rsidP="0032320D">
            <w:pPr>
              <w:jc w:val="center"/>
              <w:rPr>
                <w:rFonts w:ascii="Century Gothic" w:hAnsi="Century Gothic"/>
                <w:sz w:val="20"/>
                <w:szCs w:val="20"/>
              </w:rPr>
            </w:pPr>
          </w:p>
        </w:tc>
        <w:tc>
          <w:tcPr>
            <w:tcW w:w="1452" w:type="dxa"/>
          </w:tcPr>
          <w:p w14:paraId="543BB51B" w14:textId="77777777" w:rsidR="00A27367" w:rsidRPr="00606414" w:rsidRDefault="00A27367" w:rsidP="0032320D">
            <w:pPr>
              <w:jc w:val="center"/>
              <w:rPr>
                <w:rFonts w:ascii="Century Gothic" w:hAnsi="Century Gothic"/>
                <w:sz w:val="20"/>
                <w:szCs w:val="20"/>
              </w:rPr>
            </w:pPr>
          </w:p>
          <w:p w14:paraId="3F557C09" w14:textId="77777777" w:rsidR="00A27367" w:rsidRDefault="00A27367" w:rsidP="0032320D">
            <w:pPr>
              <w:rPr>
                <w:rFonts w:ascii="Century Gothic" w:hAnsi="Century Gothic"/>
                <w:sz w:val="20"/>
                <w:szCs w:val="20"/>
              </w:rPr>
            </w:pPr>
          </w:p>
          <w:p w14:paraId="36589977" w14:textId="1065CA5A" w:rsidR="00A27367" w:rsidRPr="00606414" w:rsidRDefault="00A27367" w:rsidP="0032320D">
            <w:pPr>
              <w:jc w:val="center"/>
              <w:rPr>
                <w:rFonts w:ascii="Century Gothic" w:hAnsi="Century Gothic"/>
                <w:sz w:val="20"/>
                <w:szCs w:val="20"/>
              </w:rPr>
            </w:pPr>
            <w:r>
              <w:rPr>
                <w:rFonts w:ascii="Century Gothic" w:hAnsi="Century Gothic"/>
                <w:sz w:val="20"/>
                <w:szCs w:val="20"/>
              </w:rPr>
              <w:t>9</w:t>
            </w:r>
          </w:p>
        </w:tc>
        <w:tc>
          <w:tcPr>
            <w:tcW w:w="1577" w:type="dxa"/>
          </w:tcPr>
          <w:p w14:paraId="00043E3B" w14:textId="77777777" w:rsidR="00A27367" w:rsidRPr="002828D1" w:rsidRDefault="00A27367" w:rsidP="0032320D">
            <w:pPr>
              <w:jc w:val="center"/>
              <w:rPr>
                <w:rFonts w:ascii="Century Gothic" w:hAnsi="Century Gothic"/>
                <w:sz w:val="20"/>
                <w:szCs w:val="20"/>
              </w:rPr>
            </w:pPr>
          </w:p>
          <w:p w14:paraId="6B5A88D4" w14:textId="77777777" w:rsidR="00A27367" w:rsidRPr="002828D1" w:rsidRDefault="00A27367" w:rsidP="0032320D">
            <w:pPr>
              <w:rPr>
                <w:rFonts w:ascii="Century Gothic" w:hAnsi="Century Gothic"/>
                <w:sz w:val="20"/>
                <w:szCs w:val="20"/>
              </w:rPr>
            </w:pPr>
          </w:p>
          <w:p w14:paraId="0969058A" w14:textId="12BC0C58" w:rsidR="00A27367" w:rsidRPr="002828D1" w:rsidRDefault="00A27367" w:rsidP="0032320D">
            <w:pPr>
              <w:jc w:val="center"/>
              <w:rPr>
                <w:rFonts w:ascii="Century Gothic" w:hAnsi="Century Gothic"/>
                <w:sz w:val="20"/>
                <w:szCs w:val="20"/>
              </w:rPr>
            </w:pPr>
            <w:r w:rsidRPr="002828D1">
              <w:rPr>
                <w:rFonts w:ascii="Century Gothic" w:hAnsi="Century Gothic"/>
                <w:sz w:val="20"/>
                <w:szCs w:val="20"/>
              </w:rPr>
              <w:t>8</w:t>
            </w:r>
          </w:p>
        </w:tc>
        <w:tc>
          <w:tcPr>
            <w:tcW w:w="1524" w:type="dxa"/>
          </w:tcPr>
          <w:p w14:paraId="341A1AE7" w14:textId="77777777" w:rsidR="00A27367" w:rsidRPr="002828D1" w:rsidRDefault="00A27367" w:rsidP="0032320D">
            <w:pPr>
              <w:jc w:val="center"/>
              <w:rPr>
                <w:rFonts w:ascii="Century Gothic" w:hAnsi="Century Gothic"/>
                <w:sz w:val="20"/>
                <w:szCs w:val="20"/>
              </w:rPr>
            </w:pPr>
          </w:p>
          <w:p w14:paraId="19AE9591" w14:textId="77777777" w:rsidR="002828D1" w:rsidRPr="002828D1" w:rsidRDefault="002828D1" w:rsidP="0032320D">
            <w:pPr>
              <w:jc w:val="center"/>
              <w:rPr>
                <w:rFonts w:ascii="Century Gothic" w:hAnsi="Century Gothic"/>
                <w:sz w:val="20"/>
                <w:szCs w:val="20"/>
              </w:rPr>
            </w:pPr>
          </w:p>
          <w:p w14:paraId="4C31B590" w14:textId="59AC9AB0" w:rsidR="002828D1" w:rsidRPr="002828D1" w:rsidRDefault="002828D1" w:rsidP="0032320D">
            <w:pPr>
              <w:jc w:val="center"/>
              <w:rPr>
                <w:rFonts w:ascii="Century Gothic" w:hAnsi="Century Gothic"/>
                <w:sz w:val="20"/>
                <w:szCs w:val="20"/>
              </w:rPr>
            </w:pPr>
            <w:r w:rsidRPr="002828D1">
              <w:rPr>
                <w:rFonts w:ascii="Century Gothic" w:hAnsi="Century Gothic"/>
                <w:sz w:val="20"/>
                <w:szCs w:val="20"/>
              </w:rPr>
              <w:t>9</w:t>
            </w:r>
          </w:p>
        </w:tc>
        <w:tc>
          <w:tcPr>
            <w:tcW w:w="1524" w:type="dxa"/>
          </w:tcPr>
          <w:p w14:paraId="0B7570A9" w14:textId="77777777" w:rsidR="00A27367" w:rsidRPr="002828D1" w:rsidRDefault="00A27367" w:rsidP="0032320D">
            <w:pPr>
              <w:jc w:val="center"/>
              <w:rPr>
                <w:rFonts w:ascii="Century Gothic" w:hAnsi="Century Gothic"/>
                <w:sz w:val="20"/>
                <w:szCs w:val="20"/>
              </w:rPr>
            </w:pPr>
          </w:p>
          <w:p w14:paraId="60EF6D5C" w14:textId="77777777" w:rsidR="002828D1" w:rsidRPr="002828D1" w:rsidRDefault="002828D1" w:rsidP="0032320D">
            <w:pPr>
              <w:jc w:val="center"/>
              <w:rPr>
                <w:rFonts w:ascii="Century Gothic" w:hAnsi="Century Gothic"/>
                <w:sz w:val="20"/>
                <w:szCs w:val="20"/>
              </w:rPr>
            </w:pPr>
          </w:p>
          <w:p w14:paraId="2A0F41E3" w14:textId="1FBB4AD8" w:rsidR="002828D1" w:rsidRPr="002828D1" w:rsidRDefault="002828D1" w:rsidP="0032320D">
            <w:pPr>
              <w:jc w:val="center"/>
              <w:rPr>
                <w:rFonts w:ascii="Century Gothic" w:hAnsi="Century Gothic"/>
                <w:sz w:val="20"/>
                <w:szCs w:val="20"/>
              </w:rPr>
            </w:pPr>
            <w:r w:rsidRPr="002828D1">
              <w:rPr>
                <w:rFonts w:ascii="Century Gothic" w:hAnsi="Century Gothic"/>
                <w:sz w:val="20"/>
                <w:szCs w:val="20"/>
              </w:rPr>
              <w:t>11</w:t>
            </w:r>
          </w:p>
        </w:tc>
      </w:tr>
    </w:tbl>
    <w:p w14:paraId="7E8155B4" w14:textId="77777777" w:rsidR="00606414" w:rsidRPr="005B7782" w:rsidRDefault="00606414" w:rsidP="00DA0828">
      <w:pPr>
        <w:spacing w:after="0" w:line="240" w:lineRule="auto"/>
        <w:jc w:val="both"/>
        <w:rPr>
          <w:rFonts w:ascii="Century Gothic" w:hAnsi="Century Gothic"/>
          <w:sz w:val="20"/>
          <w:szCs w:val="20"/>
        </w:rPr>
      </w:pPr>
    </w:p>
    <w:p w14:paraId="10A0A59B" w14:textId="042716F3" w:rsidR="001900D0" w:rsidRDefault="00207A82" w:rsidP="00634207">
      <w:pPr>
        <w:spacing w:after="0" w:line="240" w:lineRule="auto"/>
        <w:rPr>
          <w:rFonts w:ascii="Century Gothic" w:hAnsi="Century Gothic"/>
          <w:b/>
          <w:i/>
          <w:sz w:val="20"/>
          <w:szCs w:val="20"/>
        </w:rPr>
      </w:pPr>
      <w:r w:rsidRPr="005B7782">
        <w:rPr>
          <w:rFonts w:ascii="Century Gothic" w:hAnsi="Century Gothic"/>
          <w:sz w:val="20"/>
          <w:szCs w:val="20"/>
        </w:rPr>
        <w:t xml:space="preserve">                            </w:t>
      </w:r>
    </w:p>
    <w:p w14:paraId="7A54C294" w14:textId="484B8EA6" w:rsidR="00755F69" w:rsidRPr="00FB4FB3" w:rsidRDefault="00FB4FB3" w:rsidP="00204C46">
      <w:pPr>
        <w:spacing w:after="0" w:line="240" w:lineRule="auto"/>
        <w:rPr>
          <w:rFonts w:ascii="Century Gothic" w:hAnsi="Century Gothic"/>
          <w:b/>
          <w:sz w:val="20"/>
          <w:szCs w:val="20"/>
        </w:rPr>
      </w:pPr>
      <w:r w:rsidRPr="0032320D">
        <w:rPr>
          <w:rFonts w:ascii="Century Gothic" w:hAnsi="Century Gothic"/>
          <w:b/>
          <w:sz w:val="20"/>
          <w:szCs w:val="20"/>
        </w:rPr>
        <w:t>iii</w:t>
      </w:r>
      <w:r w:rsidR="001900D0" w:rsidRPr="00FB4FB3">
        <w:rPr>
          <w:rFonts w:ascii="Century Gothic" w:hAnsi="Century Gothic"/>
          <w:b/>
          <w:sz w:val="20"/>
          <w:szCs w:val="20"/>
        </w:rPr>
        <w:t>)</w:t>
      </w:r>
      <w:r w:rsidR="00207A82" w:rsidRPr="00FB4FB3">
        <w:rPr>
          <w:rFonts w:ascii="Century Gothic" w:hAnsi="Century Gothic"/>
          <w:b/>
          <w:sz w:val="20"/>
          <w:szCs w:val="20"/>
        </w:rPr>
        <w:t xml:space="preserve"> </w:t>
      </w:r>
      <w:r w:rsidR="00207A82" w:rsidRPr="0032320D">
        <w:rPr>
          <w:rFonts w:ascii="Century Gothic" w:hAnsi="Century Gothic"/>
          <w:b/>
          <w:sz w:val="20"/>
          <w:szCs w:val="20"/>
          <w:u w:val="dotted"/>
        </w:rPr>
        <w:t xml:space="preserve">Prise en compte des absences, entrées et sorties en cours d'année </w:t>
      </w:r>
      <w:r w:rsidR="00207A82" w:rsidRPr="00FB4FB3">
        <w:rPr>
          <w:rFonts w:ascii="Century Gothic" w:hAnsi="Century Gothic"/>
          <w:b/>
          <w:sz w:val="20"/>
          <w:szCs w:val="20"/>
        </w:rPr>
        <w:t xml:space="preserve">                          </w:t>
      </w:r>
    </w:p>
    <w:p w14:paraId="20B99131" w14:textId="77777777" w:rsidR="00406CD9" w:rsidRPr="005B7782" w:rsidRDefault="00406CD9" w:rsidP="00204C46">
      <w:pPr>
        <w:spacing w:after="0" w:line="240" w:lineRule="auto"/>
        <w:rPr>
          <w:rFonts w:ascii="Century Gothic" w:hAnsi="Century Gothic"/>
          <w:sz w:val="20"/>
          <w:szCs w:val="20"/>
        </w:rPr>
      </w:pPr>
    </w:p>
    <w:p w14:paraId="0A03CE29" w14:textId="009B6907" w:rsidR="00406CD9" w:rsidRPr="0032320D" w:rsidRDefault="00FB4FB3" w:rsidP="00634207">
      <w:pPr>
        <w:spacing w:after="0" w:line="240" w:lineRule="auto"/>
        <w:ind w:firstLine="708"/>
        <w:rPr>
          <w:rFonts w:ascii="Century Gothic" w:hAnsi="Century Gothic"/>
          <w:b/>
          <w:i/>
          <w:sz w:val="20"/>
          <w:szCs w:val="20"/>
        </w:rPr>
      </w:pPr>
      <w:r w:rsidRPr="0032320D">
        <w:rPr>
          <w:rFonts w:ascii="Century Gothic" w:hAnsi="Century Gothic"/>
          <w:b/>
          <w:i/>
          <w:sz w:val="20"/>
          <w:szCs w:val="20"/>
        </w:rPr>
        <w:t>a)</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 xml:space="preserve">Prise en compte des entrées en cours d'année         </w:t>
      </w:r>
    </w:p>
    <w:p w14:paraId="4F08A7B3"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1A166FB2" w14:textId="0730A154"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En cas d'entrée en cours d'année, le nombre de jours restant à travailler </w:t>
      </w:r>
      <w:r w:rsidR="00B54453" w:rsidRPr="005B7782">
        <w:rPr>
          <w:rFonts w:ascii="Century Gothic" w:hAnsi="Century Gothic"/>
          <w:sz w:val="20"/>
          <w:szCs w:val="20"/>
        </w:rPr>
        <w:t>p</w:t>
      </w:r>
      <w:r w:rsidR="00B54453">
        <w:rPr>
          <w:rFonts w:ascii="Century Gothic" w:hAnsi="Century Gothic"/>
          <w:sz w:val="20"/>
          <w:szCs w:val="20"/>
        </w:rPr>
        <w:t>ar</w:t>
      </w:r>
      <w:r w:rsidR="00B54453" w:rsidRPr="005B7782">
        <w:rPr>
          <w:rFonts w:ascii="Century Gothic" w:hAnsi="Century Gothic"/>
          <w:sz w:val="20"/>
          <w:szCs w:val="20"/>
        </w:rPr>
        <w:t xml:space="preserve"> </w:t>
      </w:r>
      <w:r w:rsidRPr="005B7782">
        <w:rPr>
          <w:rFonts w:ascii="Century Gothic" w:hAnsi="Century Gothic"/>
          <w:sz w:val="20"/>
          <w:szCs w:val="20"/>
        </w:rPr>
        <w:t>le salarié en forfait en jours et ses repos sont déterminés par les méthodes de calcul suivantes</w:t>
      </w:r>
      <w:r w:rsidR="003D64FE">
        <w:rPr>
          <w:rFonts w:ascii="Century Gothic" w:hAnsi="Century Gothic"/>
          <w:sz w:val="20"/>
          <w:szCs w:val="20"/>
        </w:rPr>
        <w:t xml:space="preserve"> :</w:t>
      </w:r>
    </w:p>
    <w:p w14:paraId="69C7C831" w14:textId="77777777" w:rsidR="00406CD9" w:rsidRPr="005B7782" w:rsidRDefault="00406CD9" w:rsidP="00204C46">
      <w:pPr>
        <w:spacing w:after="0" w:line="240" w:lineRule="auto"/>
        <w:rPr>
          <w:rFonts w:ascii="Century Gothic" w:hAnsi="Century Gothic"/>
          <w:sz w:val="20"/>
          <w:szCs w:val="20"/>
        </w:rPr>
      </w:pPr>
      <w:bookmarkStart w:id="7" w:name="BASECOFORMRH__I2AA9FBC6X7798X4B5EXBDDBXF"/>
    </w:p>
    <w:p w14:paraId="3057F969" w14:textId="611B3ABC" w:rsidR="00755F69" w:rsidRPr="005B7782" w:rsidRDefault="00207A82" w:rsidP="001949E8">
      <w:pPr>
        <w:spacing w:after="0" w:line="240" w:lineRule="auto"/>
        <w:jc w:val="both"/>
        <w:rPr>
          <w:rFonts w:ascii="Century Gothic" w:hAnsi="Century Gothic"/>
          <w:sz w:val="20"/>
          <w:szCs w:val="20"/>
        </w:rPr>
      </w:pPr>
      <w:r w:rsidRPr="005D1236">
        <w:rPr>
          <w:rFonts w:ascii="Century Gothic" w:hAnsi="Century Gothic"/>
          <w:sz w:val="20"/>
          <w:szCs w:val="20"/>
        </w:rPr>
        <w:t xml:space="preserve">Le nombre </w:t>
      </w:r>
      <w:r w:rsidR="00AE025F">
        <w:rPr>
          <w:rFonts w:ascii="Century Gothic" w:hAnsi="Century Gothic"/>
          <w:sz w:val="20"/>
          <w:szCs w:val="20"/>
        </w:rPr>
        <w:t xml:space="preserve">maximum </w:t>
      </w:r>
      <w:r w:rsidRPr="005D1236">
        <w:rPr>
          <w:rFonts w:ascii="Century Gothic" w:hAnsi="Century Gothic"/>
          <w:sz w:val="20"/>
          <w:szCs w:val="20"/>
        </w:rPr>
        <w:t>de jours restant dans l'année pouvant être travaillés est déterminé en soustrayant aux jours calendaires restant dans l'année les jours de repos hebdomadaire restant dans l'année</w:t>
      </w:r>
      <w:r w:rsidR="00AE025F">
        <w:rPr>
          <w:rFonts w:ascii="Century Gothic" w:hAnsi="Century Gothic"/>
          <w:sz w:val="20"/>
          <w:szCs w:val="20"/>
        </w:rPr>
        <w:t xml:space="preserve"> </w:t>
      </w:r>
      <w:r w:rsidR="003D64FE">
        <w:rPr>
          <w:rFonts w:ascii="Century Gothic" w:hAnsi="Century Gothic"/>
          <w:sz w:val="20"/>
          <w:szCs w:val="20"/>
        </w:rPr>
        <w:t xml:space="preserve">(samedis et dimanche) </w:t>
      </w:r>
      <w:r w:rsidR="00AE025F">
        <w:rPr>
          <w:rFonts w:ascii="Century Gothic" w:hAnsi="Century Gothic"/>
          <w:sz w:val="20"/>
          <w:szCs w:val="20"/>
        </w:rPr>
        <w:t>ainsi que</w:t>
      </w:r>
      <w:r w:rsidRPr="005D1236">
        <w:rPr>
          <w:rFonts w:ascii="Century Gothic" w:hAnsi="Century Gothic"/>
          <w:sz w:val="20"/>
          <w:szCs w:val="20"/>
        </w:rPr>
        <w:t xml:space="preserve"> les jours fériés restant dans l'année tombant un jour ouvré</w:t>
      </w:r>
      <w:r w:rsidR="00AE025F">
        <w:rPr>
          <w:rFonts w:ascii="Century Gothic" w:hAnsi="Century Gothic"/>
          <w:sz w:val="20"/>
          <w:szCs w:val="20"/>
        </w:rPr>
        <w:t xml:space="preserve">. </w:t>
      </w:r>
    </w:p>
    <w:bookmarkEnd w:id="7"/>
    <w:p w14:paraId="3A08036B" w14:textId="77777777" w:rsidR="00406CD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6077E447" w14:textId="1270F2F6" w:rsidR="00755F69" w:rsidRPr="0032320D" w:rsidRDefault="00FB4FB3" w:rsidP="00CD0183">
      <w:pPr>
        <w:spacing w:after="0" w:line="240" w:lineRule="auto"/>
        <w:ind w:firstLine="708"/>
        <w:rPr>
          <w:rFonts w:ascii="Century Gothic" w:hAnsi="Century Gothic"/>
          <w:b/>
          <w:i/>
          <w:sz w:val="20"/>
          <w:szCs w:val="20"/>
        </w:rPr>
      </w:pPr>
      <w:r w:rsidRPr="0032320D">
        <w:rPr>
          <w:rFonts w:ascii="Century Gothic" w:hAnsi="Century Gothic"/>
          <w:b/>
          <w:i/>
          <w:sz w:val="20"/>
          <w:szCs w:val="20"/>
        </w:rPr>
        <w:t>b)</w:t>
      </w:r>
      <w:r w:rsidR="00207A82" w:rsidRPr="0032320D">
        <w:rPr>
          <w:rFonts w:ascii="Century Gothic" w:hAnsi="Century Gothic"/>
          <w:b/>
          <w:i/>
          <w:sz w:val="20"/>
          <w:szCs w:val="20"/>
        </w:rPr>
        <w:t xml:space="preserve"> Prise en compte des absences                             </w:t>
      </w:r>
    </w:p>
    <w:p w14:paraId="727D71C6" w14:textId="77777777" w:rsidR="00406CD9" w:rsidRPr="005B7782" w:rsidRDefault="00406CD9" w:rsidP="00204C46">
      <w:pPr>
        <w:spacing w:after="0" w:line="240" w:lineRule="auto"/>
        <w:jc w:val="both"/>
        <w:rPr>
          <w:rFonts w:ascii="Century Gothic" w:hAnsi="Century Gothic"/>
          <w:sz w:val="20"/>
          <w:szCs w:val="20"/>
        </w:rPr>
      </w:pPr>
    </w:p>
    <w:p w14:paraId="2D9E8BFF" w14:textId="60778E9E" w:rsidR="003D64FE" w:rsidRDefault="003D64FE" w:rsidP="003D64FE">
      <w:pPr>
        <w:spacing w:after="0" w:line="240" w:lineRule="auto"/>
        <w:jc w:val="both"/>
        <w:rPr>
          <w:rFonts w:ascii="Century Gothic" w:hAnsi="Century Gothic"/>
          <w:sz w:val="20"/>
          <w:szCs w:val="20"/>
        </w:rPr>
      </w:pPr>
      <w:r w:rsidRPr="003D64FE">
        <w:rPr>
          <w:rFonts w:ascii="Century Gothic" w:hAnsi="Century Gothic"/>
          <w:sz w:val="20"/>
          <w:szCs w:val="20"/>
        </w:rPr>
        <w:t xml:space="preserve">Les absences assimilées à du temps de travail effectif pour le calcul des droits à congés payés en vertu des dispositions légales ou conventionnelles seront prises en compte pour le calcul </w:t>
      </w:r>
      <w:r w:rsidR="00AF0FD7">
        <w:rPr>
          <w:rFonts w:ascii="Century Gothic" w:hAnsi="Century Gothic"/>
          <w:sz w:val="20"/>
          <w:szCs w:val="20"/>
        </w:rPr>
        <w:t>des jours de repos</w:t>
      </w:r>
      <w:r w:rsidRPr="003D64FE">
        <w:rPr>
          <w:rFonts w:ascii="Century Gothic" w:hAnsi="Century Gothic"/>
          <w:sz w:val="20"/>
          <w:szCs w:val="20"/>
        </w:rPr>
        <w:t xml:space="preserve"> (exemples: accidents du travail ou maladie professionnelle dans la limite d'un an, congé maternité, congé paternité, …).  </w:t>
      </w:r>
    </w:p>
    <w:p w14:paraId="4C52ACD9" w14:textId="77777777" w:rsidR="00AF0FD7" w:rsidRPr="003D64FE" w:rsidRDefault="00AF0FD7" w:rsidP="003D64FE">
      <w:pPr>
        <w:spacing w:after="0" w:line="240" w:lineRule="auto"/>
        <w:jc w:val="both"/>
        <w:rPr>
          <w:rFonts w:ascii="Century Gothic" w:hAnsi="Century Gothic"/>
          <w:sz w:val="20"/>
          <w:szCs w:val="20"/>
        </w:rPr>
      </w:pPr>
    </w:p>
    <w:p w14:paraId="366D75B4" w14:textId="3B90A3DF" w:rsidR="003D64FE" w:rsidRDefault="003D64FE" w:rsidP="003D64FE">
      <w:pPr>
        <w:spacing w:after="0" w:line="240" w:lineRule="auto"/>
        <w:jc w:val="both"/>
        <w:rPr>
          <w:rFonts w:ascii="Century Gothic" w:hAnsi="Century Gothic"/>
          <w:sz w:val="20"/>
          <w:szCs w:val="20"/>
        </w:rPr>
      </w:pPr>
      <w:r w:rsidRPr="003D64FE">
        <w:rPr>
          <w:rFonts w:ascii="Century Gothic" w:hAnsi="Century Gothic"/>
          <w:sz w:val="20"/>
          <w:szCs w:val="20"/>
        </w:rPr>
        <w:t xml:space="preserve">Les absences non assimilées à du temps de travail effectif pour le calcul des droits à congés payés en vertu des dispositions légales ou conventionnelles ne généreront pas de </w:t>
      </w:r>
      <w:r w:rsidR="00AF0FD7">
        <w:rPr>
          <w:rFonts w:ascii="Century Gothic" w:hAnsi="Century Gothic"/>
          <w:sz w:val="20"/>
          <w:szCs w:val="20"/>
        </w:rPr>
        <w:t>jours de repos</w:t>
      </w:r>
      <w:r w:rsidRPr="003D64FE">
        <w:rPr>
          <w:rFonts w:ascii="Century Gothic" w:hAnsi="Century Gothic"/>
          <w:sz w:val="20"/>
          <w:szCs w:val="20"/>
        </w:rPr>
        <w:t xml:space="preserve"> au profit des salariés concernés (exemples: arrêts maladie</w:t>
      </w:r>
      <w:r w:rsidR="00980A8E">
        <w:rPr>
          <w:rFonts w:ascii="Century Gothic" w:hAnsi="Century Gothic"/>
          <w:sz w:val="20"/>
          <w:szCs w:val="20"/>
        </w:rPr>
        <w:t xml:space="preserve"> sans maintien de salaire</w:t>
      </w:r>
      <w:r w:rsidRPr="003D64FE">
        <w:rPr>
          <w:rFonts w:ascii="Century Gothic" w:hAnsi="Century Gothic"/>
          <w:sz w:val="20"/>
          <w:szCs w:val="20"/>
        </w:rPr>
        <w:t xml:space="preserve">, congés sans solde, congé sabbatique, etc…). </w:t>
      </w:r>
    </w:p>
    <w:p w14:paraId="2049397C" w14:textId="6304731E" w:rsidR="003D64FE" w:rsidRPr="003D64FE" w:rsidRDefault="003D64FE" w:rsidP="003D64FE">
      <w:pPr>
        <w:spacing w:after="0" w:line="240" w:lineRule="auto"/>
        <w:jc w:val="both"/>
        <w:rPr>
          <w:rFonts w:ascii="Century Gothic" w:hAnsi="Century Gothic"/>
          <w:sz w:val="20"/>
          <w:szCs w:val="20"/>
        </w:rPr>
      </w:pPr>
    </w:p>
    <w:p w14:paraId="5182AE0B" w14:textId="41B5CFD9" w:rsidR="00755F69" w:rsidRPr="005B7782" w:rsidRDefault="003D64FE" w:rsidP="003D64FE">
      <w:pPr>
        <w:spacing w:after="0" w:line="240" w:lineRule="auto"/>
        <w:jc w:val="both"/>
        <w:rPr>
          <w:rFonts w:ascii="Century Gothic" w:hAnsi="Century Gothic"/>
          <w:sz w:val="20"/>
          <w:szCs w:val="20"/>
        </w:rPr>
      </w:pPr>
      <w:r w:rsidRPr="003D64FE">
        <w:rPr>
          <w:rFonts w:ascii="Century Gothic" w:hAnsi="Century Gothic"/>
          <w:sz w:val="20"/>
          <w:szCs w:val="20"/>
        </w:rPr>
        <w:t>En tout état de caus</w:t>
      </w:r>
      <w:r w:rsidR="000A7DEC">
        <w:rPr>
          <w:rFonts w:ascii="Century Gothic" w:hAnsi="Century Gothic"/>
          <w:sz w:val="20"/>
          <w:szCs w:val="20"/>
        </w:rPr>
        <w:t>e, la réduction des droits à jours de repos</w:t>
      </w:r>
      <w:r w:rsidRPr="003D64FE">
        <w:rPr>
          <w:rFonts w:ascii="Century Gothic" w:hAnsi="Century Gothic"/>
          <w:sz w:val="20"/>
          <w:szCs w:val="20"/>
        </w:rPr>
        <w:t xml:space="preserve"> sera strictement proportionnelle à la durée de l'absence non assimilée à du temps de travail effectif. </w:t>
      </w:r>
    </w:p>
    <w:p w14:paraId="1D5BB23E" w14:textId="77777777" w:rsidR="00406CD9" w:rsidRPr="005B7782" w:rsidRDefault="00406CD9" w:rsidP="00204C46">
      <w:pPr>
        <w:spacing w:after="0" w:line="240" w:lineRule="auto"/>
        <w:jc w:val="both"/>
        <w:rPr>
          <w:rFonts w:ascii="Century Gothic" w:hAnsi="Century Gothic"/>
          <w:sz w:val="20"/>
          <w:szCs w:val="20"/>
        </w:rPr>
      </w:pPr>
    </w:p>
    <w:p w14:paraId="676B4D68" w14:textId="77777777" w:rsidR="008134D8" w:rsidRDefault="008134D8">
      <w:pPr>
        <w:rPr>
          <w:rFonts w:ascii="Century Gothic" w:hAnsi="Century Gothic"/>
          <w:b/>
          <w:i/>
          <w:sz w:val="20"/>
          <w:szCs w:val="20"/>
        </w:rPr>
      </w:pPr>
      <w:r>
        <w:rPr>
          <w:rFonts w:ascii="Century Gothic" w:hAnsi="Century Gothic"/>
          <w:b/>
          <w:i/>
          <w:sz w:val="20"/>
          <w:szCs w:val="20"/>
        </w:rPr>
        <w:br w:type="page"/>
      </w:r>
    </w:p>
    <w:p w14:paraId="61D1AA9F" w14:textId="0CC35AB6" w:rsidR="00406CD9" w:rsidRPr="00FB4FB3" w:rsidRDefault="00FB4FB3" w:rsidP="0032320D">
      <w:pPr>
        <w:spacing w:after="0" w:line="240" w:lineRule="auto"/>
        <w:ind w:firstLine="708"/>
        <w:rPr>
          <w:rFonts w:ascii="Century Gothic" w:hAnsi="Century Gothic"/>
          <w:i/>
          <w:sz w:val="20"/>
          <w:szCs w:val="20"/>
        </w:rPr>
      </w:pPr>
      <w:r w:rsidRPr="0032320D">
        <w:rPr>
          <w:rFonts w:ascii="Century Gothic" w:hAnsi="Century Gothic"/>
          <w:b/>
          <w:i/>
          <w:sz w:val="20"/>
          <w:szCs w:val="20"/>
        </w:rPr>
        <w:lastRenderedPageBreak/>
        <w:t>c)</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Prise en compte des sorties en cours d'année</w:t>
      </w:r>
    </w:p>
    <w:p w14:paraId="438B7525" w14:textId="77777777" w:rsidR="00755F69" w:rsidRPr="005B7782" w:rsidRDefault="00207A82" w:rsidP="00204C46">
      <w:pPr>
        <w:spacing w:after="0" w:line="240" w:lineRule="auto"/>
        <w:rPr>
          <w:rFonts w:ascii="Century Gothic" w:hAnsi="Century Gothic"/>
          <w:i/>
          <w:sz w:val="20"/>
          <w:szCs w:val="20"/>
        </w:rPr>
      </w:pPr>
      <w:r w:rsidRPr="00FB4FB3">
        <w:rPr>
          <w:rFonts w:ascii="Century Gothic" w:hAnsi="Century Gothic"/>
          <w:i/>
          <w:sz w:val="20"/>
          <w:szCs w:val="20"/>
        </w:rPr>
        <w:t xml:space="preserve">                             </w:t>
      </w:r>
    </w:p>
    <w:p w14:paraId="5819EF0C" w14:textId="77777777" w:rsidR="00755F69" w:rsidRPr="00314303" w:rsidRDefault="00207A82" w:rsidP="00204C46">
      <w:pPr>
        <w:spacing w:after="0" w:line="240" w:lineRule="auto"/>
        <w:jc w:val="both"/>
        <w:rPr>
          <w:rFonts w:ascii="Century Gothic" w:hAnsi="Century Gothic"/>
          <w:sz w:val="20"/>
          <w:szCs w:val="20"/>
        </w:rPr>
      </w:pPr>
      <w:r w:rsidRPr="00314303">
        <w:rPr>
          <w:rFonts w:ascii="Century Gothic" w:hAnsi="Century Gothic"/>
          <w:sz w:val="20"/>
          <w:szCs w:val="20"/>
        </w:rPr>
        <w:t>En cas de départ en cours d'année, la part de la rémunération à laquelle le salarié a droit, en sus de la rémunération des congés payés acquis au cours de la période de référence et, le cas échéant, des congés payés non pris, est déterminée par la formule suivante :</w:t>
      </w:r>
    </w:p>
    <w:p w14:paraId="75F47AB2" w14:textId="77777777" w:rsidR="00404D75" w:rsidRPr="00314303" w:rsidRDefault="00404D75" w:rsidP="00204C46">
      <w:pPr>
        <w:spacing w:after="0" w:line="240" w:lineRule="auto"/>
        <w:rPr>
          <w:rFonts w:ascii="Century Gothic" w:hAnsi="Century Gothic"/>
          <w:sz w:val="20"/>
          <w:szCs w:val="20"/>
        </w:rPr>
      </w:pPr>
      <w:bookmarkStart w:id="8" w:name="BASECOFORMRH__I901DCE17X8D9AX4FC5XA567XF"/>
    </w:p>
    <w:p w14:paraId="3F13E89D" w14:textId="4BBC0FBA" w:rsidR="00755F69" w:rsidRPr="005B7782" w:rsidRDefault="00207A82" w:rsidP="00C63ACF">
      <w:pPr>
        <w:spacing w:after="0" w:line="240" w:lineRule="auto"/>
        <w:jc w:val="center"/>
        <w:rPr>
          <w:rFonts w:ascii="Century Gothic" w:hAnsi="Century Gothic"/>
          <w:sz w:val="20"/>
          <w:szCs w:val="20"/>
        </w:rPr>
      </w:pPr>
      <w:r w:rsidRPr="00314303">
        <w:rPr>
          <w:rFonts w:ascii="Century Gothic" w:hAnsi="Century Gothic"/>
          <w:sz w:val="20"/>
          <w:szCs w:val="20"/>
        </w:rPr>
        <w:t>Nombre de jours travaillés x rémunération journalière</w:t>
      </w:r>
      <w:r w:rsidR="00404D75" w:rsidRPr="00314303">
        <w:rPr>
          <w:rFonts w:ascii="Century Gothic" w:hAnsi="Century Gothic"/>
          <w:sz w:val="20"/>
          <w:szCs w:val="20"/>
        </w:rPr>
        <w:t>.</w:t>
      </w:r>
    </w:p>
    <w:p w14:paraId="79CFA2E0" w14:textId="77777777" w:rsidR="00404D75" w:rsidRPr="005B7782" w:rsidRDefault="00404D75" w:rsidP="00204C46">
      <w:pPr>
        <w:spacing w:after="0" w:line="240" w:lineRule="auto"/>
        <w:rPr>
          <w:rFonts w:ascii="Century Gothic" w:hAnsi="Century Gothic"/>
          <w:sz w:val="20"/>
          <w:szCs w:val="20"/>
        </w:rPr>
      </w:pPr>
    </w:p>
    <w:p w14:paraId="2DA87565" w14:textId="4AA88C1D" w:rsidR="00755F69" w:rsidRDefault="00207A82" w:rsidP="00204C46">
      <w:pPr>
        <w:spacing w:after="0" w:line="240" w:lineRule="auto"/>
        <w:rPr>
          <w:rFonts w:ascii="Century Gothic" w:hAnsi="Century Gothic"/>
          <w:sz w:val="20"/>
          <w:szCs w:val="20"/>
        </w:rPr>
      </w:pPr>
      <w:r w:rsidRPr="005B7782">
        <w:rPr>
          <w:rFonts w:ascii="Century Gothic" w:hAnsi="Century Gothic"/>
          <w:sz w:val="20"/>
          <w:szCs w:val="20"/>
        </w:rPr>
        <w:t>La rémunération journalière correspond au rapport entre la rémunération annuelle brute et le nombre de jours payés sur l'année</w:t>
      </w:r>
      <w:r w:rsidR="001450CC" w:rsidRPr="001450CC">
        <w:t xml:space="preserve"> </w:t>
      </w:r>
      <w:r w:rsidR="001450CC" w:rsidRPr="001450CC">
        <w:rPr>
          <w:rFonts w:ascii="Century Gothic" w:hAnsi="Century Gothic"/>
          <w:sz w:val="20"/>
          <w:szCs w:val="20"/>
        </w:rPr>
        <w:t xml:space="preserve">au titre du II. 3) b. du présent accord. </w:t>
      </w:r>
    </w:p>
    <w:p w14:paraId="7618D3D5" w14:textId="77777777" w:rsidR="00841321" w:rsidRPr="005B7782" w:rsidRDefault="00841321" w:rsidP="00204C46">
      <w:pPr>
        <w:spacing w:after="0" w:line="240" w:lineRule="auto"/>
        <w:rPr>
          <w:rFonts w:ascii="Century Gothic" w:hAnsi="Century Gothic"/>
          <w:sz w:val="20"/>
          <w:szCs w:val="20"/>
        </w:rPr>
      </w:pPr>
    </w:p>
    <w:bookmarkEnd w:id="8"/>
    <w:p w14:paraId="31838445" w14:textId="3D7BAA9F" w:rsidR="00406CD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1D762881" w14:textId="26FC0AF1" w:rsidR="00406CD9" w:rsidRPr="00FB4FB3" w:rsidRDefault="00FB4FB3" w:rsidP="00204C46">
      <w:pPr>
        <w:spacing w:after="0" w:line="240" w:lineRule="auto"/>
        <w:rPr>
          <w:rFonts w:ascii="Century Gothic" w:hAnsi="Century Gothic"/>
          <w:b/>
          <w:sz w:val="20"/>
          <w:szCs w:val="20"/>
        </w:rPr>
      </w:pPr>
      <w:r w:rsidRPr="0032320D">
        <w:rPr>
          <w:rFonts w:ascii="Century Gothic" w:hAnsi="Century Gothic"/>
          <w:b/>
          <w:sz w:val="20"/>
          <w:szCs w:val="20"/>
        </w:rPr>
        <w:t>iv</w:t>
      </w:r>
      <w:r w:rsidRPr="00FB4FB3">
        <w:rPr>
          <w:rFonts w:ascii="Century Gothic" w:hAnsi="Century Gothic"/>
          <w:b/>
          <w:sz w:val="20"/>
          <w:szCs w:val="20"/>
        </w:rPr>
        <w:t>)</w:t>
      </w:r>
      <w:r w:rsidR="00406CD9" w:rsidRPr="00FB4FB3">
        <w:rPr>
          <w:rFonts w:ascii="Century Gothic" w:hAnsi="Century Gothic"/>
          <w:b/>
          <w:sz w:val="20"/>
          <w:szCs w:val="20"/>
        </w:rPr>
        <w:t xml:space="preserve"> </w:t>
      </w:r>
      <w:r w:rsidR="00207A82" w:rsidRPr="0032320D">
        <w:rPr>
          <w:rFonts w:ascii="Century Gothic" w:hAnsi="Century Gothic"/>
          <w:b/>
          <w:sz w:val="20"/>
          <w:szCs w:val="20"/>
          <w:u w:val="dotted"/>
        </w:rPr>
        <w:t>Renoncia</w:t>
      </w:r>
      <w:r w:rsidR="00406CD9" w:rsidRPr="0032320D">
        <w:rPr>
          <w:rFonts w:ascii="Century Gothic" w:hAnsi="Century Gothic"/>
          <w:b/>
          <w:sz w:val="20"/>
          <w:szCs w:val="20"/>
          <w:u w:val="dotted"/>
        </w:rPr>
        <w:t xml:space="preserve">tion à des jours de repos </w:t>
      </w:r>
      <w:r w:rsidR="00406CD9" w:rsidRPr="00FB4FB3">
        <w:rPr>
          <w:rFonts w:ascii="Century Gothic" w:hAnsi="Century Gothic"/>
          <w:b/>
          <w:sz w:val="20"/>
          <w:szCs w:val="20"/>
        </w:rPr>
        <w:t xml:space="preserve">     </w:t>
      </w:r>
    </w:p>
    <w:p w14:paraId="58FCA3BF"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6F22A9C8"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Les salariés ayant conclu une convention individuelle de forfait en jours peuvent, s'ils le souhaitent et sous réserve d'un accord préalable écrit de l'employeur, renoncer à une partie de leurs jours de repos en contrepartie d'une rémunération majorée.</w:t>
      </w:r>
    </w:p>
    <w:p w14:paraId="1FD83DDE" w14:textId="77777777" w:rsidR="00406CD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45CA29D1" w14:textId="44BA43A5" w:rsidR="007021FC" w:rsidRPr="0032320D" w:rsidRDefault="00FB4FB3" w:rsidP="00CD0183">
      <w:pPr>
        <w:spacing w:after="0" w:line="240" w:lineRule="auto"/>
        <w:ind w:firstLine="708"/>
        <w:rPr>
          <w:rFonts w:ascii="Century Gothic" w:hAnsi="Century Gothic"/>
          <w:b/>
          <w:i/>
          <w:sz w:val="20"/>
          <w:szCs w:val="20"/>
        </w:rPr>
      </w:pPr>
      <w:r w:rsidRPr="0032320D">
        <w:rPr>
          <w:rFonts w:ascii="Century Gothic" w:hAnsi="Century Gothic"/>
          <w:b/>
          <w:i/>
          <w:sz w:val="20"/>
          <w:szCs w:val="20"/>
        </w:rPr>
        <w:t>a)</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 xml:space="preserve">Nombre maximal de jours travaillés              </w:t>
      </w:r>
    </w:p>
    <w:p w14:paraId="77B30B4B" w14:textId="77777777" w:rsidR="00755F69" w:rsidRPr="005B7782" w:rsidRDefault="00207A82" w:rsidP="00204C46">
      <w:pPr>
        <w:spacing w:after="0" w:line="240" w:lineRule="auto"/>
        <w:rPr>
          <w:rFonts w:ascii="Century Gothic" w:hAnsi="Century Gothic"/>
          <w:b/>
          <w:sz w:val="20"/>
          <w:szCs w:val="20"/>
        </w:rPr>
      </w:pPr>
      <w:r w:rsidRPr="005B7782">
        <w:rPr>
          <w:rFonts w:ascii="Century Gothic" w:hAnsi="Century Gothic"/>
          <w:b/>
          <w:sz w:val="20"/>
          <w:szCs w:val="20"/>
        </w:rPr>
        <w:t xml:space="preserve">               </w:t>
      </w:r>
    </w:p>
    <w:p w14:paraId="2AC52A51" w14:textId="38C1FBB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 nombre maximal de jours travaillés dans l'année est de </w:t>
      </w:r>
      <w:r w:rsidR="00404D75" w:rsidRPr="005B7782">
        <w:rPr>
          <w:rFonts w:ascii="Century Gothic" w:hAnsi="Century Gothic"/>
          <w:sz w:val="20"/>
          <w:szCs w:val="20"/>
        </w:rPr>
        <w:t>2</w:t>
      </w:r>
      <w:r w:rsidR="00E94117">
        <w:rPr>
          <w:rFonts w:ascii="Century Gothic" w:hAnsi="Century Gothic"/>
          <w:sz w:val="20"/>
          <w:szCs w:val="20"/>
        </w:rPr>
        <w:t>50</w:t>
      </w:r>
      <w:r w:rsidRPr="005B7782">
        <w:rPr>
          <w:rFonts w:ascii="Century Gothic" w:hAnsi="Century Gothic"/>
          <w:sz w:val="20"/>
          <w:szCs w:val="20"/>
        </w:rPr>
        <w:t xml:space="preserve"> jours. La renonciation à des jours de repos ne peut en aucun cas permettre de travailler au-delà de ce plafond.</w:t>
      </w:r>
    </w:p>
    <w:p w14:paraId="68F538D2" w14:textId="77777777" w:rsidR="00406CD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291B080" w14:textId="53199585" w:rsidR="007021FC" w:rsidRPr="0032320D" w:rsidRDefault="00FB4FB3" w:rsidP="00CD0183">
      <w:pPr>
        <w:spacing w:after="0" w:line="240" w:lineRule="auto"/>
        <w:ind w:firstLine="708"/>
        <w:rPr>
          <w:rFonts w:ascii="Century Gothic" w:hAnsi="Century Gothic"/>
          <w:b/>
          <w:i/>
          <w:sz w:val="20"/>
          <w:szCs w:val="20"/>
        </w:rPr>
      </w:pPr>
      <w:r w:rsidRPr="0032320D">
        <w:rPr>
          <w:rFonts w:ascii="Century Gothic" w:hAnsi="Century Gothic"/>
          <w:b/>
          <w:i/>
          <w:sz w:val="20"/>
          <w:szCs w:val="20"/>
        </w:rPr>
        <w:t>b)</w:t>
      </w:r>
      <w:r w:rsidR="00406CD9" w:rsidRPr="0032320D">
        <w:rPr>
          <w:rFonts w:ascii="Century Gothic" w:hAnsi="Century Gothic"/>
          <w:b/>
          <w:i/>
          <w:sz w:val="20"/>
          <w:szCs w:val="20"/>
        </w:rPr>
        <w:t xml:space="preserve"> </w:t>
      </w:r>
      <w:r w:rsidR="00207A82" w:rsidRPr="0032320D">
        <w:rPr>
          <w:rFonts w:ascii="Century Gothic" w:hAnsi="Century Gothic"/>
          <w:b/>
          <w:i/>
          <w:sz w:val="20"/>
          <w:szCs w:val="20"/>
        </w:rPr>
        <w:t xml:space="preserve">Rémunération du temps de travail supplémentaire           </w:t>
      </w:r>
    </w:p>
    <w:p w14:paraId="4A2CDAAB" w14:textId="77777777" w:rsidR="00755F69" w:rsidRPr="005B7782" w:rsidRDefault="00207A82" w:rsidP="00204C46">
      <w:pPr>
        <w:spacing w:after="0" w:line="240" w:lineRule="auto"/>
        <w:rPr>
          <w:rFonts w:ascii="Century Gothic" w:hAnsi="Century Gothic"/>
          <w:b/>
          <w:sz w:val="20"/>
          <w:szCs w:val="20"/>
        </w:rPr>
      </w:pPr>
      <w:r w:rsidRPr="005B7782">
        <w:rPr>
          <w:rFonts w:ascii="Century Gothic" w:hAnsi="Century Gothic"/>
          <w:b/>
          <w:sz w:val="20"/>
          <w:szCs w:val="20"/>
        </w:rPr>
        <w:t xml:space="preserve">                  </w:t>
      </w:r>
    </w:p>
    <w:p w14:paraId="35CDA67E"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renonciation à des jours de repos est formalisée dans un avenant à la convention individuelle de forfait avant sa mise en œuvre. Cet avenant est valable pour l'année en cours et ne peut pas être reconduit de manière tacite.</w:t>
      </w:r>
    </w:p>
    <w:p w14:paraId="2D78F77B" w14:textId="77777777" w:rsidR="007021FC" w:rsidRPr="005B7782" w:rsidRDefault="007021FC" w:rsidP="00204C46">
      <w:pPr>
        <w:spacing w:after="0" w:line="240" w:lineRule="auto"/>
        <w:jc w:val="both"/>
        <w:rPr>
          <w:rFonts w:ascii="Century Gothic" w:hAnsi="Century Gothic"/>
          <w:sz w:val="20"/>
          <w:szCs w:val="20"/>
        </w:rPr>
      </w:pPr>
    </w:p>
    <w:p w14:paraId="14BAFD02" w14:textId="3F1413FF" w:rsidR="00755F69"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Les jours travaillés au-delà du nombre de jours prévu dans la convention de forfait font l'objet d'une majoration égale </w:t>
      </w:r>
      <w:r w:rsidR="00955F7F">
        <w:rPr>
          <w:rFonts w:ascii="Century Gothic" w:hAnsi="Century Gothic"/>
          <w:sz w:val="20"/>
          <w:szCs w:val="20"/>
        </w:rPr>
        <w:t>1</w:t>
      </w:r>
      <w:r w:rsidR="00D55935" w:rsidRPr="005B7782">
        <w:rPr>
          <w:rFonts w:ascii="Century Gothic" w:hAnsi="Century Gothic"/>
          <w:sz w:val="20"/>
          <w:szCs w:val="20"/>
        </w:rPr>
        <w:t>0 % de la rémunération</w:t>
      </w:r>
      <w:r w:rsidRPr="005B7782">
        <w:rPr>
          <w:rFonts w:ascii="Century Gothic" w:hAnsi="Century Gothic"/>
          <w:sz w:val="20"/>
          <w:szCs w:val="20"/>
        </w:rPr>
        <w:t>.</w:t>
      </w:r>
    </w:p>
    <w:p w14:paraId="004FE0DA" w14:textId="77777777" w:rsidR="001450CC" w:rsidRPr="005B7782" w:rsidRDefault="001450CC" w:rsidP="00204C46">
      <w:pPr>
        <w:spacing w:after="0" w:line="240" w:lineRule="auto"/>
        <w:jc w:val="both"/>
        <w:rPr>
          <w:rFonts w:ascii="Century Gothic" w:hAnsi="Century Gothic"/>
          <w:sz w:val="20"/>
          <w:szCs w:val="20"/>
        </w:rPr>
      </w:pPr>
    </w:p>
    <w:p w14:paraId="6488E89A" w14:textId="77777777" w:rsidR="00631AAE" w:rsidRPr="005B7782" w:rsidRDefault="00631AAE" w:rsidP="00204C46">
      <w:pPr>
        <w:spacing w:after="0" w:line="240" w:lineRule="auto"/>
        <w:rPr>
          <w:rFonts w:ascii="Century Gothic" w:hAnsi="Century Gothic"/>
          <w:sz w:val="20"/>
          <w:szCs w:val="20"/>
        </w:rPr>
      </w:pPr>
    </w:p>
    <w:p w14:paraId="73504298" w14:textId="7A0BBDE1" w:rsidR="00631AAE" w:rsidRPr="00FB4FB3" w:rsidRDefault="00FB4FB3" w:rsidP="00204C46">
      <w:pPr>
        <w:spacing w:after="0" w:line="240" w:lineRule="auto"/>
        <w:rPr>
          <w:rFonts w:ascii="Century Gothic" w:hAnsi="Century Gothic"/>
          <w:b/>
          <w:sz w:val="20"/>
          <w:szCs w:val="20"/>
        </w:rPr>
      </w:pPr>
      <w:r w:rsidRPr="00FB4FB3">
        <w:rPr>
          <w:rFonts w:ascii="Century Gothic" w:hAnsi="Century Gothic"/>
          <w:b/>
          <w:sz w:val="20"/>
          <w:szCs w:val="20"/>
        </w:rPr>
        <w:t>v)</w:t>
      </w:r>
      <w:r w:rsidR="00631AAE" w:rsidRPr="00FB4FB3">
        <w:rPr>
          <w:rFonts w:ascii="Century Gothic" w:hAnsi="Century Gothic"/>
          <w:b/>
          <w:sz w:val="20"/>
          <w:szCs w:val="20"/>
        </w:rPr>
        <w:t xml:space="preserve"> </w:t>
      </w:r>
      <w:r w:rsidR="00207A82" w:rsidRPr="0032320D">
        <w:rPr>
          <w:rFonts w:ascii="Century Gothic" w:hAnsi="Century Gothic"/>
          <w:b/>
          <w:sz w:val="20"/>
          <w:szCs w:val="20"/>
          <w:u w:val="dotted"/>
        </w:rPr>
        <w:t xml:space="preserve">Affectation de jours de repos sur le compte épargne-temps      </w:t>
      </w:r>
      <w:r w:rsidR="00207A82" w:rsidRPr="00FB4FB3">
        <w:rPr>
          <w:rFonts w:ascii="Century Gothic" w:hAnsi="Century Gothic"/>
          <w:b/>
          <w:sz w:val="20"/>
          <w:szCs w:val="20"/>
        </w:rPr>
        <w:t xml:space="preserve">           </w:t>
      </w:r>
    </w:p>
    <w:p w14:paraId="6917BB93"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4E83E811" w14:textId="15A76CE2"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salarié en forfait en jours p</w:t>
      </w:r>
      <w:r w:rsidR="00C84744">
        <w:rPr>
          <w:rFonts w:ascii="Century Gothic" w:hAnsi="Century Gothic"/>
          <w:sz w:val="20"/>
          <w:szCs w:val="20"/>
        </w:rPr>
        <w:t>ourra</w:t>
      </w:r>
      <w:r w:rsidR="00955F7F">
        <w:rPr>
          <w:rFonts w:ascii="Century Gothic" w:hAnsi="Century Gothic"/>
          <w:sz w:val="20"/>
          <w:szCs w:val="20"/>
        </w:rPr>
        <w:t>, le cas échéant,</w:t>
      </w:r>
      <w:r w:rsidRPr="005B7782">
        <w:rPr>
          <w:rFonts w:ascii="Century Gothic" w:hAnsi="Century Gothic"/>
          <w:sz w:val="20"/>
          <w:szCs w:val="20"/>
        </w:rPr>
        <w:t xml:space="preserve"> affecter des jours de repos sur son compte épargne-temps</w:t>
      </w:r>
      <w:r w:rsidR="002F4F50">
        <w:rPr>
          <w:rFonts w:ascii="Century Gothic" w:hAnsi="Century Gothic"/>
          <w:sz w:val="20"/>
          <w:szCs w:val="20"/>
        </w:rPr>
        <w:t>, si un tel compte est</w:t>
      </w:r>
      <w:r w:rsidR="0033533B">
        <w:rPr>
          <w:rFonts w:ascii="Century Gothic" w:hAnsi="Century Gothic"/>
          <w:sz w:val="20"/>
          <w:szCs w:val="20"/>
        </w:rPr>
        <w:t xml:space="preserve"> en vigueur dans l'entreprise</w:t>
      </w:r>
      <w:r w:rsidRPr="005B7782">
        <w:rPr>
          <w:rFonts w:ascii="Century Gothic" w:hAnsi="Century Gothic"/>
          <w:sz w:val="20"/>
          <w:szCs w:val="20"/>
        </w:rPr>
        <w:t>. Il en fait la demande par écrit à son responsable hiérarchique qui la valide et la transmet au service des ressources humaines.</w:t>
      </w:r>
    </w:p>
    <w:p w14:paraId="356AC312" w14:textId="77777777" w:rsidR="00404D75" w:rsidRPr="005B7782" w:rsidRDefault="00404D75" w:rsidP="00204C46">
      <w:pPr>
        <w:spacing w:after="0" w:line="240" w:lineRule="auto"/>
        <w:jc w:val="both"/>
        <w:rPr>
          <w:rFonts w:ascii="Century Gothic" w:hAnsi="Century Gothic"/>
          <w:sz w:val="20"/>
          <w:szCs w:val="20"/>
        </w:rPr>
      </w:pPr>
    </w:p>
    <w:p w14:paraId="5BCA5CC8" w14:textId="5308CA0E"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L'affectation de jours de repos sur le compte épargne-temps ne doit pas avoir pour effet de porter le nombre de jours travaillés dans l'année à un nombre supérieur à celui mentionné </w:t>
      </w:r>
      <w:r w:rsidR="00C335FA">
        <w:rPr>
          <w:rFonts w:ascii="Century Gothic" w:hAnsi="Century Gothic"/>
          <w:sz w:val="20"/>
          <w:szCs w:val="20"/>
        </w:rPr>
        <w:t>au iv) a) du présent article</w:t>
      </w:r>
      <w:r w:rsidRPr="005B7782">
        <w:rPr>
          <w:rFonts w:ascii="Century Gothic" w:hAnsi="Century Gothic"/>
          <w:sz w:val="20"/>
          <w:szCs w:val="20"/>
        </w:rPr>
        <w:t>.</w:t>
      </w:r>
    </w:p>
    <w:p w14:paraId="7D565D4A"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7545CAA7" w14:textId="1A332630" w:rsidR="00755F69" w:rsidRPr="005B7782" w:rsidRDefault="00FB4FB3" w:rsidP="00204C46">
      <w:pPr>
        <w:spacing w:after="0" w:line="240" w:lineRule="auto"/>
        <w:rPr>
          <w:rFonts w:ascii="Century Gothic" w:hAnsi="Century Gothic"/>
          <w:b/>
          <w:sz w:val="20"/>
          <w:szCs w:val="20"/>
        </w:rPr>
      </w:pPr>
      <w:r>
        <w:rPr>
          <w:rFonts w:ascii="Century Gothic" w:hAnsi="Century Gothic"/>
          <w:b/>
          <w:sz w:val="20"/>
          <w:szCs w:val="20"/>
        </w:rPr>
        <w:t>vi)</w:t>
      </w:r>
      <w:r w:rsidR="00207A82" w:rsidRPr="005B7782">
        <w:rPr>
          <w:rFonts w:ascii="Century Gothic" w:hAnsi="Century Gothic"/>
          <w:b/>
          <w:sz w:val="20"/>
          <w:szCs w:val="20"/>
        </w:rPr>
        <w:t xml:space="preserve"> </w:t>
      </w:r>
      <w:r w:rsidR="00207A82" w:rsidRPr="00C84744">
        <w:rPr>
          <w:rFonts w:ascii="Century Gothic" w:hAnsi="Century Gothic"/>
          <w:b/>
          <w:sz w:val="20"/>
          <w:szCs w:val="20"/>
          <w:u w:val="dotted"/>
        </w:rPr>
        <w:t xml:space="preserve">Prise des jours de repos   </w:t>
      </w:r>
      <w:r w:rsidR="00207A82" w:rsidRPr="005B7782">
        <w:rPr>
          <w:rFonts w:ascii="Century Gothic" w:hAnsi="Century Gothic"/>
          <w:b/>
          <w:sz w:val="20"/>
          <w:szCs w:val="20"/>
        </w:rPr>
        <w:t xml:space="preserve">                        </w:t>
      </w:r>
    </w:p>
    <w:p w14:paraId="117C62BB" w14:textId="77777777" w:rsidR="00631AAE" w:rsidRPr="005B7782" w:rsidRDefault="00631AAE" w:rsidP="00204C46">
      <w:pPr>
        <w:spacing w:after="0" w:line="240" w:lineRule="auto"/>
        <w:rPr>
          <w:rFonts w:ascii="Century Gothic" w:hAnsi="Century Gothic"/>
          <w:b/>
          <w:sz w:val="20"/>
          <w:szCs w:val="20"/>
        </w:rPr>
      </w:pPr>
    </w:p>
    <w:p w14:paraId="6BE44F5C" w14:textId="65D8DE55" w:rsidR="00755F69"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prise des jours de repos permettan</w:t>
      </w:r>
      <w:r w:rsidRPr="00E94117">
        <w:rPr>
          <w:rFonts w:ascii="Century Gothic" w:hAnsi="Century Gothic"/>
          <w:sz w:val="20"/>
          <w:szCs w:val="20"/>
        </w:rPr>
        <w:t>t de respecter le nombre de journées travaillées dans l'année fixé par la convention individuelle de forfait se fait par journées entières ou demi-journées.</w:t>
      </w:r>
    </w:p>
    <w:p w14:paraId="786D68CA" w14:textId="77777777" w:rsidR="00C74E0C" w:rsidRDefault="00C74E0C" w:rsidP="00204C46">
      <w:pPr>
        <w:spacing w:after="0" w:line="240" w:lineRule="auto"/>
        <w:jc w:val="both"/>
        <w:rPr>
          <w:rFonts w:ascii="Century Gothic" w:hAnsi="Century Gothic"/>
          <w:sz w:val="20"/>
          <w:szCs w:val="20"/>
        </w:rPr>
      </w:pPr>
    </w:p>
    <w:p w14:paraId="3B4D5541" w14:textId="6307FECB" w:rsidR="0033533B" w:rsidRPr="005B7782" w:rsidRDefault="0033533B" w:rsidP="00204C46">
      <w:pPr>
        <w:spacing w:after="0" w:line="240" w:lineRule="auto"/>
        <w:jc w:val="both"/>
        <w:rPr>
          <w:rFonts w:ascii="Century Gothic" w:hAnsi="Century Gothic"/>
          <w:sz w:val="20"/>
          <w:szCs w:val="20"/>
        </w:rPr>
      </w:pPr>
      <w:r>
        <w:rPr>
          <w:rFonts w:ascii="Century Gothic" w:hAnsi="Century Gothic"/>
          <w:sz w:val="20"/>
          <w:szCs w:val="20"/>
        </w:rPr>
        <w:t xml:space="preserve">La demande de prise de jours de repos se fera à l'initiative du salarié, </w:t>
      </w:r>
      <w:r w:rsidR="00C74E0C">
        <w:rPr>
          <w:rFonts w:ascii="Century Gothic" w:hAnsi="Century Gothic"/>
          <w:sz w:val="20"/>
          <w:szCs w:val="20"/>
        </w:rPr>
        <w:t xml:space="preserve">en respectant un délai de prévenance </w:t>
      </w:r>
      <w:r w:rsidR="00C74E0C" w:rsidRPr="00E94117">
        <w:rPr>
          <w:rFonts w:ascii="Century Gothic" w:hAnsi="Century Gothic"/>
          <w:sz w:val="20"/>
          <w:szCs w:val="20"/>
        </w:rPr>
        <w:t xml:space="preserve">de </w:t>
      </w:r>
      <w:r w:rsidR="00C335FA" w:rsidRPr="00E94117">
        <w:rPr>
          <w:rFonts w:ascii="Century Gothic" w:hAnsi="Century Gothic"/>
          <w:sz w:val="20"/>
          <w:szCs w:val="20"/>
        </w:rPr>
        <w:t>15</w:t>
      </w:r>
      <w:r w:rsidR="00C74E0C" w:rsidRPr="0032320D">
        <w:rPr>
          <w:rFonts w:ascii="Century Gothic" w:hAnsi="Century Gothic"/>
          <w:sz w:val="20"/>
          <w:szCs w:val="20"/>
        </w:rPr>
        <w:t xml:space="preserve"> jours</w:t>
      </w:r>
      <w:r w:rsidR="00C335FA" w:rsidRPr="0032320D">
        <w:rPr>
          <w:rFonts w:ascii="Century Gothic" w:hAnsi="Century Gothic"/>
          <w:sz w:val="20"/>
          <w:szCs w:val="20"/>
        </w:rPr>
        <w:t xml:space="preserve"> ouv</w:t>
      </w:r>
      <w:r w:rsidR="00C335FA">
        <w:rPr>
          <w:rFonts w:ascii="Century Gothic" w:hAnsi="Century Gothic"/>
          <w:sz w:val="20"/>
          <w:szCs w:val="20"/>
        </w:rPr>
        <w:t>rables</w:t>
      </w:r>
      <w:r w:rsidR="00C74E0C">
        <w:rPr>
          <w:rFonts w:ascii="Century Gothic" w:hAnsi="Century Gothic"/>
          <w:sz w:val="20"/>
          <w:szCs w:val="20"/>
        </w:rPr>
        <w:t xml:space="preserve">, et </w:t>
      </w:r>
      <w:r>
        <w:rPr>
          <w:rFonts w:ascii="Century Gothic" w:hAnsi="Century Gothic"/>
          <w:sz w:val="20"/>
          <w:szCs w:val="20"/>
        </w:rPr>
        <w:t>qui</w:t>
      </w:r>
      <w:r w:rsidRPr="0033533B">
        <w:rPr>
          <w:rFonts w:ascii="Century Gothic" w:hAnsi="Century Gothic"/>
          <w:sz w:val="20"/>
          <w:szCs w:val="20"/>
        </w:rPr>
        <w:t xml:space="preserve"> devr</w:t>
      </w:r>
      <w:r>
        <w:rPr>
          <w:rFonts w:ascii="Century Gothic" w:hAnsi="Century Gothic"/>
          <w:sz w:val="20"/>
          <w:szCs w:val="20"/>
        </w:rPr>
        <w:t>a</w:t>
      </w:r>
      <w:r w:rsidRPr="0033533B">
        <w:rPr>
          <w:rFonts w:ascii="Century Gothic" w:hAnsi="Century Gothic"/>
          <w:sz w:val="20"/>
          <w:szCs w:val="20"/>
        </w:rPr>
        <w:t xml:space="preserve"> avoir dûment acquis le</w:t>
      </w:r>
      <w:r w:rsidR="0034683B">
        <w:rPr>
          <w:rFonts w:ascii="Century Gothic" w:hAnsi="Century Gothic"/>
          <w:sz w:val="20"/>
          <w:szCs w:val="20"/>
        </w:rPr>
        <w:t>s jours de repos</w:t>
      </w:r>
      <w:r w:rsidRPr="0033533B">
        <w:rPr>
          <w:rFonts w:ascii="Century Gothic" w:hAnsi="Century Gothic"/>
          <w:sz w:val="20"/>
          <w:szCs w:val="20"/>
        </w:rPr>
        <w:t xml:space="preserve"> do</w:t>
      </w:r>
      <w:r>
        <w:rPr>
          <w:rFonts w:ascii="Century Gothic" w:hAnsi="Century Gothic"/>
          <w:sz w:val="20"/>
          <w:szCs w:val="20"/>
        </w:rPr>
        <w:t>nt il demande</w:t>
      </w:r>
      <w:r w:rsidRPr="0033533B">
        <w:rPr>
          <w:rFonts w:ascii="Century Gothic" w:hAnsi="Century Gothic"/>
          <w:sz w:val="20"/>
          <w:szCs w:val="20"/>
        </w:rPr>
        <w:t xml:space="preserve"> la prise.</w:t>
      </w:r>
      <w:r w:rsidRPr="0033533B">
        <w:t xml:space="preserve"> </w:t>
      </w:r>
      <w:r w:rsidRPr="00C84744">
        <w:rPr>
          <w:rFonts w:ascii="Century Gothic" w:hAnsi="Century Gothic"/>
          <w:sz w:val="20"/>
          <w:szCs w:val="20"/>
        </w:rPr>
        <w:t>Cette demande se</w:t>
      </w:r>
      <w:r>
        <w:rPr>
          <w:rFonts w:ascii="Century Gothic" w:hAnsi="Century Gothic"/>
          <w:sz w:val="20"/>
          <w:szCs w:val="20"/>
        </w:rPr>
        <w:t>ra adressée par le salarié à son responsable hiérarchique, qui devra donner</w:t>
      </w:r>
      <w:r w:rsidRPr="00C84744">
        <w:rPr>
          <w:rFonts w:ascii="Century Gothic" w:hAnsi="Century Gothic"/>
          <w:sz w:val="20"/>
          <w:szCs w:val="20"/>
        </w:rPr>
        <w:t xml:space="preserve"> </w:t>
      </w:r>
      <w:r>
        <w:rPr>
          <w:rFonts w:ascii="Century Gothic" w:hAnsi="Century Gothic"/>
          <w:sz w:val="20"/>
          <w:szCs w:val="20"/>
        </w:rPr>
        <w:t>son</w:t>
      </w:r>
      <w:r w:rsidRPr="0033533B">
        <w:rPr>
          <w:rFonts w:ascii="Century Gothic" w:hAnsi="Century Gothic"/>
          <w:sz w:val="20"/>
          <w:szCs w:val="20"/>
        </w:rPr>
        <w:t xml:space="preserve"> accord </w:t>
      </w:r>
      <w:r w:rsidR="00EB3BC6">
        <w:rPr>
          <w:rFonts w:ascii="Century Gothic" w:hAnsi="Century Gothic"/>
          <w:sz w:val="20"/>
          <w:szCs w:val="20"/>
        </w:rPr>
        <w:t xml:space="preserve">préalable </w:t>
      </w:r>
      <w:r w:rsidR="00C335FA">
        <w:rPr>
          <w:rFonts w:ascii="Century Gothic" w:hAnsi="Century Gothic"/>
          <w:sz w:val="20"/>
          <w:szCs w:val="20"/>
        </w:rPr>
        <w:t>et exprès</w:t>
      </w:r>
      <w:r>
        <w:rPr>
          <w:rFonts w:ascii="Century Gothic" w:hAnsi="Century Gothic"/>
          <w:sz w:val="20"/>
          <w:szCs w:val="20"/>
        </w:rPr>
        <w:t>. Le responsable hiérarchiqu</w:t>
      </w:r>
      <w:r w:rsidR="00EB3BC6">
        <w:rPr>
          <w:rFonts w:ascii="Century Gothic" w:hAnsi="Century Gothic"/>
          <w:sz w:val="20"/>
          <w:szCs w:val="20"/>
        </w:rPr>
        <w:t>e</w:t>
      </w:r>
      <w:r w:rsidRPr="0033533B">
        <w:rPr>
          <w:rFonts w:ascii="Century Gothic" w:hAnsi="Century Gothic"/>
          <w:sz w:val="20"/>
          <w:szCs w:val="20"/>
        </w:rPr>
        <w:t xml:space="preserve"> pourra le cas échéant refuser </w:t>
      </w:r>
      <w:r w:rsidR="00EB3BC6">
        <w:rPr>
          <w:rFonts w:ascii="Century Gothic" w:hAnsi="Century Gothic"/>
          <w:sz w:val="20"/>
          <w:szCs w:val="20"/>
        </w:rPr>
        <w:t xml:space="preserve">la demande </w:t>
      </w:r>
      <w:r w:rsidRPr="0033533B">
        <w:rPr>
          <w:rFonts w:ascii="Century Gothic" w:hAnsi="Century Gothic"/>
          <w:sz w:val="20"/>
          <w:szCs w:val="20"/>
        </w:rPr>
        <w:t>pour des raisons de bon fonctionnement du service ou de l</w:t>
      </w:r>
      <w:r w:rsidR="00B129A8">
        <w:rPr>
          <w:rFonts w:ascii="Century Gothic" w:hAnsi="Century Gothic"/>
          <w:sz w:val="20"/>
          <w:szCs w:val="20"/>
        </w:rPr>
        <w:t>'entreprise</w:t>
      </w:r>
      <w:r>
        <w:rPr>
          <w:rFonts w:ascii="Century Gothic" w:hAnsi="Century Gothic"/>
          <w:sz w:val="20"/>
          <w:szCs w:val="20"/>
        </w:rPr>
        <w:t xml:space="preserve">. </w:t>
      </w:r>
    </w:p>
    <w:p w14:paraId="30C57BCD" w14:textId="77777777" w:rsidR="00631AAE" w:rsidRPr="005B7782" w:rsidRDefault="00631AAE" w:rsidP="00204C46">
      <w:pPr>
        <w:spacing w:after="0" w:line="240" w:lineRule="auto"/>
        <w:jc w:val="both"/>
        <w:rPr>
          <w:rFonts w:ascii="Century Gothic" w:hAnsi="Century Gothic"/>
          <w:sz w:val="20"/>
          <w:szCs w:val="20"/>
        </w:rPr>
      </w:pPr>
    </w:p>
    <w:p w14:paraId="232B3939" w14:textId="567C0B99" w:rsidR="00755F69" w:rsidRDefault="00B129A8" w:rsidP="00204C46">
      <w:pPr>
        <w:spacing w:after="0" w:line="240" w:lineRule="auto"/>
        <w:jc w:val="both"/>
        <w:rPr>
          <w:rFonts w:ascii="Century Gothic" w:hAnsi="Century Gothic"/>
          <w:sz w:val="20"/>
          <w:szCs w:val="20"/>
        </w:rPr>
      </w:pPr>
      <w:r>
        <w:rPr>
          <w:rFonts w:ascii="Century Gothic" w:hAnsi="Century Gothic"/>
          <w:sz w:val="20"/>
          <w:szCs w:val="20"/>
        </w:rPr>
        <w:t xml:space="preserve">Par ailleurs, l'entreprise </w:t>
      </w:r>
      <w:r w:rsidR="0033533B" w:rsidRPr="005B7782">
        <w:rPr>
          <w:rFonts w:ascii="Century Gothic" w:hAnsi="Century Gothic"/>
          <w:sz w:val="20"/>
          <w:szCs w:val="20"/>
        </w:rPr>
        <w:t>p</w:t>
      </w:r>
      <w:r w:rsidR="0033533B">
        <w:rPr>
          <w:rFonts w:ascii="Century Gothic" w:hAnsi="Century Gothic"/>
          <w:sz w:val="20"/>
          <w:szCs w:val="20"/>
        </w:rPr>
        <w:t>ourra</w:t>
      </w:r>
      <w:r w:rsidR="00207A82" w:rsidRPr="005B7782">
        <w:rPr>
          <w:rFonts w:ascii="Century Gothic" w:hAnsi="Century Gothic"/>
          <w:sz w:val="20"/>
          <w:szCs w:val="20"/>
        </w:rPr>
        <w:t>,</w:t>
      </w:r>
      <w:r w:rsidR="00EB3BC6">
        <w:rPr>
          <w:rFonts w:ascii="Century Gothic" w:hAnsi="Century Gothic"/>
          <w:sz w:val="20"/>
          <w:szCs w:val="20"/>
        </w:rPr>
        <w:t xml:space="preserve"> si nécessaire</w:t>
      </w:r>
      <w:r w:rsidR="00207A82" w:rsidRPr="005B7782">
        <w:rPr>
          <w:rFonts w:ascii="Century Gothic" w:hAnsi="Century Gothic"/>
          <w:sz w:val="20"/>
          <w:szCs w:val="20"/>
        </w:rPr>
        <w:t xml:space="preserve">, imposer au salarié la prise de jours de repos s'il </w:t>
      </w:r>
      <w:r w:rsidR="00EB3BC6">
        <w:rPr>
          <w:rFonts w:ascii="Century Gothic" w:hAnsi="Century Gothic"/>
          <w:sz w:val="20"/>
          <w:szCs w:val="20"/>
        </w:rPr>
        <w:t xml:space="preserve">est </w:t>
      </w:r>
      <w:r w:rsidR="00207A82" w:rsidRPr="005B7782">
        <w:rPr>
          <w:rFonts w:ascii="Century Gothic" w:hAnsi="Century Gothic"/>
          <w:sz w:val="20"/>
          <w:szCs w:val="20"/>
        </w:rPr>
        <w:t>constat</w:t>
      </w:r>
      <w:r w:rsidR="00EB3BC6">
        <w:rPr>
          <w:rFonts w:ascii="Century Gothic" w:hAnsi="Century Gothic"/>
          <w:sz w:val="20"/>
          <w:szCs w:val="20"/>
        </w:rPr>
        <w:t>é</w:t>
      </w:r>
      <w:r w:rsidR="00207A82" w:rsidRPr="005B7782">
        <w:rPr>
          <w:rFonts w:ascii="Century Gothic" w:hAnsi="Century Gothic"/>
          <w:sz w:val="20"/>
          <w:szCs w:val="20"/>
        </w:rPr>
        <w:t xml:space="preserve"> que le nombre de journées de repos est insuffisant pour permettre de respecter en fin d'année le nombre maximum de journées travaillées.</w:t>
      </w:r>
    </w:p>
    <w:p w14:paraId="638F2A2E" w14:textId="77777777" w:rsidR="00C74E0C" w:rsidRDefault="00C74E0C" w:rsidP="00204C46">
      <w:pPr>
        <w:spacing w:after="0" w:line="240" w:lineRule="auto"/>
        <w:jc w:val="both"/>
        <w:rPr>
          <w:rFonts w:ascii="Century Gothic" w:hAnsi="Century Gothic"/>
          <w:sz w:val="20"/>
          <w:szCs w:val="20"/>
        </w:rPr>
      </w:pPr>
    </w:p>
    <w:p w14:paraId="004DCB26" w14:textId="3E111E35" w:rsidR="00C74E0C" w:rsidRDefault="00C74E0C" w:rsidP="00204C46">
      <w:pPr>
        <w:spacing w:after="0" w:line="240" w:lineRule="auto"/>
        <w:jc w:val="both"/>
        <w:rPr>
          <w:rFonts w:ascii="Century Gothic" w:hAnsi="Century Gothic"/>
          <w:sz w:val="20"/>
          <w:szCs w:val="20"/>
        </w:rPr>
      </w:pPr>
      <w:r w:rsidRPr="00C74E0C">
        <w:rPr>
          <w:rFonts w:ascii="Century Gothic" w:hAnsi="Century Gothic"/>
          <w:sz w:val="20"/>
          <w:szCs w:val="20"/>
        </w:rPr>
        <w:t xml:space="preserve">Les </w:t>
      </w:r>
      <w:r>
        <w:rPr>
          <w:rFonts w:ascii="Century Gothic" w:hAnsi="Century Gothic"/>
          <w:sz w:val="20"/>
          <w:szCs w:val="20"/>
        </w:rPr>
        <w:t>jours de repos non pris par le salarié</w:t>
      </w:r>
      <w:r w:rsidRPr="00C74E0C">
        <w:rPr>
          <w:rFonts w:ascii="Century Gothic" w:hAnsi="Century Gothic"/>
          <w:sz w:val="20"/>
          <w:szCs w:val="20"/>
        </w:rPr>
        <w:t xml:space="preserve"> en fin d'année civile seront définitivement perdus, excepté dans l'hypothèse où ce reliquat résulte de</w:t>
      </w:r>
      <w:r w:rsidR="000A7DEC">
        <w:rPr>
          <w:rFonts w:ascii="Century Gothic" w:hAnsi="Century Gothic"/>
          <w:sz w:val="20"/>
          <w:szCs w:val="20"/>
        </w:rPr>
        <w:t xml:space="preserve"> la situation exceptionnelle </w:t>
      </w:r>
      <w:r w:rsidR="006E7E89">
        <w:rPr>
          <w:rFonts w:ascii="Century Gothic" w:hAnsi="Century Gothic"/>
          <w:sz w:val="20"/>
          <w:szCs w:val="20"/>
        </w:rPr>
        <w:t xml:space="preserve">où </w:t>
      </w:r>
      <w:r w:rsidR="000A7DEC">
        <w:rPr>
          <w:rFonts w:ascii="Century Gothic" w:hAnsi="Century Gothic"/>
          <w:sz w:val="20"/>
          <w:szCs w:val="20"/>
        </w:rPr>
        <w:t xml:space="preserve">il n'a pas été en capacité de poser </w:t>
      </w:r>
      <w:r w:rsidRPr="00C74E0C">
        <w:rPr>
          <w:rFonts w:ascii="Century Gothic" w:hAnsi="Century Gothic"/>
          <w:sz w:val="20"/>
          <w:szCs w:val="20"/>
        </w:rPr>
        <w:t xml:space="preserve">ces </w:t>
      </w:r>
      <w:r>
        <w:rPr>
          <w:rFonts w:ascii="Century Gothic" w:hAnsi="Century Gothic"/>
          <w:sz w:val="20"/>
          <w:szCs w:val="20"/>
        </w:rPr>
        <w:t>jours de repos</w:t>
      </w:r>
      <w:r w:rsidRPr="00C74E0C">
        <w:rPr>
          <w:rFonts w:ascii="Century Gothic" w:hAnsi="Century Gothic"/>
          <w:sz w:val="20"/>
          <w:szCs w:val="20"/>
        </w:rPr>
        <w:t xml:space="preserve"> suite au refus de </w:t>
      </w:r>
      <w:r w:rsidR="000A7DEC">
        <w:rPr>
          <w:rFonts w:ascii="Century Gothic" w:hAnsi="Century Gothic"/>
          <w:sz w:val="20"/>
          <w:szCs w:val="20"/>
        </w:rPr>
        <w:t>son</w:t>
      </w:r>
      <w:r w:rsidRPr="00C74E0C">
        <w:rPr>
          <w:rFonts w:ascii="Century Gothic" w:hAnsi="Century Gothic"/>
          <w:sz w:val="20"/>
          <w:szCs w:val="20"/>
        </w:rPr>
        <w:t xml:space="preserve"> responsable hiérarchique pour des raisons de bon fonctionnement du service ou de l</w:t>
      </w:r>
      <w:r w:rsidR="00B129A8">
        <w:rPr>
          <w:rFonts w:ascii="Century Gothic" w:hAnsi="Century Gothic"/>
          <w:sz w:val="20"/>
          <w:szCs w:val="20"/>
        </w:rPr>
        <w:t>'entreprise</w:t>
      </w:r>
      <w:r w:rsidR="000A7DEC">
        <w:rPr>
          <w:rFonts w:ascii="Century Gothic" w:hAnsi="Century Gothic"/>
          <w:sz w:val="20"/>
          <w:szCs w:val="20"/>
        </w:rPr>
        <w:t>. Dans ce dernier cas, les jours de repos</w:t>
      </w:r>
      <w:r w:rsidRPr="00C74E0C">
        <w:rPr>
          <w:rFonts w:ascii="Century Gothic" w:hAnsi="Century Gothic"/>
          <w:sz w:val="20"/>
          <w:szCs w:val="20"/>
        </w:rPr>
        <w:t xml:space="preserve"> compris dans le reliquat devront nécessairement être posés dans les deux premiers mois de la nouvelle année civile. A défaut, ils seront définitivement perdus.</w:t>
      </w:r>
    </w:p>
    <w:p w14:paraId="2F938457" w14:textId="77777777" w:rsidR="00EB3BC6" w:rsidRDefault="00EB3BC6" w:rsidP="00204C46">
      <w:pPr>
        <w:spacing w:after="0" w:line="240" w:lineRule="auto"/>
        <w:jc w:val="both"/>
        <w:rPr>
          <w:rFonts w:ascii="Century Gothic" w:hAnsi="Century Gothic"/>
          <w:sz w:val="20"/>
          <w:szCs w:val="20"/>
        </w:rPr>
      </w:pPr>
    </w:p>
    <w:p w14:paraId="63607F5D" w14:textId="481A370E" w:rsidR="00EB3BC6" w:rsidRPr="005B7782" w:rsidRDefault="00EB3BC6" w:rsidP="00204C46">
      <w:pPr>
        <w:spacing w:after="0" w:line="240" w:lineRule="auto"/>
        <w:jc w:val="both"/>
        <w:rPr>
          <w:rFonts w:ascii="Century Gothic" w:hAnsi="Century Gothic"/>
          <w:sz w:val="20"/>
          <w:szCs w:val="20"/>
        </w:rPr>
      </w:pPr>
      <w:r>
        <w:rPr>
          <w:rFonts w:ascii="Century Gothic" w:hAnsi="Century Gothic"/>
          <w:sz w:val="20"/>
          <w:szCs w:val="20"/>
        </w:rPr>
        <w:t>Enfin, l</w:t>
      </w:r>
      <w:r w:rsidR="00B129A8">
        <w:rPr>
          <w:rFonts w:ascii="Century Gothic" w:hAnsi="Century Gothic"/>
          <w:sz w:val="20"/>
          <w:szCs w:val="20"/>
        </w:rPr>
        <w:t>'entreprise</w:t>
      </w:r>
      <w:r>
        <w:rPr>
          <w:rFonts w:ascii="Century Gothic" w:hAnsi="Century Gothic"/>
          <w:sz w:val="20"/>
          <w:szCs w:val="20"/>
        </w:rPr>
        <w:t xml:space="preserve"> pourra demander au salarié</w:t>
      </w:r>
      <w:r w:rsidRPr="00EB3BC6">
        <w:rPr>
          <w:rFonts w:ascii="Century Gothic" w:hAnsi="Century Gothic"/>
          <w:sz w:val="20"/>
          <w:szCs w:val="20"/>
        </w:rPr>
        <w:t xml:space="preserve"> en cours de préavis (de licenciement ou de démission) de poser tout ou partie de</w:t>
      </w:r>
      <w:r>
        <w:rPr>
          <w:rFonts w:ascii="Century Gothic" w:hAnsi="Century Gothic"/>
          <w:sz w:val="20"/>
          <w:szCs w:val="20"/>
        </w:rPr>
        <w:t xml:space="preserve"> son </w:t>
      </w:r>
      <w:r w:rsidRPr="00EB3BC6">
        <w:rPr>
          <w:rFonts w:ascii="Century Gothic" w:hAnsi="Century Gothic"/>
          <w:sz w:val="20"/>
          <w:szCs w:val="20"/>
        </w:rPr>
        <w:t xml:space="preserve">reliquat de </w:t>
      </w:r>
      <w:r>
        <w:rPr>
          <w:rFonts w:ascii="Century Gothic" w:hAnsi="Century Gothic"/>
          <w:sz w:val="20"/>
          <w:szCs w:val="20"/>
        </w:rPr>
        <w:t>jours de repos</w:t>
      </w:r>
      <w:r w:rsidRPr="00EB3BC6">
        <w:rPr>
          <w:rFonts w:ascii="Century Gothic" w:hAnsi="Century Gothic"/>
          <w:sz w:val="20"/>
          <w:szCs w:val="20"/>
        </w:rPr>
        <w:t xml:space="preserve"> durant ce préavis et avant la cessation définitive de</w:t>
      </w:r>
      <w:r w:rsidR="006E7E89">
        <w:rPr>
          <w:rFonts w:ascii="Century Gothic" w:hAnsi="Century Gothic"/>
          <w:sz w:val="20"/>
          <w:szCs w:val="20"/>
        </w:rPr>
        <w:t xml:space="preserve"> son </w:t>
      </w:r>
      <w:r w:rsidRPr="00EB3BC6">
        <w:rPr>
          <w:rFonts w:ascii="Century Gothic" w:hAnsi="Century Gothic"/>
          <w:sz w:val="20"/>
          <w:szCs w:val="20"/>
        </w:rPr>
        <w:t>contrat de travail.</w:t>
      </w:r>
    </w:p>
    <w:p w14:paraId="4C3EF9B3"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6FE387F" w14:textId="540AF341" w:rsidR="00631AAE" w:rsidRPr="005B7782" w:rsidRDefault="00FB4FB3" w:rsidP="00204C46">
      <w:pPr>
        <w:spacing w:after="0" w:line="240" w:lineRule="auto"/>
        <w:rPr>
          <w:rFonts w:ascii="Century Gothic" w:hAnsi="Century Gothic"/>
          <w:b/>
          <w:sz w:val="20"/>
          <w:szCs w:val="20"/>
        </w:rPr>
      </w:pPr>
      <w:r>
        <w:rPr>
          <w:rFonts w:ascii="Century Gothic" w:hAnsi="Century Gothic"/>
          <w:b/>
          <w:sz w:val="20"/>
          <w:szCs w:val="20"/>
        </w:rPr>
        <w:t>vii)</w:t>
      </w:r>
      <w:r w:rsidR="00207A82" w:rsidRPr="005B7782">
        <w:rPr>
          <w:rFonts w:ascii="Century Gothic" w:hAnsi="Century Gothic"/>
          <w:b/>
          <w:sz w:val="20"/>
          <w:szCs w:val="20"/>
        </w:rPr>
        <w:t xml:space="preserve"> </w:t>
      </w:r>
      <w:r w:rsidR="00207A82" w:rsidRPr="004C75C1">
        <w:rPr>
          <w:rFonts w:ascii="Century Gothic" w:hAnsi="Century Gothic"/>
          <w:b/>
          <w:sz w:val="20"/>
          <w:szCs w:val="20"/>
          <w:u w:val="dotted"/>
        </w:rPr>
        <w:t xml:space="preserve">Forfait en jours réduit </w:t>
      </w:r>
    </w:p>
    <w:p w14:paraId="01CA2C45"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4410F529"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convention individuelle de forfait en jours peut prévoir un nombre de jours travaillés réduit par l'attribution de jours de repos supplémentaires.</w:t>
      </w:r>
    </w:p>
    <w:p w14:paraId="5999F22C" w14:textId="77777777" w:rsidR="00631AAE" w:rsidRPr="005B7782" w:rsidRDefault="00631AAE" w:rsidP="00204C46">
      <w:pPr>
        <w:spacing w:after="0" w:line="240" w:lineRule="auto"/>
        <w:jc w:val="both"/>
        <w:rPr>
          <w:rFonts w:ascii="Century Gothic" w:hAnsi="Century Gothic"/>
          <w:sz w:val="20"/>
          <w:szCs w:val="20"/>
        </w:rPr>
      </w:pPr>
    </w:p>
    <w:p w14:paraId="01EC6F62" w14:textId="3583450E"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salarié est rémunéré au prorata du nombre de jours fixé par sa convention de forfait. La charge de travail</w:t>
      </w:r>
      <w:r w:rsidR="00C10BB8">
        <w:rPr>
          <w:rFonts w:ascii="Century Gothic" w:hAnsi="Century Gothic"/>
          <w:sz w:val="20"/>
          <w:szCs w:val="20"/>
        </w:rPr>
        <w:t xml:space="preserve"> du salarié</w:t>
      </w:r>
      <w:r w:rsidRPr="005B7782">
        <w:rPr>
          <w:rFonts w:ascii="Century Gothic" w:hAnsi="Century Gothic"/>
          <w:sz w:val="20"/>
          <w:szCs w:val="20"/>
        </w:rPr>
        <w:t xml:space="preserve"> doit tenir compte de la réduction convenue.</w:t>
      </w:r>
    </w:p>
    <w:p w14:paraId="6679BD91"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676A6201" w14:textId="2ADE5F49" w:rsidR="00755F69" w:rsidRPr="005B7782" w:rsidRDefault="00FB4FB3" w:rsidP="00204C46">
      <w:pPr>
        <w:spacing w:after="0" w:line="240" w:lineRule="auto"/>
        <w:rPr>
          <w:rFonts w:ascii="Century Gothic" w:hAnsi="Century Gothic"/>
          <w:b/>
          <w:sz w:val="20"/>
          <w:szCs w:val="20"/>
        </w:rPr>
      </w:pPr>
      <w:r>
        <w:rPr>
          <w:rFonts w:ascii="Century Gothic" w:hAnsi="Century Gothic"/>
          <w:b/>
          <w:sz w:val="20"/>
          <w:szCs w:val="20"/>
        </w:rPr>
        <w:t>viii)</w:t>
      </w:r>
      <w:r w:rsidR="00207A82" w:rsidRPr="005B7782">
        <w:rPr>
          <w:rFonts w:ascii="Century Gothic" w:hAnsi="Century Gothic"/>
          <w:b/>
          <w:sz w:val="20"/>
          <w:szCs w:val="20"/>
        </w:rPr>
        <w:t xml:space="preserve"> </w:t>
      </w:r>
      <w:r w:rsidR="00207A82" w:rsidRPr="004C75C1">
        <w:rPr>
          <w:rFonts w:ascii="Century Gothic" w:hAnsi="Century Gothic"/>
          <w:b/>
          <w:sz w:val="20"/>
          <w:szCs w:val="20"/>
          <w:u w:val="dotted"/>
        </w:rPr>
        <w:t xml:space="preserve">Rémunération     </w:t>
      </w:r>
      <w:r w:rsidR="00207A82" w:rsidRPr="005B7782">
        <w:rPr>
          <w:rFonts w:ascii="Century Gothic" w:hAnsi="Century Gothic"/>
          <w:b/>
          <w:sz w:val="20"/>
          <w:szCs w:val="20"/>
        </w:rPr>
        <w:t xml:space="preserve">                      </w:t>
      </w:r>
    </w:p>
    <w:p w14:paraId="773EBAA5" w14:textId="77777777" w:rsidR="00631AAE" w:rsidRPr="005B7782" w:rsidRDefault="00631AAE" w:rsidP="00204C46">
      <w:pPr>
        <w:spacing w:after="0" w:line="240" w:lineRule="auto"/>
        <w:rPr>
          <w:rFonts w:ascii="Century Gothic" w:hAnsi="Century Gothic"/>
          <w:sz w:val="20"/>
          <w:szCs w:val="20"/>
        </w:rPr>
      </w:pPr>
    </w:p>
    <w:p w14:paraId="3C8B3691" w14:textId="60DF0352"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Les salariés en forfait en jours perçoivent une rémunération mensuelle forfaitaire. Elle ne doit pas être sans rapport avec les sujétions qui leur sont imposées.</w:t>
      </w:r>
    </w:p>
    <w:p w14:paraId="43B91E6F" w14:textId="77777777" w:rsidR="00631AAE" w:rsidRPr="005B7782" w:rsidRDefault="00631AAE" w:rsidP="00204C46">
      <w:pPr>
        <w:spacing w:after="0" w:line="240" w:lineRule="auto"/>
        <w:jc w:val="both"/>
        <w:rPr>
          <w:rFonts w:ascii="Century Gothic" w:hAnsi="Century Gothic"/>
          <w:sz w:val="20"/>
          <w:szCs w:val="20"/>
        </w:rPr>
      </w:pPr>
    </w:p>
    <w:p w14:paraId="2FD16649"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La rémunération est fixée sur l'année et versée mensuellement indépendamment du nombre de jours travaillés dans le mois.</w:t>
      </w:r>
    </w:p>
    <w:p w14:paraId="0F4DCFD2" w14:textId="77777777" w:rsidR="00631AAE" w:rsidRPr="005B7782" w:rsidRDefault="00631AAE" w:rsidP="00204C46">
      <w:pPr>
        <w:spacing w:after="0" w:line="240" w:lineRule="auto"/>
        <w:jc w:val="both"/>
        <w:rPr>
          <w:rFonts w:ascii="Century Gothic" w:hAnsi="Century Gothic"/>
          <w:sz w:val="20"/>
          <w:szCs w:val="20"/>
        </w:rPr>
      </w:pPr>
    </w:p>
    <w:p w14:paraId="372A61D6" w14:textId="77777777" w:rsidR="004921D3" w:rsidRPr="005B7782" w:rsidRDefault="00207A82" w:rsidP="00841321">
      <w:pPr>
        <w:spacing w:after="0" w:line="240" w:lineRule="auto"/>
        <w:rPr>
          <w:rFonts w:ascii="Century Gothic" w:hAnsi="Century Gothic"/>
          <w:b/>
          <w:sz w:val="20"/>
          <w:szCs w:val="20"/>
        </w:rPr>
      </w:pPr>
      <w:bookmarkStart w:id="9" w:name="BASECOFORMRH__A795BC451F9DD355-EFL-2"/>
      <w:bookmarkEnd w:id="6"/>
      <w:r w:rsidRPr="005B7782">
        <w:rPr>
          <w:rFonts w:ascii="Century Gothic" w:hAnsi="Century Gothic"/>
          <w:b/>
          <w:sz w:val="20"/>
          <w:szCs w:val="20"/>
        </w:rPr>
        <w:t xml:space="preserve">                         </w:t>
      </w:r>
    </w:p>
    <w:p w14:paraId="6FF83192" w14:textId="489C75CE" w:rsidR="00631AAE" w:rsidRPr="005B7782" w:rsidRDefault="0049243E" w:rsidP="00204C46">
      <w:pPr>
        <w:spacing w:after="0" w:line="240" w:lineRule="auto"/>
        <w:rPr>
          <w:rFonts w:ascii="Century Gothic" w:hAnsi="Century Gothic"/>
          <w:b/>
          <w:sz w:val="20"/>
          <w:szCs w:val="20"/>
        </w:rPr>
      </w:pPr>
      <w:r>
        <w:rPr>
          <w:rFonts w:ascii="Century Gothic" w:hAnsi="Century Gothic"/>
          <w:b/>
          <w:sz w:val="20"/>
          <w:szCs w:val="20"/>
        </w:rPr>
        <w:t xml:space="preserve">ix) </w:t>
      </w:r>
      <w:r w:rsidR="00207A82" w:rsidRPr="004C75C1">
        <w:rPr>
          <w:rFonts w:ascii="Century Gothic" w:hAnsi="Century Gothic"/>
          <w:b/>
          <w:sz w:val="20"/>
          <w:szCs w:val="20"/>
          <w:u w:val="dotted"/>
        </w:rPr>
        <w:t xml:space="preserve">Suivi de la charge de travail, entretien individuel et droit à la déconnexion   </w:t>
      </w:r>
      <w:r w:rsidR="00207A82" w:rsidRPr="005B7782">
        <w:rPr>
          <w:rFonts w:ascii="Century Gothic" w:hAnsi="Century Gothic"/>
          <w:b/>
          <w:sz w:val="20"/>
          <w:szCs w:val="20"/>
        </w:rPr>
        <w:t xml:space="preserve">       </w:t>
      </w:r>
      <w:r w:rsidR="00207A82" w:rsidRPr="005B7782">
        <w:rPr>
          <w:rFonts w:ascii="Century Gothic" w:hAnsi="Century Gothic"/>
          <w:sz w:val="20"/>
          <w:szCs w:val="20"/>
        </w:rPr>
        <w:t xml:space="preserve">                        </w:t>
      </w:r>
    </w:p>
    <w:p w14:paraId="1F929E49" w14:textId="77777777" w:rsidR="00631AAE" w:rsidRPr="005B7782" w:rsidRDefault="00631AAE" w:rsidP="00204C46">
      <w:pPr>
        <w:spacing w:after="0" w:line="240" w:lineRule="auto"/>
        <w:rPr>
          <w:rFonts w:ascii="Century Gothic" w:hAnsi="Century Gothic"/>
          <w:sz w:val="20"/>
          <w:szCs w:val="20"/>
        </w:rPr>
      </w:pPr>
    </w:p>
    <w:p w14:paraId="56CF0DE4" w14:textId="1BE69EF0" w:rsidR="00755F69" w:rsidRPr="004C75C1" w:rsidRDefault="0049243E" w:rsidP="00CD0183">
      <w:pPr>
        <w:spacing w:after="0" w:line="240" w:lineRule="auto"/>
        <w:ind w:firstLine="360"/>
        <w:rPr>
          <w:rFonts w:ascii="Century Gothic" w:hAnsi="Century Gothic"/>
          <w:i/>
          <w:sz w:val="20"/>
          <w:szCs w:val="20"/>
        </w:rPr>
      </w:pPr>
      <w:r w:rsidRPr="004C75C1">
        <w:rPr>
          <w:rFonts w:ascii="Century Gothic" w:hAnsi="Century Gothic"/>
          <w:b/>
          <w:i/>
          <w:sz w:val="20"/>
          <w:szCs w:val="20"/>
        </w:rPr>
        <w:t>a)</w:t>
      </w:r>
      <w:r w:rsidR="00631AAE" w:rsidRPr="004C75C1">
        <w:rPr>
          <w:rFonts w:ascii="Century Gothic" w:hAnsi="Century Gothic"/>
          <w:b/>
          <w:i/>
          <w:sz w:val="20"/>
          <w:szCs w:val="20"/>
        </w:rPr>
        <w:t xml:space="preserve"> </w:t>
      </w:r>
      <w:r w:rsidR="00207A82" w:rsidRPr="004C75C1">
        <w:rPr>
          <w:rFonts w:ascii="Century Gothic" w:hAnsi="Century Gothic"/>
          <w:b/>
          <w:i/>
          <w:sz w:val="20"/>
          <w:szCs w:val="20"/>
        </w:rPr>
        <w:t xml:space="preserve">Suivi de la charge de travail     </w:t>
      </w:r>
      <w:r w:rsidR="00207A82" w:rsidRPr="004C75C1">
        <w:rPr>
          <w:rFonts w:ascii="Century Gothic" w:hAnsi="Century Gothic"/>
          <w:i/>
          <w:sz w:val="20"/>
          <w:szCs w:val="20"/>
        </w:rPr>
        <w:t xml:space="preserve">                      </w:t>
      </w:r>
    </w:p>
    <w:p w14:paraId="6054C695"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F532B68" w14:textId="028FC13F" w:rsidR="00631AAE" w:rsidRPr="004C75C1" w:rsidRDefault="00207A82" w:rsidP="004C75C1">
      <w:pPr>
        <w:pStyle w:val="Paragraphedeliste"/>
        <w:numPr>
          <w:ilvl w:val="0"/>
          <w:numId w:val="20"/>
        </w:numPr>
        <w:spacing w:after="0" w:line="240" w:lineRule="auto"/>
        <w:rPr>
          <w:rFonts w:ascii="Century Gothic" w:hAnsi="Century Gothic"/>
          <w:sz w:val="20"/>
          <w:szCs w:val="20"/>
        </w:rPr>
      </w:pPr>
      <w:r w:rsidRPr="004C75C1">
        <w:rPr>
          <w:rFonts w:ascii="Century Gothic" w:hAnsi="Century Gothic"/>
          <w:sz w:val="20"/>
          <w:szCs w:val="20"/>
        </w:rPr>
        <w:t xml:space="preserve">Relevé déclaratif des journées </w:t>
      </w:r>
      <w:r w:rsidRPr="00C91FDC">
        <w:rPr>
          <w:rFonts w:ascii="Century Gothic" w:hAnsi="Century Gothic"/>
          <w:sz w:val="20"/>
          <w:szCs w:val="20"/>
        </w:rPr>
        <w:t>ou demi-journées</w:t>
      </w:r>
      <w:r w:rsidRPr="004C75C1">
        <w:rPr>
          <w:rFonts w:ascii="Century Gothic" w:hAnsi="Century Gothic"/>
          <w:sz w:val="20"/>
          <w:szCs w:val="20"/>
        </w:rPr>
        <w:t xml:space="preserve"> de travail           </w:t>
      </w:r>
    </w:p>
    <w:p w14:paraId="24B4F020" w14:textId="77777777" w:rsidR="00755F69" w:rsidRPr="00C91FDC" w:rsidRDefault="00207A82" w:rsidP="00204C46">
      <w:pPr>
        <w:spacing w:after="0" w:line="240" w:lineRule="auto"/>
        <w:rPr>
          <w:rFonts w:ascii="Century Gothic" w:hAnsi="Century Gothic"/>
          <w:sz w:val="20"/>
          <w:szCs w:val="20"/>
        </w:rPr>
      </w:pPr>
      <w:r w:rsidRPr="00C91FDC">
        <w:rPr>
          <w:rFonts w:ascii="Century Gothic" w:hAnsi="Century Gothic"/>
          <w:sz w:val="20"/>
          <w:szCs w:val="20"/>
        </w:rPr>
        <w:t xml:space="preserve">                  </w:t>
      </w:r>
    </w:p>
    <w:p w14:paraId="2FDC9B8B" w14:textId="5FF547F4" w:rsidR="00C335FA" w:rsidRPr="004C75C1" w:rsidRDefault="00207A82" w:rsidP="00204C46">
      <w:pPr>
        <w:spacing w:after="0" w:line="240" w:lineRule="auto"/>
        <w:jc w:val="both"/>
        <w:rPr>
          <w:rFonts w:ascii="Century Gothic" w:hAnsi="Century Gothic"/>
          <w:sz w:val="20"/>
          <w:szCs w:val="20"/>
        </w:rPr>
      </w:pPr>
      <w:r w:rsidRPr="0032320D">
        <w:rPr>
          <w:rFonts w:ascii="Century Gothic" w:hAnsi="Century Gothic"/>
          <w:sz w:val="20"/>
          <w:szCs w:val="20"/>
        </w:rPr>
        <w:t xml:space="preserve">Le salarié soumis à une convention individuelle de forfait en jours déclare sur </w:t>
      </w:r>
      <w:r w:rsidRPr="0032320D">
        <w:rPr>
          <w:rFonts w:ascii="Century Gothic" w:hAnsi="Century Gothic"/>
          <w:i/>
          <w:sz w:val="20"/>
          <w:szCs w:val="20"/>
        </w:rPr>
        <w:t>papier</w:t>
      </w:r>
      <w:r w:rsidR="00404D75" w:rsidRPr="0032320D">
        <w:rPr>
          <w:rFonts w:ascii="Century Gothic" w:hAnsi="Century Gothic"/>
          <w:i/>
          <w:sz w:val="20"/>
          <w:szCs w:val="20"/>
        </w:rPr>
        <w:t xml:space="preserve"> ou</w:t>
      </w:r>
      <w:r w:rsidRPr="0032320D">
        <w:rPr>
          <w:rFonts w:ascii="Century Gothic" w:hAnsi="Century Gothic"/>
          <w:i/>
          <w:sz w:val="20"/>
          <w:szCs w:val="20"/>
        </w:rPr>
        <w:t xml:space="preserve"> logiciel de compta</w:t>
      </w:r>
      <w:r w:rsidR="00404D75" w:rsidRPr="004C75C1">
        <w:rPr>
          <w:rFonts w:ascii="Century Gothic" w:hAnsi="Century Gothic"/>
          <w:i/>
          <w:sz w:val="20"/>
          <w:szCs w:val="20"/>
        </w:rPr>
        <w:t>bilisation du temps de travail</w:t>
      </w:r>
      <w:r w:rsidRPr="004C75C1">
        <w:rPr>
          <w:rFonts w:ascii="Century Gothic" w:hAnsi="Century Gothic"/>
          <w:sz w:val="20"/>
          <w:szCs w:val="20"/>
        </w:rPr>
        <w:t xml:space="preserve"> :</w:t>
      </w:r>
    </w:p>
    <w:p w14:paraId="05771138" w14:textId="77777777" w:rsidR="00631AAE" w:rsidRPr="004C75C1" w:rsidRDefault="00631AAE" w:rsidP="00204C46">
      <w:pPr>
        <w:spacing w:after="0" w:line="240" w:lineRule="auto"/>
        <w:jc w:val="both"/>
        <w:rPr>
          <w:rFonts w:ascii="Century Gothic" w:hAnsi="Century Gothic"/>
          <w:sz w:val="20"/>
          <w:szCs w:val="20"/>
        </w:rPr>
      </w:pPr>
    </w:p>
    <w:p w14:paraId="43DC3A2E" w14:textId="77777777" w:rsidR="00755F69" w:rsidRPr="004C75C1" w:rsidRDefault="00207A82" w:rsidP="00631AAE">
      <w:pPr>
        <w:numPr>
          <w:ilvl w:val="0"/>
          <w:numId w:val="11"/>
        </w:numPr>
        <w:pBdr>
          <w:bottom w:val="none" w:sz="0" w:space="2" w:color="auto"/>
        </w:pBdr>
        <w:spacing w:after="0" w:line="240" w:lineRule="auto"/>
        <w:jc w:val="both"/>
        <w:rPr>
          <w:rFonts w:ascii="Century Gothic" w:hAnsi="Century Gothic"/>
          <w:sz w:val="20"/>
          <w:szCs w:val="20"/>
        </w:rPr>
      </w:pPr>
      <w:r w:rsidRPr="004C75C1">
        <w:rPr>
          <w:rFonts w:ascii="Century Gothic" w:hAnsi="Century Gothic"/>
          <w:sz w:val="20"/>
          <w:szCs w:val="20"/>
        </w:rPr>
        <w:t>le nombre et la date des journées ou de demi-journées travaillées ;</w:t>
      </w:r>
    </w:p>
    <w:p w14:paraId="72B0D053" w14:textId="77777777" w:rsidR="00755F69" w:rsidRPr="004C75C1" w:rsidRDefault="00207A82" w:rsidP="00631AAE">
      <w:pPr>
        <w:numPr>
          <w:ilvl w:val="0"/>
          <w:numId w:val="11"/>
        </w:numPr>
        <w:pBdr>
          <w:bottom w:val="none" w:sz="0" w:space="2" w:color="auto"/>
        </w:pBdr>
        <w:spacing w:after="0" w:line="240" w:lineRule="auto"/>
        <w:jc w:val="both"/>
        <w:rPr>
          <w:rFonts w:ascii="Century Gothic" w:hAnsi="Century Gothic"/>
          <w:sz w:val="20"/>
          <w:szCs w:val="20"/>
        </w:rPr>
      </w:pPr>
      <w:r w:rsidRPr="004C75C1">
        <w:rPr>
          <w:rFonts w:ascii="Century Gothic" w:hAnsi="Century Gothic"/>
          <w:sz w:val="20"/>
          <w:szCs w:val="20"/>
        </w:rPr>
        <w:t>le nombre, la date et la nature des jours ou de demi-journées de repos (congés payés, repos supplémentaires ou autres congés/repos) ;</w:t>
      </w:r>
    </w:p>
    <w:p w14:paraId="0434E349" w14:textId="77777777" w:rsidR="00755F69" w:rsidRPr="005B7782" w:rsidRDefault="00207A82" w:rsidP="00631AAE">
      <w:pPr>
        <w:numPr>
          <w:ilvl w:val="0"/>
          <w:numId w:val="11"/>
        </w:numPr>
        <w:pBdr>
          <w:bottom w:val="none" w:sz="0" w:space="2" w:color="auto"/>
        </w:pBdr>
        <w:spacing w:after="0" w:line="240" w:lineRule="auto"/>
        <w:jc w:val="both"/>
        <w:rPr>
          <w:rFonts w:ascii="Century Gothic" w:hAnsi="Century Gothic"/>
          <w:sz w:val="20"/>
          <w:szCs w:val="20"/>
        </w:rPr>
      </w:pPr>
      <w:r w:rsidRPr="004C75C1">
        <w:rPr>
          <w:rFonts w:ascii="Century Gothic" w:hAnsi="Century Gothic"/>
          <w:sz w:val="20"/>
          <w:szCs w:val="20"/>
        </w:rPr>
        <w:t>l'indication du bénéfice ou non des repos quotidien et he</w:t>
      </w:r>
      <w:r w:rsidRPr="005B7782">
        <w:rPr>
          <w:rFonts w:ascii="Century Gothic" w:hAnsi="Century Gothic"/>
          <w:sz w:val="20"/>
          <w:szCs w:val="20"/>
        </w:rPr>
        <w:t>bdomadaire.</w:t>
      </w:r>
    </w:p>
    <w:p w14:paraId="467E29DF" w14:textId="77777777" w:rsidR="00CA121B" w:rsidRDefault="00CA121B" w:rsidP="004C75C1">
      <w:pPr>
        <w:pBdr>
          <w:bottom w:val="none" w:sz="0" w:space="2" w:color="auto"/>
        </w:pBdr>
        <w:spacing w:after="0" w:line="240" w:lineRule="auto"/>
        <w:jc w:val="both"/>
        <w:rPr>
          <w:rFonts w:ascii="Century Gothic" w:hAnsi="Century Gothic"/>
          <w:sz w:val="20"/>
          <w:szCs w:val="20"/>
        </w:rPr>
      </w:pPr>
    </w:p>
    <w:p w14:paraId="2DA9D6F5" w14:textId="6A3150BD" w:rsidR="00CA121B" w:rsidRDefault="00CA121B" w:rsidP="004C75C1">
      <w:pPr>
        <w:pBdr>
          <w:bottom w:val="none" w:sz="0" w:space="2" w:color="auto"/>
        </w:pBdr>
        <w:spacing w:after="0" w:line="240" w:lineRule="auto"/>
        <w:jc w:val="both"/>
        <w:rPr>
          <w:rFonts w:ascii="Century Gothic" w:hAnsi="Century Gothic"/>
          <w:sz w:val="20"/>
          <w:szCs w:val="20"/>
        </w:rPr>
      </w:pPr>
      <w:r w:rsidRPr="00CA121B">
        <w:rPr>
          <w:rFonts w:ascii="Century Gothic" w:hAnsi="Century Gothic"/>
          <w:sz w:val="20"/>
          <w:szCs w:val="20"/>
        </w:rPr>
        <w:t>De son côté, au regard des documents justificatifs communiqués par les salariés concernés,</w:t>
      </w:r>
      <w:r>
        <w:rPr>
          <w:rFonts w:ascii="Century Gothic" w:hAnsi="Century Gothic"/>
          <w:sz w:val="20"/>
          <w:szCs w:val="20"/>
        </w:rPr>
        <w:t xml:space="preserve"> l'entreprise</w:t>
      </w:r>
      <w:r w:rsidRPr="00CA121B">
        <w:rPr>
          <w:rFonts w:ascii="Century Gothic" w:hAnsi="Century Gothic"/>
          <w:sz w:val="20"/>
          <w:szCs w:val="20"/>
        </w:rPr>
        <w:t xml:space="preserve"> renseignera le nombre et la date des autres jours d'absence, en précisant leur nature (accident du travail, maladie professionnelle, maladie, etc…).</w:t>
      </w:r>
    </w:p>
    <w:p w14:paraId="3D61BC99" w14:textId="77777777" w:rsidR="00CA121B" w:rsidRPr="005B7782" w:rsidRDefault="00CA121B" w:rsidP="004C75C1">
      <w:pPr>
        <w:pBdr>
          <w:bottom w:val="none" w:sz="0" w:space="2" w:color="auto"/>
        </w:pBdr>
        <w:spacing w:after="0" w:line="240" w:lineRule="auto"/>
        <w:jc w:val="both"/>
        <w:rPr>
          <w:rFonts w:ascii="Century Gothic" w:hAnsi="Century Gothic"/>
          <w:sz w:val="20"/>
          <w:szCs w:val="20"/>
        </w:rPr>
      </w:pPr>
    </w:p>
    <w:p w14:paraId="2CE4659E"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Les déclarations sont signées par le salarié et validées </w:t>
      </w:r>
      <w:r w:rsidR="00631AAE" w:rsidRPr="005B7782">
        <w:rPr>
          <w:rFonts w:ascii="Century Gothic" w:hAnsi="Century Gothic"/>
          <w:i/>
          <w:sz w:val="20"/>
          <w:szCs w:val="20"/>
        </w:rPr>
        <w:t>chaque mois</w:t>
      </w:r>
      <w:r w:rsidRPr="005B7782">
        <w:rPr>
          <w:rFonts w:ascii="Century Gothic" w:hAnsi="Century Gothic"/>
          <w:sz w:val="20"/>
          <w:szCs w:val="20"/>
        </w:rPr>
        <w:t xml:space="preserve"> par le supérieur hiérarchique et sont transmises au service des ressources humaines. A cette occasion, le responsable hiérarchique contrôle le respect des repos quotidien et hebdomadaire et s'assure que la charge de travail et l'amplitude des journées d'activité du salarié sont raisonnables.</w:t>
      </w:r>
    </w:p>
    <w:p w14:paraId="511B30BE" w14:textId="77777777" w:rsidR="00631AAE" w:rsidRPr="005B7782" w:rsidRDefault="00631AAE" w:rsidP="00204C46">
      <w:pPr>
        <w:spacing w:after="0" w:line="240" w:lineRule="auto"/>
        <w:jc w:val="both"/>
        <w:rPr>
          <w:rFonts w:ascii="Century Gothic" w:hAnsi="Century Gothic"/>
          <w:sz w:val="20"/>
          <w:szCs w:val="20"/>
        </w:rPr>
      </w:pPr>
    </w:p>
    <w:p w14:paraId="1B29DAC4"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S'il constate des anomalies, le responsable hiérarchique organise un entretien avec le salarié concerné dans les meilleurs délais. Au cours de cet entretien, le responsable et le salarié en déterminent les raisons et recherchent les mesures à prendre afin de remédier à cette situation.</w:t>
      </w:r>
    </w:p>
    <w:p w14:paraId="2FBA60B4"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1C1CA884" w14:textId="3CB61B88" w:rsidR="00631AAE" w:rsidRPr="004C75C1" w:rsidRDefault="00207A82" w:rsidP="00CD0183">
      <w:pPr>
        <w:pStyle w:val="Paragraphedeliste"/>
        <w:numPr>
          <w:ilvl w:val="0"/>
          <w:numId w:val="20"/>
        </w:numPr>
        <w:spacing w:after="0" w:line="240" w:lineRule="auto"/>
        <w:rPr>
          <w:rFonts w:ascii="Century Gothic" w:hAnsi="Century Gothic"/>
          <w:sz w:val="20"/>
          <w:szCs w:val="20"/>
        </w:rPr>
      </w:pPr>
      <w:r w:rsidRPr="004C75C1">
        <w:rPr>
          <w:rFonts w:ascii="Century Gothic" w:hAnsi="Century Gothic"/>
          <w:sz w:val="20"/>
          <w:szCs w:val="20"/>
        </w:rPr>
        <w:t xml:space="preserve">Dispositif d'alerte         </w:t>
      </w:r>
    </w:p>
    <w:p w14:paraId="1279A29A"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5F5FAED5" w14:textId="46519098"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lastRenderedPageBreak/>
        <w:t xml:space="preserve">Le salarié peut alerter par écrit </w:t>
      </w:r>
      <w:r w:rsidR="00602102">
        <w:rPr>
          <w:rFonts w:ascii="Century Gothic" w:hAnsi="Century Gothic"/>
          <w:sz w:val="20"/>
          <w:szCs w:val="20"/>
        </w:rPr>
        <w:t>(</w:t>
      </w:r>
      <w:r w:rsidR="00675E36" w:rsidRPr="005B7782">
        <w:rPr>
          <w:rFonts w:ascii="Century Gothic" w:hAnsi="Century Gothic"/>
          <w:i/>
          <w:sz w:val="20"/>
          <w:szCs w:val="20"/>
        </w:rPr>
        <w:t xml:space="preserve">par </w:t>
      </w:r>
      <w:r w:rsidR="00615C95">
        <w:rPr>
          <w:rFonts w:ascii="Century Gothic" w:hAnsi="Century Gothic"/>
          <w:i/>
          <w:sz w:val="20"/>
          <w:szCs w:val="20"/>
        </w:rPr>
        <w:t>e-</w:t>
      </w:r>
      <w:r w:rsidR="00675E36" w:rsidRPr="005B7782">
        <w:rPr>
          <w:rFonts w:ascii="Century Gothic" w:hAnsi="Century Gothic"/>
          <w:i/>
          <w:sz w:val="20"/>
          <w:szCs w:val="20"/>
        </w:rPr>
        <w:t>mail ou courrier</w:t>
      </w:r>
      <w:r w:rsidR="00602102">
        <w:rPr>
          <w:rFonts w:ascii="Century Gothic" w:hAnsi="Century Gothic"/>
          <w:i/>
          <w:sz w:val="20"/>
          <w:szCs w:val="20"/>
        </w:rPr>
        <w:t>)</w:t>
      </w:r>
      <w:r w:rsidR="00675E36" w:rsidRPr="005B7782">
        <w:rPr>
          <w:rFonts w:ascii="Century Gothic" w:hAnsi="Century Gothic"/>
          <w:i/>
          <w:sz w:val="20"/>
          <w:szCs w:val="20"/>
        </w:rPr>
        <w:t xml:space="preserve"> </w:t>
      </w:r>
      <w:r w:rsidRPr="005B7782">
        <w:rPr>
          <w:rFonts w:ascii="Century Gothic" w:hAnsi="Century Gothic"/>
          <w:sz w:val="20"/>
          <w:szCs w:val="20"/>
        </w:rPr>
        <w:t>son responsable hiérarchique sur ses difficultés dans la prise effective de ses repos quotidien et hebdomadaire et/ou sur l'</w:t>
      </w:r>
      <w:r w:rsidR="00CA121B">
        <w:rPr>
          <w:rFonts w:ascii="Century Gothic" w:hAnsi="Century Gothic"/>
          <w:sz w:val="20"/>
          <w:szCs w:val="20"/>
        </w:rPr>
        <w:t xml:space="preserve">amplitude, </w:t>
      </w:r>
      <w:r w:rsidRPr="005B7782">
        <w:rPr>
          <w:rFonts w:ascii="Century Gothic" w:hAnsi="Century Gothic"/>
          <w:sz w:val="20"/>
          <w:szCs w:val="20"/>
        </w:rPr>
        <w:t>organisation et sa charge de travail.</w:t>
      </w:r>
    </w:p>
    <w:p w14:paraId="74C306C1" w14:textId="77777777" w:rsidR="00631AAE" w:rsidRPr="005B7782" w:rsidRDefault="00631AAE" w:rsidP="00204C46">
      <w:pPr>
        <w:spacing w:after="0" w:line="240" w:lineRule="auto"/>
        <w:jc w:val="both"/>
        <w:rPr>
          <w:rFonts w:ascii="Century Gothic" w:hAnsi="Century Gothic"/>
          <w:sz w:val="20"/>
          <w:szCs w:val="20"/>
        </w:rPr>
      </w:pPr>
    </w:p>
    <w:p w14:paraId="78E71119" w14:textId="23374E34"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Il appartient au responsable hiérarchique d'organiser un entretien dans les plus brefs délais et, au plus tard, dans un délai de </w:t>
      </w:r>
      <w:r w:rsidR="00CA121B">
        <w:rPr>
          <w:rFonts w:ascii="Century Gothic" w:hAnsi="Century Gothic"/>
          <w:i/>
          <w:sz w:val="20"/>
          <w:szCs w:val="20"/>
        </w:rPr>
        <w:t>15</w:t>
      </w:r>
      <w:r w:rsidRPr="005B7782">
        <w:rPr>
          <w:rFonts w:ascii="Century Gothic" w:hAnsi="Century Gothic"/>
          <w:sz w:val="20"/>
          <w:szCs w:val="20"/>
        </w:rPr>
        <w:t xml:space="preserve"> jours. Cet entretien ne se substitue pas à celui mentionné </w:t>
      </w:r>
      <w:r w:rsidR="0029095E">
        <w:rPr>
          <w:rFonts w:ascii="Century Gothic" w:hAnsi="Century Gothic"/>
          <w:sz w:val="20"/>
          <w:szCs w:val="20"/>
        </w:rPr>
        <w:t xml:space="preserve">au </w:t>
      </w:r>
      <w:r w:rsidR="00602102">
        <w:rPr>
          <w:rFonts w:ascii="Century Gothic" w:hAnsi="Century Gothic"/>
          <w:sz w:val="20"/>
          <w:szCs w:val="20"/>
        </w:rPr>
        <w:t xml:space="preserve">ix) b) du présent article. </w:t>
      </w:r>
    </w:p>
    <w:p w14:paraId="5387D701" w14:textId="77777777" w:rsidR="00631AAE" w:rsidRPr="005B7782" w:rsidRDefault="00631AAE" w:rsidP="00204C46">
      <w:pPr>
        <w:spacing w:after="0" w:line="240" w:lineRule="auto"/>
        <w:jc w:val="both"/>
        <w:rPr>
          <w:rFonts w:ascii="Century Gothic" w:hAnsi="Century Gothic"/>
          <w:sz w:val="20"/>
          <w:szCs w:val="20"/>
        </w:rPr>
      </w:pPr>
    </w:p>
    <w:p w14:paraId="1D5022FF"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Au cours de l'entretien, le responsable hiérarchique analyse avec le salarié les difficultés rencontrées et met en œuvre des actions pour lui permettre de mieux maîtriser sa charge de travail et lui garantir des repos effectifs.</w:t>
      </w:r>
    </w:p>
    <w:p w14:paraId="265B5E1D"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1A365155" w14:textId="2B1B86AA" w:rsidR="00631AAE" w:rsidRPr="004C75C1" w:rsidRDefault="0049243E" w:rsidP="00615C95">
      <w:pPr>
        <w:spacing w:after="0" w:line="240" w:lineRule="auto"/>
        <w:ind w:firstLine="708"/>
        <w:rPr>
          <w:rFonts w:ascii="Century Gothic" w:hAnsi="Century Gothic"/>
          <w:b/>
          <w:i/>
          <w:sz w:val="20"/>
          <w:szCs w:val="20"/>
        </w:rPr>
      </w:pPr>
      <w:r w:rsidRPr="004C75C1">
        <w:rPr>
          <w:rFonts w:ascii="Century Gothic" w:hAnsi="Century Gothic"/>
          <w:b/>
          <w:i/>
          <w:sz w:val="20"/>
          <w:szCs w:val="20"/>
        </w:rPr>
        <w:t>b)</w:t>
      </w:r>
      <w:r w:rsidR="00207A82" w:rsidRPr="004C75C1">
        <w:rPr>
          <w:rFonts w:ascii="Century Gothic" w:hAnsi="Century Gothic"/>
          <w:b/>
          <w:i/>
          <w:sz w:val="20"/>
          <w:szCs w:val="20"/>
        </w:rPr>
        <w:t xml:space="preserve"> Entretien individuel                </w:t>
      </w:r>
    </w:p>
    <w:p w14:paraId="30DAF8B4"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5B83EE86"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 salarié en forfait en jours bénéficie au minimum d'un entretien </w:t>
      </w:r>
      <w:r w:rsidR="00675E36" w:rsidRPr="005B7782">
        <w:rPr>
          <w:rFonts w:ascii="Century Gothic" w:hAnsi="Century Gothic"/>
          <w:i/>
          <w:sz w:val="20"/>
          <w:szCs w:val="20"/>
        </w:rPr>
        <w:t xml:space="preserve">annuel </w:t>
      </w:r>
      <w:r w:rsidRPr="005B7782">
        <w:rPr>
          <w:rFonts w:ascii="Century Gothic" w:hAnsi="Century Gothic"/>
          <w:sz w:val="20"/>
          <w:szCs w:val="20"/>
        </w:rPr>
        <w:t>avec son responsable hiérarchique.</w:t>
      </w:r>
    </w:p>
    <w:p w14:paraId="6F62826A" w14:textId="77777777" w:rsidR="00631AAE" w:rsidRPr="005B7782" w:rsidRDefault="00631AAE" w:rsidP="00204C46">
      <w:pPr>
        <w:spacing w:after="0" w:line="240" w:lineRule="auto"/>
        <w:jc w:val="both"/>
        <w:rPr>
          <w:rFonts w:ascii="Century Gothic" w:hAnsi="Century Gothic"/>
          <w:sz w:val="20"/>
          <w:szCs w:val="20"/>
        </w:rPr>
      </w:pPr>
    </w:p>
    <w:p w14:paraId="31320063"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Au cours de cet entretien, sont évoquées : </w:t>
      </w:r>
    </w:p>
    <w:p w14:paraId="6645B4BF" w14:textId="77777777" w:rsidR="00631AAE" w:rsidRPr="005B7782" w:rsidRDefault="00631AAE" w:rsidP="00204C46">
      <w:pPr>
        <w:spacing w:after="0" w:line="240" w:lineRule="auto"/>
        <w:jc w:val="both"/>
        <w:rPr>
          <w:rFonts w:ascii="Century Gothic" w:hAnsi="Century Gothic"/>
          <w:sz w:val="20"/>
          <w:szCs w:val="20"/>
        </w:rPr>
      </w:pPr>
    </w:p>
    <w:p w14:paraId="1B33FAFA" w14:textId="77777777" w:rsidR="00755F69" w:rsidRPr="005B7782" w:rsidRDefault="00207A82" w:rsidP="00631AAE">
      <w:pPr>
        <w:numPr>
          <w:ilvl w:val="0"/>
          <w:numId w:val="12"/>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la charge de travail du salarié ;</w:t>
      </w:r>
    </w:p>
    <w:p w14:paraId="342FF867" w14:textId="77777777" w:rsidR="00755F69" w:rsidRPr="005B7782" w:rsidRDefault="00207A82" w:rsidP="00631AAE">
      <w:pPr>
        <w:numPr>
          <w:ilvl w:val="0"/>
          <w:numId w:val="12"/>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l'organisation du travail dans l'entreprise ;</w:t>
      </w:r>
    </w:p>
    <w:p w14:paraId="2F594802" w14:textId="212BFC80" w:rsidR="00755F69" w:rsidRPr="005B7782" w:rsidRDefault="00207A82" w:rsidP="00631AAE">
      <w:pPr>
        <w:numPr>
          <w:ilvl w:val="0"/>
          <w:numId w:val="12"/>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l'articulation entre son activité professionnelle et sa vie personnelle</w:t>
      </w:r>
      <w:r w:rsidR="00615C95">
        <w:rPr>
          <w:rFonts w:ascii="Century Gothic" w:hAnsi="Century Gothic"/>
          <w:sz w:val="20"/>
          <w:szCs w:val="20"/>
        </w:rPr>
        <w:t xml:space="preserve"> ;</w:t>
      </w:r>
    </w:p>
    <w:p w14:paraId="0F2C3E3C" w14:textId="77777777" w:rsidR="00755F69" w:rsidRPr="005B7782" w:rsidRDefault="00207A82" w:rsidP="00631AAE">
      <w:pPr>
        <w:numPr>
          <w:ilvl w:val="0"/>
          <w:numId w:val="12"/>
        </w:numPr>
        <w:pBdr>
          <w:bottom w:val="none" w:sz="0" w:space="2" w:color="auto"/>
        </w:pBdr>
        <w:spacing w:after="0" w:line="240" w:lineRule="auto"/>
        <w:jc w:val="both"/>
        <w:rPr>
          <w:rFonts w:ascii="Century Gothic" w:hAnsi="Century Gothic"/>
          <w:sz w:val="20"/>
          <w:szCs w:val="20"/>
        </w:rPr>
      </w:pPr>
      <w:r w:rsidRPr="005B7782">
        <w:rPr>
          <w:rFonts w:ascii="Century Gothic" w:hAnsi="Century Gothic"/>
          <w:sz w:val="20"/>
          <w:szCs w:val="20"/>
        </w:rPr>
        <w:t>et sa rémunération.</w:t>
      </w:r>
    </w:p>
    <w:p w14:paraId="2F5C3E8B" w14:textId="77777777" w:rsidR="00631AAE" w:rsidRPr="005B7782" w:rsidRDefault="00631AAE" w:rsidP="00631AAE">
      <w:pPr>
        <w:pBdr>
          <w:bottom w:val="none" w:sz="0" w:space="2" w:color="auto"/>
        </w:pBdr>
        <w:spacing w:after="0" w:line="240" w:lineRule="auto"/>
        <w:ind w:left="585"/>
        <w:jc w:val="both"/>
        <w:rPr>
          <w:rFonts w:ascii="Century Gothic" w:hAnsi="Century Gothic"/>
          <w:sz w:val="20"/>
          <w:szCs w:val="20"/>
        </w:rPr>
      </w:pPr>
    </w:p>
    <w:p w14:paraId="7DF2C03A" w14:textId="4AEF5EA5" w:rsidR="00631AAE" w:rsidRPr="005B7782" w:rsidRDefault="00207A82" w:rsidP="004C75C1">
      <w:pPr>
        <w:jc w:val="both"/>
        <w:rPr>
          <w:rFonts w:ascii="Century Gothic" w:hAnsi="Century Gothic"/>
          <w:sz w:val="20"/>
          <w:szCs w:val="20"/>
        </w:rPr>
      </w:pPr>
      <w:r w:rsidRPr="005B7782">
        <w:rPr>
          <w:rFonts w:ascii="Century Gothic" w:hAnsi="Century Gothic"/>
          <w:sz w:val="20"/>
          <w:szCs w:val="20"/>
        </w:rPr>
        <w:t>Au regard des constats effectués, le salarié et son responsable hiérarchique arrêtent ensemble</w:t>
      </w:r>
      <w:r w:rsidR="00361112">
        <w:rPr>
          <w:rFonts w:ascii="Century Gothic" w:hAnsi="Century Gothic"/>
          <w:sz w:val="20"/>
          <w:szCs w:val="20"/>
        </w:rPr>
        <w:t xml:space="preserve">, si </w:t>
      </w:r>
      <w:r w:rsidR="00361112" w:rsidRPr="007E1C8C">
        <w:rPr>
          <w:rFonts w:ascii="Century Gothic" w:hAnsi="Century Gothic"/>
          <w:sz w:val="20"/>
          <w:szCs w:val="20"/>
        </w:rPr>
        <w:t>nécessaire,</w:t>
      </w:r>
      <w:r w:rsidRPr="007E1C8C">
        <w:rPr>
          <w:rFonts w:ascii="Century Gothic" w:hAnsi="Century Gothic"/>
          <w:sz w:val="20"/>
          <w:szCs w:val="20"/>
        </w:rPr>
        <w:t xml:space="preserve"> les mesures de prévention et de règlement des difficultés. Les solutions et mesures sont alors consignées dans le compte-rendu de cet entretien</w:t>
      </w:r>
      <w:r w:rsidR="00024962" w:rsidRPr="007E1C8C">
        <w:rPr>
          <w:rFonts w:ascii="Century Gothic" w:hAnsi="Century Gothic"/>
          <w:sz w:val="20"/>
          <w:szCs w:val="20"/>
        </w:rPr>
        <w:t>, s</w:t>
      </w:r>
      <w:r w:rsidR="00024962" w:rsidRPr="004C75C1">
        <w:rPr>
          <w:rFonts w:ascii="Century Gothic" w:hAnsi="Century Gothic"/>
          <w:sz w:val="20"/>
          <w:szCs w:val="20"/>
        </w:rPr>
        <w:t>elon le modèle p</w:t>
      </w:r>
      <w:r w:rsidR="00024962" w:rsidRPr="007E1C8C">
        <w:rPr>
          <w:rFonts w:ascii="Century Gothic" w:hAnsi="Century Gothic"/>
          <w:sz w:val="20"/>
          <w:szCs w:val="20"/>
        </w:rPr>
        <w:t>révu en Annexe 1 au p</w:t>
      </w:r>
      <w:r w:rsidR="00024962" w:rsidRPr="00024962">
        <w:rPr>
          <w:rFonts w:ascii="Century Gothic" w:hAnsi="Century Gothic"/>
          <w:sz w:val="20"/>
          <w:szCs w:val="20"/>
        </w:rPr>
        <w:t xml:space="preserve">résent </w:t>
      </w:r>
      <w:r w:rsidR="00024962">
        <w:rPr>
          <w:rFonts w:ascii="Century Gothic" w:hAnsi="Century Gothic"/>
          <w:sz w:val="20"/>
          <w:szCs w:val="20"/>
        </w:rPr>
        <w:t>a</w:t>
      </w:r>
      <w:r w:rsidR="00024962" w:rsidRPr="004C75C1">
        <w:rPr>
          <w:rFonts w:ascii="Century Gothic" w:hAnsi="Century Gothic"/>
          <w:sz w:val="20"/>
          <w:szCs w:val="20"/>
        </w:rPr>
        <w:t xml:space="preserve">ccord. </w:t>
      </w:r>
    </w:p>
    <w:p w14:paraId="64C563A3"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 salarié et le responsable hiérarchique examinent si possible, à l'occasion de cet entretien, la charge de travail prévisible sur la période à venir et les adaptations éventuellement nécessaires en termes d'organisation du travail.</w:t>
      </w:r>
    </w:p>
    <w:p w14:paraId="36636EB1" w14:textId="3E3045DA" w:rsidR="004921D3" w:rsidRPr="005B7782" w:rsidRDefault="00207A82" w:rsidP="00CD0183">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1F9A3A1E" w14:textId="2BDF2EAC" w:rsidR="00631AAE" w:rsidRPr="004C75C1" w:rsidRDefault="0049243E" w:rsidP="00CD0183">
      <w:pPr>
        <w:spacing w:after="0" w:line="240" w:lineRule="auto"/>
        <w:ind w:firstLine="708"/>
        <w:rPr>
          <w:rFonts w:ascii="Century Gothic" w:hAnsi="Century Gothic"/>
          <w:b/>
          <w:i/>
          <w:sz w:val="20"/>
          <w:szCs w:val="20"/>
        </w:rPr>
      </w:pPr>
      <w:r w:rsidRPr="004C75C1">
        <w:rPr>
          <w:rFonts w:ascii="Century Gothic" w:hAnsi="Century Gothic"/>
          <w:b/>
          <w:i/>
          <w:sz w:val="20"/>
          <w:szCs w:val="20"/>
        </w:rPr>
        <w:t>c)</w:t>
      </w:r>
      <w:r w:rsidR="00207A82" w:rsidRPr="004C75C1">
        <w:rPr>
          <w:rFonts w:ascii="Century Gothic" w:hAnsi="Century Gothic"/>
          <w:b/>
          <w:i/>
          <w:sz w:val="20"/>
          <w:szCs w:val="20"/>
        </w:rPr>
        <w:t xml:space="preserve"> Exercice du droit à la déconnexion </w:t>
      </w:r>
    </w:p>
    <w:p w14:paraId="7AB4651D"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75981007" w14:textId="1037C7ED"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 xml:space="preserve">Le salarié en forfait en jours n'est </w:t>
      </w:r>
      <w:r w:rsidR="00602102">
        <w:rPr>
          <w:rFonts w:ascii="Century Gothic" w:hAnsi="Century Gothic"/>
          <w:sz w:val="20"/>
          <w:szCs w:val="20"/>
        </w:rPr>
        <w:t xml:space="preserve">pas </w:t>
      </w:r>
      <w:r w:rsidRPr="005B7782">
        <w:rPr>
          <w:rFonts w:ascii="Century Gothic" w:hAnsi="Century Gothic"/>
          <w:sz w:val="20"/>
          <w:szCs w:val="20"/>
        </w:rPr>
        <w:t>tenu de consulter ni de répondre à des courriels, messages ou appels téléphoniques professionnels en dehors de son temps de travail, pendant ses congés, ses temps de repos et absences autorisées.</w:t>
      </w:r>
    </w:p>
    <w:p w14:paraId="65ABDE8B" w14:textId="77777777" w:rsidR="00631AAE" w:rsidRPr="005B7782" w:rsidRDefault="00631AAE" w:rsidP="00204C46">
      <w:pPr>
        <w:spacing w:after="0" w:line="240" w:lineRule="auto"/>
        <w:jc w:val="both"/>
        <w:rPr>
          <w:rFonts w:ascii="Century Gothic" w:hAnsi="Century Gothic"/>
          <w:sz w:val="20"/>
          <w:szCs w:val="20"/>
        </w:rPr>
      </w:pPr>
    </w:p>
    <w:p w14:paraId="0D855A08" w14:textId="2C0E4FBB" w:rsidR="00755F69" w:rsidRDefault="007E1C8C" w:rsidP="00204C46">
      <w:pPr>
        <w:spacing w:after="0" w:line="240" w:lineRule="auto"/>
        <w:jc w:val="both"/>
        <w:rPr>
          <w:rFonts w:ascii="Century Gothic" w:hAnsi="Century Gothic"/>
          <w:sz w:val="20"/>
          <w:szCs w:val="20"/>
        </w:rPr>
      </w:pPr>
      <w:r>
        <w:rPr>
          <w:rFonts w:ascii="Century Gothic" w:hAnsi="Century Gothic"/>
          <w:sz w:val="20"/>
          <w:szCs w:val="20"/>
        </w:rPr>
        <w:t xml:space="preserve">Sauf urgence ou </w:t>
      </w:r>
      <w:r w:rsidRPr="005B7782">
        <w:rPr>
          <w:rFonts w:ascii="Century Gothic" w:hAnsi="Century Gothic"/>
          <w:sz w:val="20"/>
          <w:szCs w:val="20"/>
        </w:rPr>
        <w:t>circonstances exceptionnelles</w:t>
      </w:r>
      <w:r>
        <w:rPr>
          <w:rFonts w:ascii="Century Gothic" w:hAnsi="Century Gothic"/>
          <w:sz w:val="20"/>
          <w:szCs w:val="20"/>
        </w:rPr>
        <w:t>, i</w:t>
      </w:r>
      <w:r w:rsidR="00207A82" w:rsidRPr="005B7782">
        <w:rPr>
          <w:rFonts w:ascii="Century Gothic" w:hAnsi="Century Gothic"/>
          <w:sz w:val="20"/>
          <w:szCs w:val="20"/>
        </w:rPr>
        <w:t>l est recommandé aux salariés de ne pas contacter les autres salariés, par téléphone ou courriel, en dehors des horaires habituels de travail, pendant les weekends, jours fériés et congés payés, ou pendant les périodes de suspension du contrat de travail.</w:t>
      </w:r>
    </w:p>
    <w:p w14:paraId="4C8F8962" w14:textId="77777777" w:rsidR="00602102" w:rsidRDefault="00602102" w:rsidP="00204C46">
      <w:pPr>
        <w:spacing w:after="0" w:line="240" w:lineRule="auto"/>
        <w:jc w:val="both"/>
        <w:rPr>
          <w:rFonts w:ascii="Century Gothic" w:hAnsi="Century Gothic"/>
          <w:sz w:val="20"/>
          <w:szCs w:val="20"/>
        </w:rPr>
      </w:pPr>
    </w:p>
    <w:p w14:paraId="1246907A" w14:textId="76B75A81" w:rsidR="00602102" w:rsidRPr="005B7782" w:rsidRDefault="00602102" w:rsidP="00204C46">
      <w:pPr>
        <w:spacing w:after="0" w:line="240" w:lineRule="auto"/>
        <w:jc w:val="both"/>
        <w:rPr>
          <w:rFonts w:ascii="Century Gothic" w:hAnsi="Century Gothic"/>
          <w:sz w:val="20"/>
          <w:szCs w:val="20"/>
        </w:rPr>
      </w:pPr>
      <w:r>
        <w:rPr>
          <w:rFonts w:ascii="Century Gothic" w:hAnsi="Century Gothic"/>
          <w:sz w:val="20"/>
          <w:szCs w:val="20"/>
        </w:rPr>
        <w:t xml:space="preserve">Durant ses périodes de repos, le salarié devra également mettre en place un message électronique d'absence à l'attention des expéditeurs d'emails, indiquant la ou les personne(s) vers qui se rapprocher durant son absence. </w:t>
      </w:r>
    </w:p>
    <w:p w14:paraId="4FDBAF16" w14:textId="77777777" w:rsidR="00631AAE" w:rsidRPr="005B7782" w:rsidRDefault="00631AAE" w:rsidP="00204C46">
      <w:pPr>
        <w:spacing w:after="0" w:line="240" w:lineRule="auto"/>
        <w:rPr>
          <w:rFonts w:ascii="Century Gothic" w:hAnsi="Century Gothic"/>
          <w:sz w:val="20"/>
          <w:szCs w:val="20"/>
        </w:rPr>
      </w:pPr>
      <w:bookmarkStart w:id="10" w:name="BASECOFORMRH__IFF79113DX1BDBX4973XB1ABX1"/>
    </w:p>
    <w:p w14:paraId="39D8B217"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En cas de circonstances exceptionnelles tenant à l'urgence ou à l'importance de la situation, des dérogations au droit à la déconnexion</w:t>
      </w:r>
      <w:r w:rsidR="00631AAE" w:rsidRPr="005B7782">
        <w:rPr>
          <w:rFonts w:ascii="Century Gothic" w:hAnsi="Century Gothic"/>
          <w:sz w:val="20"/>
          <w:szCs w:val="20"/>
        </w:rPr>
        <w:t xml:space="preserve"> pourront être mises en œuvre. </w:t>
      </w:r>
    </w:p>
    <w:p w14:paraId="4934E0B1" w14:textId="77777777" w:rsidR="00631AAE" w:rsidRPr="005B7782" w:rsidRDefault="00631AAE" w:rsidP="00204C46">
      <w:pPr>
        <w:spacing w:after="0" w:line="240" w:lineRule="auto"/>
        <w:rPr>
          <w:rFonts w:ascii="Century Gothic" w:hAnsi="Century Gothic"/>
          <w:sz w:val="20"/>
          <w:szCs w:val="20"/>
        </w:rPr>
      </w:pPr>
    </w:p>
    <w:p w14:paraId="0C9CB2F5"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La convention individuelle de forfait en jours rappelle explicitement le droit à la déconnexion.</w:t>
      </w:r>
    </w:p>
    <w:p w14:paraId="728A0D82" w14:textId="77777777" w:rsidR="00631AAE" w:rsidRDefault="00631AAE" w:rsidP="00204C46">
      <w:pPr>
        <w:spacing w:after="0" w:line="240" w:lineRule="auto"/>
        <w:rPr>
          <w:rFonts w:ascii="Century Gothic" w:hAnsi="Century Gothic"/>
          <w:sz w:val="20"/>
          <w:szCs w:val="20"/>
        </w:rPr>
      </w:pPr>
    </w:p>
    <w:p w14:paraId="45DEBB3F" w14:textId="77777777" w:rsidR="00431881" w:rsidRDefault="00431881" w:rsidP="00204C46">
      <w:pPr>
        <w:spacing w:after="0" w:line="240" w:lineRule="auto"/>
        <w:rPr>
          <w:rFonts w:ascii="Century Gothic" w:hAnsi="Century Gothic"/>
          <w:sz w:val="20"/>
          <w:szCs w:val="20"/>
        </w:rPr>
      </w:pPr>
    </w:p>
    <w:p w14:paraId="45E02649" w14:textId="77777777" w:rsidR="008F3A21" w:rsidRDefault="008F3A21">
      <w:pPr>
        <w:rPr>
          <w:rFonts w:ascii="Century Gothic" w:hAnsi="Century Gothic"/>
          <w:b/>
          <w:sz w:val="20"/>
          <w:szCs w:val="20"/>
        </w:rPr>
      </w:pPr>
      <w:r>
        <w:rPr>
          <w:rFonts w:ascii="Century Gothic" w:hAnsi="Century Gothic"/>
          <w:b/>
          <w:sz w:val="20"/>
          <w:szCs w:val="20"/>
        </w:rPr>
        <w:br w:type="page"/>
      </w:r>
    </w:p>
    <w:p w14:paraId="2E4E3431" w14:textId="611A37EB" w:rsidR="0022362B" w:rsidRDefault="0049243E" w:rsidP="00204C46">
      <w:pPr>
        <w:spacing w:after="0" w:line="240" w:lineRule="auto"/>
        <w:rPr>
          <w:rFonts w:ascii="Century Gothic" w:hAnsi="Century Gothic"/>
          <w:b/>
          <w:sz w:val="20"/>
          <w:szCs w:val="20"/>
        </w:rPr>
      </w:pPr>
      <w:r>
        <w:rPr>
          <w:rFonts w:ascii="Century Gothic" w:hAnsi="Century Gothic"/>
          <w:b/>
          <w:sz w:val="20"/>
          <w:szCs w:val="20"/>
        </w:rPr>
        <w:lastRenderedPageBreak/>
        <w:t>Article 2 -</w:t>
      </w:r>
      <w:r w:rsidR="0022362B">
        <w:rPr>
          <w:rFonts w:ascii="Century Gothic" w:hAnsi="Century Gothic"/>
          <w:b/>
          <w:sz w:val="20"/>
          <w:szCs w:val="20"/>
        </w:rPr>
        <w:t xml:space="preserve"> </w:t>
      </w:r>
      <w:r w:rsidR="0022362B" w:rsidRPr="004C75C1">
        <w:rPr>
          <w:rFonts w:ascii="Century Gothic" w:hAnsi="Century Gothic"/>
          <w:b/>
          <w:sz w:val="20"/>
          <w:szCs w:val="20"/>
          <w:u w:val="single"/>
        </w:rPr>
        <w:t xml:space="preserve">Forfait </w:t>
      </w:r>
      <w:r>
        <w:rPr>
          <w:rFonts w:ascii="Century Gothic" w:hAnsi="Century Gothic"/>
          <w:b/>
          <w:sz w:val="20"/>
          <w:szCs w:val="20"/>
          <w:u w:val="single"/>
        </w:rPr>
        <w:t>mensuel en heures</w:t>
      </w:r>
    </w:p>
    <w:p w14:paraId="1A4F62B5" w14:textId="77777777" w:rsidR="0017550C" w:rsidRDefault="0017550C" w:rsidP="00204C46">
      <w:pPr>
        <w:spacing w:after="0" w:line="240" w:lineRule="auto"/>
        <w:rPr>
          <w:rFonts w:ascii="Century Gothic" w:hAnsi="Century Gothic"/>
          <w:b/>
          <w:sz w:val="20"/>
          <w:szCs w:val="20"/>
        </w:rPr>
      </w:pPr>
    </w:p>
    <w:p w14:paraId="4060C43B" w14:textId="70A435F5" w:rsidR="00897A2C" w:rsidRPr="004C75C1" w:rsidRDefault="00897A2C" w:rsidP="004C75C1">
      <w:pPr>
        <w:spacing w:after="0" w:line="240" w:lineRule="auto"/>
        <w:jc w:val="both"/>
        <w:rPr>
          <w:rFonts w:ascii="Century Gothic" w:hAnsi="Century Gothic"/>
          <w:sz w:val="20"/>
          <w:szCs w:val="20"/>
        </w:rPr>
      </w:pPr>
      <w:r w:rsidRPr="004C75C1">
        <w:rPr>
          <w:rFonts w:ascii="Century Gothic" w:hAnsi="Century Gothic"/>
          <w:sz w:val="20"/>
          <w:szCs w:val="20"/>
        </w:rPr>
        <w:t>Ce</w:t>
      </w:r>
      <w:r>
        <w:rPr>
          <w:rFonts w:ascii="Century Gothic" w:hAnsi="Century Gothic"/>
          <w:sz w:val="20"/>
          <w:szCs w:val="20"/>
        </w:rPr>
        <w:t xml:space="preserve"> dispositif de</w:t>
      </w:r>
      <w:r w:rsidRPr="004C75C1">
        <w:rPr>
          <w:rFonts w:ascii="Century Gothic" w:hAnsi="Century Gothic"/>
          <w:sz w:val="20"/>
          <w:szCs w:val="20"/>
        </w:rPr>
        <w:t xml:space="preserve"> forfait en heures sur le mois </w:t>
      </w:r>
      <w:r>
        <w:rPr>
          <w:rFonts w:ascii="Century Gothic" w:hAnsi="Century Gothic"/>
          <w:sz w:val="20"/>
          <w:szCs w:val="20"/>
        </w:rPr>
        <w:t xml:space="preserve">est prévu </w:t>
      </w:r>
      <w:r w:rsidR="00FE7C86">
        <w:rPr>
          <w:rFonts w:ascii="Century Gothic" w:hAnsi="Century Gothic"/>
          <w:sz w:val="20"/>
          <w:szCs w:val="20"/>
        </w:rPr>
        <w:t>au regard</w:t>
      </w:r>
      <w:r>
        <w:rPr>
          <w:rFonts w:ascii="Century Gothic" w:hAnsi="Century Gothic"/>
          <w:sz w:val="20"/>
          <w:szCs w:val="20"/>
        </w:rPr>
        <w:t xml:space="preserve"> des articles L. 3121-56 et L. 3121-57 du Code du travail. </w:t>
      </w:r>
      <w:r w:rsidR="00F15857">
        <w:rPr>
          <w:rFonts w:ascii="Century Gothic" w:hAnsi="Century Gothic"/>
          <w:sz w:val="20"/>
          <w:szCs w:val="20"/>
        </w:rPr>
        <w:t xml:space="preserve">Il </w:t>
      </w:r>
      <w:r w:rsidR="008F3A21">
        <w:rPr>
          <w:rFonts w:ascii="Century Gothic" w:hAnsi="Century Gothic"/>
          <w:sz w:val="20"/>
          <w:szCs w:val="20"/>
        </w:rPr>
        <w:t>est</w:t>
      </w:r>
      <w:r w:rsidR="00F15857">
        <w:rPr>
          <w:rFonts w:ascii="Century Gothic" w:hAnsi="Century Gothic"/>
          <w:sz w:val="20"/>
          <w:szCs w:val="20"/>
        </w:rPr>
        <w:t xml:space="preserve"> applicable aux salariés concernés par priorité par rapport à la m</w:t>
      </w:r>
      <w:r w:rsidR="00F15857" w:rsidRPr="00F15857">
        <w:rPr>
          <w:rFonts w:ascii="Century Gothic" w:hAnsi="Century Gothic"/>
          <w:sz w:val="20"/>
          <w:szCs w:val="20"/>
        </w:rPr>
        <w:t xml:space="preserve">odalité de </w:t>
      </w:r>
      <w:r w:rsidR="00F15857">
        <w:rPr>
          <w:rFonts w:ascii="Century Gothic" w:hAnsi="Century Gothic"/>
          <w:sz w:val="20"/>
          <w:szCs w:val="20"/>
        </w:rPr>
        <w:t>"</w:t>
      </w:r>
      <w:r w:rsidR="00F15857" w:rsidRPr="00F15857">
        <w:rPr>
          <w:rFonts w:ascii="Century Gothic" w:hAnsi="Century Gothic"/>
          <w:sz w:val="20"/>
          <w:szCs w:val="20"/>
        </w:rPr>
        <w:t>réalisation de missions</w:t>
      </w:r>
      <w:r w:rsidR="00F15857">
        <w:rPr>
          <w:rFonts w:ascii="Century Gothic" w:hAnsi="Century Gothic"/>
          <w:sz w:val="20"/>
          <w:szCs w:val="20"/>
        </w:rPr>
        <w:t xml:space="preserve">" (modalité 2) prévue par </w:t>
      </w:r>
      <w:r w:rsidR="00F15857" w:rsidRPr="00F15857">
        <w:rPr>
          <w:rFonts w:ascii="Century Gothic" w:hAnsi="Century Gothic"/>
          <w:sz w:val="20"/>
          <w:szCs w:val="20"/>
        </w:rPr>
        <w:t>l'accord du 22 juin 1999 relatif à la durée du travail applicable au niveau de la branche d'activité</w:t>
      </w:r>
      <w:r w:rsidR="00F15857">
        <w:rPr>
          <w:rFonts w:ascii="Century Gothic" w:hAnsi="Century Gothic"/>
          <w:sz w:val="20"/>
          <w:szCs w:val="20"/>
        </w:rPr>
        <w:t xml:space="preserve">. </w:t>
      </w:r>
    </w:p>
    <w:p w14:paraId="622C0430" w14:textId="77777777" w:rsidR="00897A2C" w:rsidRDefault="00897A2C" w:rsidP="00204C46">
      <w:pPr>
        <w:spacing w:after="0" w:line="240" w:lineRule="auto"/>
        <w:rPr>
          <w:rFonts w:ascii="Century Gothic" w:hAnsi="Century Gothic"/>
          <w:b/>
          <w:sz w:val="20"/>
          <w:szCs w:val="20"/>
        </w:rPr>
      </w:pPr>
    </w:p>
    <w:p w14:paraId="2B2E3374" w14:textId="27477FA1" w:rsidR="00431881" w:rsidRDefault="007B2CC7" w:rsidP="00204C46">
      <w:pPr>
        <w:spacing w:after="0" w:line="240" w:lineRule="auto"/>
        <w:rPr>
          <w:rFonts w:ascii="Century Gothic" w:hAnsi="Century Gothic"/>
          <w:b/>
          <w:sz w:val="20"/>
          <w:szCs w:val="20"/>
        </w:rPr>
      </w:pPr>
      <w:r>
        <w:rPr>
          <w:rFonts w:ascii="Century Gothic" w:hAnsi="Century Gothic"/>
          <w:b/>
          <w:sz w:val="20"/>
          <w:szCs w:val="20"/>
        </w:rPr>
        <w:t>i)</w:t>
      </w:r>
      <w:r w:rsidR="00BC32BC">
        <w:rPr>
          <w:rFonts w:ascii="Century Gothic" w:hAnsi="Century Gothic"/>
          <w:b/>
          <w:sz w:val="20"/>
          <w:szCs w:val="20"/>
        </w:rPr>
        <w:t xml:space="preserve"> </w:t>
      </w:r>
      <w:r w:rsidR="00BC32BC" w:rsidRPr="004C75C1">
        <w:rPr>
          <w:rFonts w:ascii="Century Gothic" w:hAnsi="Century Gothic"/>
          <w:b/>
          <w:sz w:val="20"/>
          <w:szCs w:val="20"/>
          <w:u w:val="dotted"/>
        </w:rPr>
        <w:t>Salariés concernés</w:t>
      </w:r>
    </w:p>
    <w:p w14:paraId="373283A1" w14:textId="77777777" w:rsidR="00BC32BC" w:rsidRDefault="00BC32BC" w:rsidP="00204C46">
      <w:pPr>
        <w:spacing w:after="0" w:line="240" w:lineRule="auto"/>
        <w:rPr>
          <w:rFonts w:ascii="Century Gothic" w:hAnsi="Century Gothic"/>
          <w:b/>
          <w:sz w:val="20"/>
          <w:szCs w:val="20"/>
        </w:rPr>
      </w:pPr>
    </w:p>
    <w:p w14:paraId="348187E0" w14:textId="2C8FB14A" w:rsidR="00BC32BC" w:rsidRDefault="00BC32BC" w:rsidP="004C75C1">
      <w:pPr>
        <w:spacing w:after="0" w:line="240" w:lineRule="auto"/>
        <w:jc w:val="both"/>
        <w:rPr>
          <w:rFonts w:ascii="Century Gothic" w:hAnsi="Century Gothic"/>
          <w:b/>
          <w:sz w:val="20"/>
          <w:szCs w:val="20"/>
        </w:rPr>
      </w:pPr>
      <w:r w:rsidRPr="004C75C1">
        <w:rPr>
          <w:rFonts w:ascii="Century Gothic" w:hAnsi="Century Gothic"/>
          <w:sz w:val="20"/>
          <w:szCs w:val="20"/>
        </w:rPr>
        <w:t xml:space="preserve">Les salariés </w:t>
      </w:r>
      <w:r>
        <w:rPr>
          <w:rFonts w:ascii="Century Gothic" w:hAnsi="Century Gothic"/>
          <w:sz w:val="20"/>
          <w:szCs w:val="20"/>
        </w:rPr>
        <w:t xml:space="preserve">pouvant être </w:t>
      </w:r>
      <w:r w:rsidR="00897A2C">
        <w:rPr>
          <w:rFonts w:ascii="Century Gothic" w:hAnsi="Century Gothic"/>
          <w:sz w:val="20"/>
          <w:szCs w:val="20"/>
        </w:rPr>
        <w:t>concernés par</w:t>
      </w:r>
      <w:r w:rsidRPr="004C75C1">
        <w:rPr>
          <w:rFonts w:ascii="Century Gothic" w:hAnsi="Century Gothic"/>
          <w:sz w:val="20"/>
          <w:szCs w:val="20"/>
        </w:rPr>
        <w:t xml:space="preserve"> cet aménagement du temps de travail sont ceux qui, quelle que soit leur catégorie professionnelle</w:t>
      </w:r>
      <w:r>
        <w:rPr>
          <w:rFonts w:ascii="Century Gothic" w:hAnsi="Century Gothic"/>
          <w:sz w:val="20"/>
          <w:szCs w:val="20"/>
        </w:rPr>
        <w:t xml:space="preserve"> (cadres/ingénieurs ou ETAM)</w:t>
      </w:r>
      <w:r w:rsidRPr="004C75C1">
        <w:rPr>
          <w:rFonts w:ascii="Century Gothic" w:hAnsi="Century Gothic"/>
          <w:sz w:val="20"/>
          <w:szCs w:val="20"/>
        </w:rPr>
        <w:t xml:space="preserve">, </w:t>
      </w:r>
      <w:r w:rsidR="00897A2C">
        <w:rPr>
          <w:rFonts w:ascii="Century Gothic" w:hAnsi="Century Gothic"/>
          <w:sz w:val="20"/>
          <w:szCs w:val="20"/>
        </w:rPr>
        <w:t>ne sont pas éligibles au forfait en jours sur l'année (salariés autonomes) et ne sont pas cadres dirigeant</w:t>
      </w:r>
      <w:r w:rsidR="008F3A21">
        <w:rPr>
          <w:rFonts w:ascii="Century Gothic" w:hAnsi="Century Gothic"/>
          <w:sz w:val="20"/>
          <w:szCs w:val="20"/>
        </w:rPr>
        <w:t>s</w:t>
      </w:r>
      <w:r w:rsidR="00897A2C">
        <w:rPr>
          <w:rFonts w:ascii="Century Gothic" w:hAnsi="Century Gothic"/>
          <w:sz w:val="20"/>
          <w:szCs w:val="20"/>
        </w:rPr>
        <w:t xml:space="preserve">. </w:t>
      </w:r>
    </w:p>
    <w:p w14:paraId="645E992A" w14:textId="77777777" w:rsidR="00C63ACF" w:rsidRDefault="00C63ACF" w:rsidP="00204C46">
      <w:pPr>
        <w:spacing w:after="0" w:line="240" w:lineRule="auto"/>
        <w:rPr>
          <w:rFonts w:ascii="Century Gothic" w:hAnsi="Century Gothic"/>
          <w:b/>
          <w:sz w:val="20"/>
          <w:szCs w:val="20"/>
        </w:rPr>
      </w:pPr>
    </w:p>
    <w:p w14:paraId="082B724A" w14:textId="32E3307A" w:rsidR="00BC32BC" w:rsidRDefault="00DD130D" w:rsidP="00204C46">
      <w:pPr>
        <w:spacing w:after="0" w:line="240" w:lineRule="auto"/>
        <w:rPr>
          <w:rFonts w:ascii="Century Gothic" w:hAnsi="Century Gothic"/>
          <w:b/>
          <w:sz w:val="20"/>
          <w:szCs w:val="20"/>
        </w:rPr>
      </w:pPr>
      <w:r>
        <w:rPr>
          <w:rFonts w:ascii="Century Gothic" w:hAnsi="Century Gothic"/>
          <w:b/>
          <w:sz w:val="20"/>
          <w:szCs w:val="20"/>
        </w:rPr>
        <w:t>ii)</w:t>
      </w:r>
      <w:r w:rsidR="00BC32BC">
        <w:rPr>
          <w:rFonts w:ascii="Century Gothic" w:hAnsi="Century Gothic"/>
          <w:b/>
          <w:sz w:val="20"/>
          <w:szCs w:val="20"/>
        </w:rPr>
        <w:t xml:space="preserve"> </w:t>
      </w:r>
      <w:r w:rsidR="00BC32BC" w:rsidRPr="004C75C1">
        <w:rPr>
          <w:rFonts w:ascii="Century Gothic" w:hAnsi="Century Gothic"/>
          <w:b/>
          <w:sz w:val="20"/>
          <w:szCs w:val="20"/>
          <w:u w:val="dotted"/>
        </w:rPr>
        <w:t>Temps de travail apprécié sur le mois et forfait d'heures supplémentaires</w:t>
      </w:r>
    </w:p>
    <w:p w14:paraId="3D66D0FF" w14:textId="77777777" w:rsidR="00431881" w:rsidRDefault="00431881" w:rsidP="00204C46">
      <w:pPr>
        <w:spacing w:after="0" w:line="240" w:lineRule="auto"/>
        <w:rPr>
          <w:rFonts w:ascii="Century Gothic" w:hAnsi="Century Gothic"/>
          <w:b/>
          <w:sz w:val="20"/>
          <w:szCs w:val="20"/>
        </w:rPr>
      </w:pPr>
    </w:p>
    <w:p w14:paraId="68E101DE" w14:textId="7F269DFC" w:rsidR="00BC32BC" w:rsidRDefault="00897A2C" w:rsidP="004C75C1">
      <w:pPr>
        <w:spacing w:after="0" w:line="240" w:lineRule="auto"/>
        <w:jc w:val="both"/>
        <w:rPr>
          <w:rFonts w:ascii="Century Gothic" w:hAnsi="Century Gothic"/>
          <w:sz w:val="20"/>
          <w:szCs w:val="20"/>
        </w:rPr>
      </w:pPr>
      <w:r w:rsidRPr="004C75C1">
        <w:rPr>
          <w:rFonts w:ascii="Century Gothic" w:hAnsi="Century Gothic"/>
          <w:sz w:val="20"/>
          <w:szCs w:val="20"/>
        </w:rPr>
        <w:t>Cet aménagement du temps de travail consiste dans un forfait</w:t>
      </w:r>
      <w:r w:rsidR="00AA50AD">
        <w:rPr>
          <w:rFonts w:ascii="Century Gothic" w:hAnsi="Century Gothic"/>
          <w:sz w:val="20"/>
          <w:szCs w:val="20"/>
        </w:rPr>
        <w:t xml:space="preserve"> d'</w:t>
      </w:r>
      <w:r w:rsidRPr="004C75C1">
        <w:rPr>
          <w:rFonts w:ascii="Century Gothic" w:hAnsi="Century Gothic"/>
          <w:sz w:val="20"/>
          <w:szCs w:val="20"/>
        </w:rPr>
        <w:t xml:space="preserve">heures </w:t>
      </w:r>
      <w:r w:rsidR="00AA50AD">
        <w:rPr>
          <w:rFonts w:ascii="Century Gothic" w:hAnsi="Century Gothic"/>
          <w:sz w:val="20"/>
          <w:szCs w:val="20"/>
        </w:rPr>
        <w:t xml:space="preserve">supplémentaires </w:t>
      </w:r>
      <w:r w:rsidRPr="004C75C1">
        <w:rPr>
          <w:rFonts w:ascii="Century Gothic" w:hAnsi="Century Gothic"/>
          <w:sz w:val="20"/>
          <w:szCs w:val="20"/>
        </w:rPr>
        <w:t xml:space="preserve">sur le mois </w:t>
      </w:r>
      <w:r w:rsidR="00AA50AD">
        <w:rPr>
          <w:rFonts w:ascii="Century Gothic" w:hAnsi="Century Gothic"/>
          <w:sz w:val="20"/>
          <w:szCs w:val="20"/>
        </w:rPr>
        <w:t xml:space="preserve">pour un total </w:t>
      </w:r>
      <w:r w:rsidR="005E509B">
        <w:rPr>
          <w:rFonts w:ascii="Century Gothic" w:hAnsi="Century Gothic"/>
          <w:sz w:val="20"/>
          <w:szCs w:val="20"/>
        </w:rPr>
        <w:t xml:space="preserve">mensuel </w:t>
      </w:r>
      <w:r w:rsidR="00AA50AD">
        <w:rPr>
          <w:rFonts w:ascii="Century Gothic" w:hAnsi="Century Gothic"/>
          <w:sz w:val="20"/>
          <w:szCs w:val="20"/>
        </w:rPr>
        <w:t>de</w:t>
      </w:r>
      <w:r w:rsidRPr="004C75C1">
        <w:rPr>
          <w:rFonts w:ascii="Century Gothic" w:hAnsi="Century Gothic"/>
          <w:sz w:val="20"/>
          <w:szCs w:val="20"/>
        </w:rPr>
        <w:t xml:space="preserve"> 169 heure</w:t>
      </w:r>
      <w:r w:rsidR="00AA50AD">
        <w:rPr>
          <w:rFonts w:ascii="Century Gothic" w:hAnsi="Century Gothic"/>
          <w:sz w:val="20"/>
          <w:szCs w:val="20"/>
        </w:rPr>
        <w:t>s</w:t>
      </w:r>
      <w:r w:rsidRPr="004C75C1">
        <w:rPr>
          <w:rFonts w:ascii="Century Gothic" w:hAnsi="Century Gothic"/>
          <w:sz w:val="20"/>
          <w:szCs w:val="20"/>
        </w:rPr>
        <w:t>, correspondant à 151,67 heures auquel il convient d'ajouter 17,33 heures supplémentaires.</w:t>
      </w:r>
    </w:p>
    <w:p w14:paraId="3AA75B0E" w14:textId="77777777" w:rsidR="00F15857" w:rsidRDefault="00F15857" w:rsidP="004C75C1">
      <w:pPr>
        <w:spacing w:after="0" w:line="240" w:lineRule="auto"/>
        <w:jc w:val="both"/>
        <w:rPr>
          <w:rFonts w:ascii="Century Gothic" w:hAnsi="Century Gothic"/>
          <w:sz w:val="20"/>
          <w:szCs w:val="20"/>
        </w:rPr>
      </w:pPr>
    </w:p>
    <w:p w14:paraId="7BC823FD" w14:textId="7236CB3C" w:rsidR="00F15857" w:rsidRDefault="00F15857" w:rsidP="004C75C1">
      <w:pPr>
        <w:spacing w:after="0" w:line="240" w:lineRule="auto"/>
        <w:jc w:val="both"/>
        <w:rPr>
          <w:rFonts w:ascii="Century Gothic" w:hAnsi="Century Gothic"/>
          <w:sz w:val="20"/>
          <w:szCs w:val="20"/>
        </w:rPr>
      </w:pPr>
      <w:r w:rsidRPr="004C75C1">
        <w:rPr>
          <w:rFonts w:ascii="Century Gothic" w:hAnsi="Century Gothic"/>
          <w:sz w:val="20"/>
          <w:szCs w:val="20"/>
        </w:rPr>
        <w:t>La rémunération mensuelle des salariés concernés présentera un caractère forfaitaire, incluant le paiement de 17,33 heures réalisé</w:t>
      </w:r>
      <w:r w:rsidR="00495F9E" w:rsidRPr="00495F9E">
        <w:rPr>
          <w:rFonts w:ascii="Century Gothic" w:hAnsi="Century Gothic"/>
          <w:sz w:val="20"/>
          <w:szCs w:val="20"/>
        </w:rPr>
        <w:t xml:space="preserve">es par mois au taux majoré de </w:t>
      </w:r>
      <w:r w:rsidR="00495F9E">
        <w:rPr>
          <w:rFonts w:ascii="Century Gothic" w:hAnsi="Century Gothic"/>
          <w:sz w:val="20"/>
          <w:szCs w:val="20"/>
        </w:rPr>
        <w:t>10</w:t>
      </w:r>
      <w:r w:rsidRPr="00EE45C0">
        <w:rPr>
          <w:rFonts w:ascii="Century Gothic" w:hAnsi="Century Gothic"/>
          <w:sz w:val="20"/>
          <w:szCs w:val="20"/>
        </w:rPr>
        <w:t>%.</w:t>
      </w:r>
    </w:p>
    <w:p w14:paraId="381414A4" w14:textId="77777777" w:rsidR="00495F9E" w:rsidRDefault="00495F9E" w:rsidP="004C75C1">
      <w:pPr>
        <w:spacing w:after="0" w:line="240" w:lineRule="auto"/>
        <w:jc w:val="both"/>
        <w:rPr>
          <w:rFonts w:ascii="Century Gothic" w:hAnsi="Century Gothic"/>
          <w:sz w:val="20"/>
          <w:szCs w:val="20"/>
        </w:rPr>
      </w:pPr>
    </w:p>
    <w:p w14:paraId="6F4EDE08" w14:textId="436B3C09" w:rsidR="00495F9E" w:rsidRDefault="00495F9E" w:rsidP="004C75C1">
      <w:pPr>
        <w:spacing w:after="0" w:line="240" w:lineRule="auto"/>
        <w:jc w:val="both"/>
        <w:rPr>
          <w:rFonts w:ascii="Century Gothic" w:hAnsi="Century Gothic"/>
          <w:sz w:val="20"/>
          <w:szCs w:val="20"/>
        </w:rPr>
      </w:pPr>
      <w:r w:rsidRPr="00EE45C0">
        <w:rPr>
          <w:rFonts w:ascii="Century Gothic" w:hAnsi="Century Gothic"/>
          <w:sz w:val="20"/>
          <w:szCs w:val="20"/>
        </w:rPr>
        <w:t>Le caractère forfaitaire de cette rémunération ne pourra pas être défavorable aux salariés concernés, de sorte que cette rémunération sera au moins égale au minima conventionnel augmenté du paiement des heures supplémentaires incluses dans ce forfait prenant en compte les majorations applicables.</w:t>
      </w:r>
    </w:p>
    <w:p w14:paraId="02DDC76C" w14:textId="77777777" w:rsidR="00495F9E" w:rsidRDefault="00495F9E" w:rsidP="004C75C1">
      <w:pPr>
        <w:spacing w:after="0" w:line="240" w:lineRule="auto"/>
        <w:jc w:val="both"/>
        <w:rPr>
          <w:rFonts w:ascii="Century Gothic" w:hAnsi="Century Gothic"/>
          <w:sz w:val="20"/>
          <w:szCs w:val="20"/>
        </w:rPr>
      </w:pPr>
    </w:p>
    <w:p w14:paraId="07185981" w14:textId="474EDA37" w:rsidR="00BE3A02" w:rsidRDefault="00495F9E" w:rsidP="00EE45C0">
      <w:pPr>
        <w:spacing w:after="0" w:line="240" w:lineRule="auto"/>
        <w:jc w:val="both"/>
        <w:rPr>
          <w:rFonts w:ascii="Century Gothic" w:hAnsi="Century Gothic"/>
          <w:sz w:val="20"/>
          <w:szCs w:val="20"/>
        </w:rPr>
      </w:pPr>
      <w:r w:rsidRPr="00495F9E">
        <w:rPr>
          <w:rFonts w:ascii="Century Gothic" w:hAnsi="Century Gothic"/>
          <w:sz w:val="20"/>
          <w:szCs w:val="20"/>
        </w:rPr>
        <w:t>Les heures éventuellement réalisées au-delà de 169 heures par mois et dont le paiement n'est donc pas compris dans la rémunération forfaitaire seront soit payées en sus, dans le respect des majorations applicables</w:t>
      </w:r>
      <w:r>
        <w:rPr>
          <w:rFonts w:ascii="Century Gothic" w:hAnsi="Century Gothic"/>
          <w:sz w:val="20"/>
          <w:szCs w:val="20"/>
        </w:rPr>
        <w:t xml:space="preserve"> en vertu du présent accord</w:t>
      </w:r>
      <w:r w:rsidRPr="00495F9E">
        <w:rPr>
          <w:rFonts w:ascii="Century Gothic" w:hAnsi="Century Gothic"/>
          <w:sz w:val="20"/>
          <w:szCs w:val="20"/>
        </w:rPr>
        <w:t xml:space="preserve"> ou</w:t>
      </w:r>
      <w:r>
        <w:rPr>
          <w:rFonts w:ascii="Century Gothic" w:hAnsi="Century Gothic"/>
          <w:sz w:val="20"/>
          <w:szCs w:val="20"/>
        </w:rPr>
        <w:t>,</w:t>
      </w:r>
      <w:r w:rsidRPr="00495F9E">
        <w:rPr>
          <w:rFonts w:ascii="Century Gothic" w:hAnsi="Century Gothic"/>
          <w:sz w:val="20"/>
          <w:szCs w:val="20"/>
        </w:rPr>
        <w:t xml:space="preserve"> le cas échéant, seront compensées par des jours de repos compensateur de remplacement.</w:t>
      </w:r>
    </w:p>
    <w:p w14:paraId="322C5FEF" w14:textId="77777777" w:rsidR="008F3A21" w:rsidRPr="00EE45C0" w:rsidRDefault="008F3A21" w:rsidP="00EE45C0">
      <w:pPr>
        <w:spacing w:after="0" w:line="240" w:lineRule="auto"/>
        <w:jc w:val="both"/>
        <w:rPr>
          <w:rFonts w:ascii="Century Gothic" w:hAnsi="Century Gothic"/>
          <w:sz w:val="20"/>
          <w:szCs w:val="20"/>
        </w:rPr>
      </w:pPr>
    </w:p>
    <w:p w14:paraId="21D2FE8C" w14:textId="6377D44C" w:rsidR="00BC32BC" w:rsidRDefault="00FE7C86" w:rsidP="00204C46">
      <w:pPr>
        <w:spacing w:after="0" w:line="240" w:lineRule="auto"/>
        <w:rPr>
          <w:rFonts w:ascii="Century Gothic" w:hAnsi="Century Gothic"/>
          <w:b/>
          <w:sz w:val="20"/>
          <w:szCs w:val="20"/>
        </w:rPr>
      </w:pPr>
      <w:r>
        <w:rPr>
          <w:rFonts w:ascii="Century Gothic" w:hAnsi="Century Gothic"/>
          <w:b/>
          <w:sz w:val="20"/>
          <w:szCs w:val="20"/>
        </w:rPr>
        <w:t>iii)</w:t>
      </w:r>
      <w:r w:rsidR="00BC32BC">
        <w:rPr>
          <w:rFonts w:ascii="Century Gothic" w:hAnsi="Century Gothic"/>
          <w:b/>
          <w:sz w:val="20"/>
          <w:szCs w:val="20"/>
        </w:rPr>
        <w:t xml:space="preserve"> </w:t>
      </w:r>
      <w:r w:rsidR="00BC32BC" w:rsidRPr="00EE45C0">
        <w:rPr>
          <w:rFonts w:ascii="Century Gothic" w:hAnsi="Century Gothic"/>
          <w:b/>
          <w:sz w:val="20"/>
          <w:szCs w:val="20"/>
          <w:u w:val="dotted"/>
        </w:rPr>
        <w:t>Convention individuelle de forfait en heures sur le mois</w:t>
      </w:r>
    </w:p>
    <w:p w14:paraId="5D1B1E12" w14:textId="77777777" w:rsidR="00BC32BC" w:rsidRDefault="00BC32BC" w:rsidP="00204C46">
      <w:pPr>
        <w:spacing w:after="0" w:line="240" w:lineRule="auto"/>
        <w:rPr>
          <w:rFonts w:ascii="Century Gothic" w:hAnsi="Century Gothic"/>
          <w:b/>
          <w:sz w:val="20"/>
          <w:szCs w:val="20"/>
        </w:rPr>
      </w:pPr>
    </w:p>
    <w:p w14:paraId="5826DEE1" w14:textId="77777777" w:rsidR="000B3DE4" w:rsidRDefault="000B3DE4" w:rsidP="00EE45C0">
      <w:pPr>
        <w:spacing w:after="0" w:line="240" w:lineRule="auto"/>
        <w:jc w:val="both"/>
        <w:rPr>
          <w:rFonts w:ascii="Century Gothic" w:hAnsi="Century Gothic"/>
          <w:sz w:val="20"/>
          <w:szCs w:val="20"/>
        </w:rPr>
      </w:pPr>
      <w:r w:rsidRPr="00EE45C0">
        <w:rPr>
          <w:rFonts w:ascii="Century Gothic" w:hAnsi="Century Gothic"/>
          <w:sz w:val="20"/>
          <w:szCs w:val="20"/>
        </w:rPr>
        <w:t>Les salariés concernés seront invités à conclure une convention individuelle de forfait en heures sur le mois, qui sera intégrée dans leur contrat de travail lors de l'embauche ou dans un avenant à leur contrat de travail existant, pour les salariés d'ores et déjà embauchés.</w:t>
      </w:r>
    </w:p>
    <w:p w14:paraId="1DB2C663" w14:textId="77777777" w:rsidR="000B3DE4" w:rsidRPr="00EE45C0" w:rsidRDefault="000B3DE4" w:rsidP="00EE45C0">
      <w:pPr>
        <w:spacing w:after="0" w:line="240" w:lineRule="auto"/>
        <w:jc w:val="both"/>
        <w:rPr>
          <w:rFonts w:ascii="Century Gothic" w:hAnsi="Century Gothic"/>
          <w:sz w:val="20"/>
          <w:szCs w:val="20"/>
        </w:rPr>
      </w:pPr>
    </w:p>
    <w:p w14:paraId="66413866" w14:textId="0C7FAE41" w:rsidR="000B3DE4" w:rsidRDefault="000B3DE4" w:rsidP="00EE45C0">
      <w:pPr>
        <w:spacing w:after="0" w:line="240" w:lineRule="auto"/>
        <w:jc w:val="both"/>
        <w:rPr>
          <w:rFonts w:ascii="Century Gothic" w:hAnsi="Century Gothic"/>
          <w:sz w:val="20"/>
          <w:szCs w:val="20"/>
        </w:rPr>
      </w:pPr>
      <w:r w:rsidRPr="00EE45C0">
        <w:rPr>
          <w:rFonts w:ascii="Century Gothic" w:hAnsi="Century Gothic"/>
          <w:sz w:val="20"/>
          <w:szCs w:val="20"/>
        </w:rPr>
        <w:t xml:space="preserve">Cette convention distinguera les heures rémunérées au taux normal (i.e. 151,67 heures) ainsi que les heures supplémentaires comprises dans le forfait dans la limite mensuelle de 17,33 heures </w:t>
      </w:r>
      <w:r w:rsidRPr="000B3DE4">
        <w:rPr>
          <w:rFonts w:ascii="Century Gothic" w:hAnsi="Century Gothic"/>
          <w:sz w:val="20"/>
          <w:szCs w:val="20"/>
        </w:rPr>
        <w:t>majorées au taux de 10</w:t>
      </w:r>
      <w:r w:rsidRPr="00EE45C0">
        <w:rPr>
          <w:rFonts w:ascii="Century Gothic" w:hAnsi="Century Gothic"/>
          <w:sz w:val="20"/>
          <w:szCs w:val="20"/>
        </w:rPr>
        <w:t xml:space="preserve">%. </w:t>
      </w:r>
      <w:r w:rsidR="00125FF8">
        <w:rPr>
          <w:rFonts w:ascii="Century Gothic" w:hAnsi="Century Gothic"/>
          <w:sz w:val="20"/>
          <w:szCs w:val="20"/>
        </w:rPr>
        <w:t xml:space="preserve">Les bulletins de paie des salariés reflèteront également, sous deux libellés distincts, cette distinction entre heures au taux normal et heures majorées. </w:t>
      </w:r>
    </w:p>
    <w:p w14:paraId="10DF60C7" w14:textId="77777777" w:rsidR="000B3DE4" w:rsidRPr="00EE45C0" w:rsidRDefault="000B3DE4" w:rsidP="00EE45C0">
      <w:pPr>
        <w:spacing w:after="0" w:line="240" w:lineRule="auto"/>
        <w:jc w:val="both"/>
        <w:rPr>
          <w:rFonts w:ascii="Century Gothic" w:hAnsi="Century Gothic"/>
          <w:sz w:val="20"/>
          <w:szCs w:val="20"/>
        </w:rPr>
      </w:pPr>
    </w:p>
    <w:p w14:paraId="5D8400DF" w14:textId="734F2CA6" w:rsidR="000B3DE4" w:rsidRDefault="000B3DE4" w:rsidP="00EE45C0">
      <w:pPr>
        <w:spacing w:after="0" w:line="240" w:lineRule="auto"/>
        <w:jc w:val="both"/>
        <w:rPr>
          <w:rFonts w:ascii="Century Gothic" w:hAnsi="Century Gothic"/>
          <w:sz w:val="20"/>
          <w:szCs w:val="20"/>
        </w:rPr>
      </w:pPr>
      <w:r w:rsidRPr="00EE45C0">
        <w:rPr>
          <w:rFonts w:ascii="Century Gothic" w:hAnsi="Century Gothic"/>
          <w:sz w:val="20"/>
          <w:szCs w:val="20"/>
        </w:rPr>
        <w:t xml:space="preserve">Dans le cas d'un avenant conclu avec un salarié déjà en poste, les stipulations contractuelles prévues à l'avenant n'entraineront ni une augmentation ni une diminution de la rémunération mensuelle des salariés concernés. Seule la structure de leur rémunération changera. </w:t>
      </w:r>
    </w:p>
    <w:p w14:paraId="0C474E0A" w14:textId="7F073EAD" w:rsidR="00F15857" w:rsidRDefault="00F15857" w:rsidP="00EE45C0">
      <w:pPr>
        <w:spacing w:after="0" w:line="240" w:lineRule="auto"/>
        <w:jc w:val="both"/>
        <w:rPr>
          <w:rFonts w:ascii="Century Gothic" w:hAnsi="Century Gothic"/>
          <w:b/>
          <w:sz w:val="20"/>
          <w:szCs w:val="20"/>
        </w:rPr>
      </w:pPr>
    </w:p>
    <w:p w14:paraId="405B9783" w14:textId="6CEE6CDA" w:rsidR="00F15857" w:rsidRDefault="00BE3A02" w:rsidP="00204C46">
      <w:pPr>
        <w:spacing w:after="0" w:line="240" w:lineRule="auto"/>
        <w:rPr>
          <w:rFonts w:ascii="Century Gothic" w:hAnsi="Century Gothic"/>
          <w:b/>
          <w:sz w:val="20"/>
          <w:szCs w:val="20"/>
        </w:rPr>
      </w:pPr>
      <w:r>
        <w:rPr>
          <w:rFonts w:ascii="Century Gothic" w:hAnsi="Century Gothic"/>
          <w:b/>
          <w:sz w:val="20"/>
          <w:szCs w:val="20"/>
        </w:rPr>
        <w:t xml:space="preserve">iv) </w:t>
      </w:r>
      <w:r>
        <w:rPr>
          <w:rFonts w:ascii="Century Gothic" w:hAnsi="Century Gothic"/>
          <w:b/>
          <w:sz w:val="20"/>
          <w:szCs w:val="20"/>
          <w:u w:val="dotted"/>
        </w:rPr>
        <w:t xml:space="preserve">Jours de repos additionnels </w:t>
      </w:r>
    </w:p>
    <w:p w14:paraId="7EC8E320" w14:textId="5927ED15" w:rsidR="00BC32BC" w:rsidRDefault="00BC32BC" w:rsidP="00204C46">
      <w:pPr>
        <w:spacing w:after="0" w:line="240" w:lineRule="auto"/>
        <w:rPr>
          <w:rFonts w:ascii="Century Gothic" w:hAnsi="Century Gothic"/>
          <w:b/>
          <w:sz w:val="20"/>
          <w:szCs w:val="20"/>
        </w:rPr>
      </w:pPr>
    </w:p>
    <w:p w14:paraId="4D7B8B17" w14:textId="6E0698C0" w:rsidR="00BE3A02" w:rsidRDefault="00BE3A02" w:rsidP="00EE45C0">
      <w:pPr>
        <w:spacing w:after="0" w:line="240" w:lineRule="auto"/>
        <w:jc w:val="both"/>
        <w:rPr>
          <w:rFonts w:ascii="Century Gothic" w:hAnsi="Century Gothic"/>
          <w:sz w:val="20"/>
          <w:szCs w:val="20"/>
        </w:rPr>
      </w:pPr>
      <w:r w:rsidRPr="00EE45C0">
        <w:rPr>
          <w:rFonts w:ascii="Century Gothic" w:hAnsi="Century Gothic"/>
          <w:sz w:val="20"/>
          <w:szCs w:val="20"/>
        </w:rPr>
        <w:t>Afin de tenir compte</w:t>
      </w:r>
      <w:r w:rsidR="007E3450" w:rsidRPr="007E3450">
        <w:rPr>
          <w:rFonts w:ascii="Century Gothic" w:hAnsi="Century Gothic"/>
          <w:sz w:val="20"/>
          <w:szCs w:val="20"/>
        </w:rPr>
        <w:t xml:space="preserve"> de la charge de travail </w:t>
      </w:r>
      <w:r w:rsidR="007E3450">
        <w:rPr>
          <w:rFonts w:ascii="Century Gothic" w:hAnsi="Century Gothic"/>
          <w:sz w:val="20"/>
          <w:szCs w:val="20"/>
        </w:rPr>
        <w:t>induite par les</w:t>
      </w:r>
      <w:r w:rsidRPr="007E3450">
        <w:rPr>
          <w:rFonts w:ascii="Century Gothic" w:hAnsi="Century Gothic"/>
          <w:sz w:val="20"/>
          <w:szCs w:val="20"/>
        </w:rPr>
        <w:t xml:space="preserve"> heures travaillées au-delà de la durée légale du </w:t>
      </w:r>
      <w:r w:rsidR="007E3450">
        <w:rPr>
          <w:rFonts w:ascii="Century Gothic" w:hAnsi="Century Gothic"/>
          <w:sz w:val="20"/>
          <w:szCs w:val="20"/>
        </w:rPr>
        <w:t>travail, les salariés bénéficieront de 5 jours ouvrés additionnels de repos sur l'année.</w:t>
      </w:r>
    </w:p>
    <w:p w14:paraId="0999B861" w14:textId="77777777" w:rsidR="007E3450" w:rsidRDefault="007E3450" w:rsidP="00EE45C0">
      <w:pPr>
        <w:spacing w:after="0" w:line="240" w:lineRule="auto"/>
        <w:jc w:val="both"/>
        <w:rPr>
          <w:rFonts w:ascii="Century Gothic" w:hAnsi="Century Gothic"/>
          <w:sz w:val="20"/>
          <w:szCs w:val="20"/>
        </w:rPr>
      </w:pPr>
    </w:p>
    <w:p w14:paraId="55BB1CF6" w14:textId="68E2679F" w:rsidR="007E3450" w:rsidRDefault="007E3450" w:rsidP="00EE45C0">
      <w:pPr>
        <w:spacing w:after="0" w:line="240" w:lineRule="auto"/>
        <w:jc w:val="both"/>
        <w:rPr>
          <w:rFonts w:ascii="Century Gothic" w:hAnsi="Century Gothic"/>
          <w:sz w:val="20"/>
          <w:szCs w:val="20"/>
        </w:rPr>
      </w:pPr>
      <w:r w:rsidRPr="00DA0828">
        <w:rPr>
          <w:rFonts w:ascii="Century Gothic" w:hAnsi="Century Gothic"/>
          <w:sz w:val="20"/>
          <w:szCs w:val="20"/>
        </w:rPr>
        <w:t xml:space="preserve">Ces </w:t>
      </w:r>
      <w:r>
        <w:rPr>
          <w:rFonts w:ascii="Century Gothic" w:hAnsi="Century Gothic"/>
          <w:sz w:val="20"/>
          <w:szCs w:val="20"/>
        </w:rPr>
        <w:t>jours de repos</w:t>
      </w:r>
      <w:r w:rsidRPr="00DA0828">
        <w:rPr>
          <w:rFonts w:ascii="Century Gothic" w:hAnsi="Century Gothic"/>
          <w:sz w:val="20"/>
          <w:szCs w:val="20"/>
        </w:rPr>
        <w:t xml:space="preserve"> seront acquis au mois le mois, au regard du temps de travail effectif des salariés concernés sur le mois considéré.</w:t>
      </w:r>
    </w:p>
    <w:p w14:paraId="6CF593E6" w14:textId="77777777" w:rsidR="007E3450" w:rsidRDefault="007E3450" w:rsidP="00EE45C0">
      <w:pPr>
        <w:spacing w:after="0" w:line="240" w:lineRule="auto"/>
        <w:jc w:val="both"/>
        <w:rPr>
          <w:rFonts w:ascii="Century Gothic" w:hAnsi="Century Gothic"/>
          <w:sz w:val="20"/>
          <w:szCs w:val="20"/>
        </w:rPr>
      </w:pPr>
    </w:p>
    <w:p w14:paraId="19F1602B" w14:textId="77777777" w:rsidR="007E3450" w:rsidRPr="007E3450" w:rsidRDefault="007E3450" w:rsidP="007E3450">
      <w:pPr>
        <w:spacing w:after="0" w:line="240" w:lineRule="auto"/>
        <w:jc w:val="both"/>
        <w:rPr>
          <w:rFonts w:ascii="Century Gothic" w:hAnsi="Century Gothic"/>
          <w:sz w:val="20"/>
          <w:szCs w:val="20"/>
        </w:rPr>
      </w:pPr>
      <w:r w:rsidRPr="007E3450">
        <w:rPr>
          <w:rFonts w:ascii="Century Gothic" w:hAnsi="Century Gothic"/>
          <w:sz w:val="20"/>
          <w:szCs w:val="20"/>
        </w:rPr>
        <w:t xml:space="preserve">Les absences assimilées à du temps de travail effectif pour le calcul des droits à congés payés en vertu des dispositions légales ou conventionnelles seront prises en compte pour le calcul </w:t>
      </w:r>
      <w:r w:rsidRPr="007E3450">
        <w:rPr>
          <w:rFonts w:ascii="Century Gothic" w:hAnsi="Century Gothic"/>
          <w:sz w:val="20"/>
          <w:szCs w:val="20"/>
        </w:rPr>
        <w:lastRenderedPageBreak/>
        <w:t xml:space="preserve">des jours de repos (exemples: accidents du travail ou maladie professionnelle dans la limite d'un an, congé maternité, congé paternité, …).  </w:t>
      </w:r>
    </w:p>
    <w:p w14:paraId="5C030ACA" w14:textId="77777777" w:rsidR="007E3450" w:rsidRPr="007E3450" w:rsidRDefault="007E3450" w:rsidP="007E3450">
      <w:pPr>
        <w:spacing w:after="0" w:line="240" w:lineRule="auto"/>
        <w:jc w:val="both"/>
        <w:rPr>
          <w:rFonts w:ascii="Century Gothic" w:hAnsi="Century Gothic"/>
          <w:sz w:val="20"/>
          <w:szCs w:val="20"/>
        </w:rPr>
      </w:pPr>
    </w:p>
    <w:p w14:paraId="7BC1D7EC" w14:textId="7BB5AEC0" w:rsidR="007E3450" w:rsidRPr="007E3450" w:rsidRDefault="007E3450" w:rsidP="007E3450">
      <w:pPr>
        <w:spacing w:after="0" w:line="240" w:lineRule="auto"/>
        <w:jc w:val="both"/>
        <w:rPr>
          <w:rFonts w:ascii="Century Gothic" w:hAnsi="Century Gothic"/>
          <w:sz w:val="20"/>
          <w:szCs w:val="20"/>
        </w:rPr>
      </w:pPr>
      <w:r w:rsidRPr="007E3450">
        <w:rPr>
          <w:rFonts w:ascii="Century Gothic" w:hAnsi="Century Gothic"/>
          <w:sz w:val="20"/>
          <w:szCs w:val="20"/>
        </w:rPr>
        <w:t>Les absences non assimilées à du temps de travail effectif pour le calcul des droits à congés payés en vertu des dispositions légales ou conventionnelles ne généreront pas de jours de repos au profit des salariés concernés (exemples: arrêts maladie</w:t>
      </w:r>
      <w:r w:rsidR="00980A8E">
        <w:rPr>
          <w:rFonts w:ascii="Century Gothic" w:hAnsi="Century Gothic"/>
          <w:sz w:val="20"/>
          <w:szCs w:val="20"/>
        </w:rPr>
        <w:t xml:space="preserve"> sans maintien de salaire</w:t>
      </w:r>
      <w:r w:rsidRPr="007E3450">
        <w:rPr>
          <w:rFonts w:ascii="Century Gothic" w:hAnsi="Century Gothic"/>
          <w:sz w:val="20"/>
          <w:szCs w:val="20"/>
        </w:rPr>
        <w:t xml:space="preserve">, congés sans solde, congé sabbatique, etc…). </w:t>
      </w:r>
    </w:p>
    <w:p w14:paraId="56857231" w14:textId="77777777" w:rsidR="007E3450" w:rsidRPr="007E3450" w:rsidRDefault="007E3450" w:rsidP="007E3450">
      <w:pPr>
        <w:spacing w:after="0" w:line="240" w:lineRule="auto"/>
        <w:jc w:val="both"/>
        <w:rPr>
          <w:rFonts w:ascii="Century Gothic" w:hAnsi="Century Gothic"/>
          <w:sz w:val="20"/>
          <w:szCs w:val="20"/>
        </w:rPr>
      </w:pPr>
    </w:p>
    <w:p w14:paraId="7A6BCFFB" w14:textId="587AAC93" w:rsidR="007E3450" w:rsidRDefault="007E3450" w:rsidP="00EE45C0">
      <w:pPr>
        <w:spacing w:after="0" w:line="240" w:lineRule="auto"/>
        <w:jc w:val="both"/>
        <w:rPr>
          <w:rFonts w:ascii="Century Gothic" w:hAnsi="Century Gothic"/>
          <w:sz w:val="20"/>
          <w:szCs w:val="20"/>
        </w:rPr>
      </w:pPr>
      <w:r w:rsidRPr="007E3450">
        <w:rPr>
          <w:rFonts w:ascii="Century Gothic" w:hAnsi="Century Gothic"/>
          <w:sz w:val="20"/>
          <w:szCs w:val="20"/>
        </w:rPr>
        <w:t>En tout état de cause, la réduction des droits à jours de repos sera strictement proportionnelle à la durée de l'absence non assimilée à du temps de travail effectif.</w:t>
      </w:r>
    </w:p>
    <w:p w14:paraId="3738777C" w14:textId="77777777" w:rsidR="007E3450" w:rsidRDefault="007E3450" w:rsidP="00EE45C0">
      <w:pPr>
        <w:spacing w:after="0" w:line="240" w:lineRule="auto"/>
        <w:jc w:val="both"/>
        <w:rPr>
          <w:rFonts w:ascii="Century Gothic" w:hAnsi="Century Gothic"/>
          <w:sz w:val="20"/>
          <w:szCs w:val="20"/>
        </w:rPr>
      </w:pPr>
    </w:p>
    <w:p w14:paraId="6A98D571" w14:textId="2E220227" w:rsidR="007E3450" w:rsidRPr="00EE45C0" w:rsidRDefault="007E3450" w:rsidP="00EE45C0">
      <w:pPr>
        <w:spacing w:after="0" w:line="240" w:lineRule="auto"/>
        <w:jc w:val="both"/>
        <w:rPr>
          <w:rFonts w:ascii="Century Gothic" w:hAnsi="Century Gothic"/>
          <w:sz w:val="20"/>
          <w:szCs w:val="20"/>
        </w:rPr>
      </w:pPr>
      <w:r w:rsidRPr="007E3450">
        <w:rPr>
          <w:rFonts w:ascii="Century Gothic" w:hAnsi="Century Gothic"/>
          <w:sz w:val="20"/>
          <w:szCs w:val="20"/>
        </w:rPr>
        <w:t xml:space="preserve">La demande de prise de jours de repos se fera à l'initiative du salarié, en respectant un délai de prévenance de </w:t>
      </w:r>
      <w:r w:rsidR="00D1768A">
        <w:rPr>
          <w:rFonts w:ascii="Century Gothic" w:hAnsi="Century Gothic"/>
          <w:sz w:val="20"/>
          <w:szCs w:val="20"/>
        </w:rPr>
        <w:t>15</w:t>
      </w:r>
      <w:r w:rsidRPr="007E3450">
        <w:rPr>
          <w:rFonts w:ascii="Century Gothic" w:hAnsi="Century Gothic"/>
          <w:sz w:val="20"/>
          <w:szCs w:val="20"/>
        </w:rPr>
        <w:t xml:space="preserve"> jours, et qui devra avoir dûment acquis les jours de repos dont il demande la prise. Cette demande sera adressée par le salarié à son responsable hiérarchique, qui devra donner son accord préalable express. Le responsable hiérarchique pourra le cas échéant refuser la demande pour des raisons de bon fonctionnement du service ou de l'entreprise.</w:t>
      </w:r>
    </w:p>
    <w:p w14:paraId="6D165F65" w14:textId="77777777" w:rsidR="00BC32BC" w:rsidRDefault="00BC32BC" w:rsidP="00204C46">
      <w:pPr>
        <w:spacing w:after="0" w:line="240" w:lineRule="auto"/>
        <w:rPr>
          <w:rFonts w:ascii="Century Gothic" w:hAnsi="Century Gothic"/>
          <w:b/>
          <w:sz w:val="20"/>
          <w:szCs w:val="20"/>
        </w:rPr>
      </w:pPr>
    </w:p>
    <w:p w14:paraId="4263AE76" w14:textId="77777777" w:rsidR="007E3450" w:rsidRDefault="007E3450" w:rsidP="007E3450">
      <w:pPr>
        <w:spacing w:after="0" w:line="240" w:lineRule="auto"/>
        <w:jc w:val="both"/>
        <w:rPr>
          <w:rFonts w:ascii="Century Gothic" w:hAnsi="Century Gothic"/>
          <w:sz w:val="20"/>
          <w:szCs w:val="20"/>
        </w:rPr>
      </w:pPr>
      <w:r w:rsidRPr="00C74E0C">
        <w:rPr>
          <w:rFonts w:ascii="Century Gothic" w:hAnsi="Century Gothic"/>
          <w:sz w:val="20"/>
          <w:szCs w:val="20"/>
        </w:rPr>
        <w:t xml:space="preserve">Les </w:t>
      </w:r>
      <w:r>
        <w:rPr>
          <w:rFonts w:ascii="Century Gothic" w:hAnsi="Century Gothic"/>
          <w:sz w:val="20"/>
          <w:szCs w:val="20"/>
        </w:rPr>
        <w:t>jours de repos non pris par le salarié</w:t>
      </w:r>
      <w:r w:rsidRPr="00C74E0C">
        <w:rPr>
          <w:rFonts w:ascii="Century Gothic" w:hAnsi="Century Gothic"/>
          <w:sz w:val="20"/>
          <w:szCs w:val="20"/>
        </w:rPr>
        <w:t xml:space="preserve"> en fin d'année civile seront définitivement perdus, excepté dans l'hypothèse où ce reliquat résulte de</w:t>
      </w:r>
      <w:r>
        <w:rPr>
          <w:rFonts w:ascii="Century Gothic" w:hAnsi="Century Gothic"/>
          <w:sz w:val="20"/>
          <w:szCs w:val="20"/>
        </w:rPr>
        <w:t xml:space="preserve"> la situation exceptionnelle où il n'a pas été en capacité de poser </w:t>
      </w:r>
      <w:r w:rsidRPr="00C74E0C">
        <w:rPr>
          <w:rFonts w:ascii="Century Gothic" w:hAnsi="Century Gothic"/>
          <w:sz w:val="20"/>
          <w:szCs w:val="20"/>
        </w:rPr>
        <w:t xml:space="preserve">ces </w:t>
      </w:r>
      <w:r>
        <w:rPr>
          <w:rFonts w:ascii="Century Gothic" w:hAnsi="Century Gothic"/>
          <w:sz w:val="20"/>
          <w:szCs w:val="20"/>
        </w:rPr>
        <w:t>jours de repos</w:t>
      </w:r>
      <w:r w:rsidRPr="00C74E0C">
        <w:rPr>
          <w:rFonts w:ascii="Century Gothic" w:hAnsi="Century Gothic"/>
          <w:sz w:val="20"/>
          <w:szCs w:val="20"/>
        </w:rPr>
        <w:t xml:space="preserve"> suite au refus de </w:t>
      </w:r>
      <w:r>
        <w:rPr>
          <w:rFonts w:ascii="Century Gothic" w:hAnsi="Century Gothic"/>
          <w:sz w:val="20"/>
          <w:szCs w:val="20"/>
        </w:rPr>
        <w:t>son</w:t>
      </w:r>
      <w:r w:rsidRPr="00C74E0C">
        <w:rPr>
          <w:rFonts w:ascii="Century Gothic" w:hAnsi="Century Gothic"/>
          <w:sz w:val="20"/>
          <w:szCs w:val="20"/>
        </w:rPr>
        <w:t xml:space="preserve"> responsable hiérarchique pour des raisons de bon fonctionnement du service ou de l</w:t>
      </w:r>
      <w:r>
        <w:rPr>
          <w:rFonts w:ascii="Century Gothic" w:hAnsi="Century Gothic"/>
          <w:sz w:val="20"/>
          <w:szCs w:val="20"/>
        </w:rPr>
        <w:t>'entreprise. Dans ce dernier cas, les jours de repos</w:t>
      </w:r>
      <w:r w:rsidRPr="00C74E0C">
        <w:rPr>
          <w:rFonts w:ascii="Century Gothic" w:hAnsi="Century Gothic"/>
          <w:sz w:val="20"/>
          <w:szCs w:val="20"/>
        </w:rPr>
        <w:t xml:space="preserve"> compris dans le reliquat devront nécessairement être posés dans les deux premiers mois de la nouvelle année civile. A défaut, ils seront définitivement perdus.</w:t>
      </w:r>
    </w:p>
    <w:p w14:paraId="0528AAB4" w14:textId="77777777" w:rsidR="007E3450" w:rsidRDefault="007E3450" w:rsidP="007E3450">
      <w:pPr>
        <w:spacing w:after="0" w:line="240" w:lineRule="auto"/>
        <w:jc w:val="both"/>
        <w:rPr>
          <w:rFonts w:ascii="Century Gothic" w:hAnsi="Century Gothic"/>
          <w:sz w:val="20"/>
          <w:szCs w:val="20"/>
        </w:rPr>
      </w:pPr>
    </w:p>
    <w:p w14:paraId="46F82863" w14:textId="042979F6" w:rsidR="00BC32BC" w:rsidRDefault="007E3450" w:rsidP="00CD0183">
      <w:pPr>
        <w:spacing w:after="0" w:line="240" w:lineRule="auto"/>
        <w:jc w:val="both"/>
        <w:rPr>
          <w:rFonts w:ascii="Century Gothic" w:hAnsi="Century Gothic"/>
          <w:b/>
          <w:sz w:val="20"/>
          <w:szCs w:val="20"/>
        </w:rPr>
      </w:pPr>
      <w:r>
        <w:rPr>
          <w:rFonts w:ascii="Century Gothic" w:hAnsi="Century Gothic"/>
          <w:sz w:val="20"/>
          <w:szCs w:val="20"/>
        </w:rPr>
        <w:t>Enfin, l'entreprise pourra demander au salarié</w:t>
      </w:r>
      <w:r w:rsidRPr="00EB3BC6">
        <w:rPr>
          <w:rFonts w:ascii="Century Gothic" w:hAnsi="Century Gothic"/>
          <w:sz w:val="20"/>
          <w:szCs w:val="20"/>
        </w:rPr>
        <w:t xml:space="preserve"> en cours de préavis (de licenciement ou de démission) de poser tout ou partie de</w:t>
      </w:r>
      <w:r>
        <w:rPr>
          <w:rFonts w:ascii="Century Gothic" w:hAnsi="Century Gothic"/>
          <w:sz w:val="20"/>
          <w:szCs w:val="20"/>
        </w:rPr>
        <w:t xml:space="preserve"> son </w:t>
      </w:r>
      <w:r w:rsidRPr="00EB3BC6">
        <w:rPr>
          <w:rFonts w:ascii="Century Gothic" w:hAnsi="Century Gothic"/>
          <w:sz w:val="20"/>
          <w:szCs w:val="20"/>
        </w:rPr>
        <w:t xml:space="preserve">reliquat de </w:t>
      </w:r>
      <w:r>
        <w:rPr>
          <w:rFonts w:ascii="Century Gothic" w:hAnsi="Century Gothic"/>
          <w:sz w:val="20"/>
          <w:szCs w:val="20"/>
        </w:rPr>
        <w:t>jours de repos</w:t>
      </w:r>
      <w:r w:rsidRPr="00EB3BC6">
        <w:rPr>
          <w:rFonts w:ascii="Century Gothic" w:hAnsi="Century Gothic"/>
          <w:sz w:val="20"/>
          <w:szCs w:val="20"/>
        </w:rPr>
        <w:t xml:space="preserve"> durant ce préavis et avant la cessation définitive de</w:t>
      </w:r>
      <w:r>
        <w:rPr>
          <w:rFonts w:ascii="Century Gothic" w:hAnsi="Century Gothic"/>
          <w:sz w:val="20"/>
          <w:szCs w:val="20"/>
        </w:rPr>
        <w:t xml:space="preserve"> son </w:t>
      </w:r>
      <w:r w:rsidRPr="00EB3BC6">
        <w:rPr>
          <w:rFonts w:ascii="Century Gothic" w:hAnsi="Century Gothic"/>
          <w:sz w:val="20"/>
          <w:szCs w:val="20"/>
        </w:rPr>
        <w:t>contrat de travail.</w:t>
      </w:r>
    </w:p>
    <w:p w14:paraId="5BC6AE77" w14:textId="77777777" w:rsidR="00BC32BC" w:rsidRDefault="00BC32BC" w:rsidP="00204C46">
      <w:pPr>
        <w:spacing w:after="0" w:line="240" w:lineRule="auto"/>
        <w:rPr>
          <w:rFonts w:ascii="Century Gothic" w:hAnsi="Century Gothic"/>
          <w:b/>
          <w:sz w:val="20"/>
          <w:szCs w:val="20"/>
        </w:rPr>
      </w:pPr>
    </w:p>
    <w:p w14:paraId="638EC0CB" w14:textId="77777777" w:rsidR="00BC32BC" w:rsidRDefault="00BC32BC" w:rsidP="00204C46">
      <w:pPr>
        <w:spacing w:after="0" w:line="240" w:lineRule="auto"/>
        <w:rPr>
          <w:rFonts w:ascii="Century Gothic" w:hAnsi="Century Gothic"/>
          <w:b/>
          <w:sz w:val="20"/>
          <w:szCs w:val="20"/>
        </w:rPr>
      </w:pPr>
    </w:p>
    <w:p w14:paraId="49F1F95D" w14:textId="6EAC3944" w:rsidR="0017550C" w:rsidRDefault="00CA7FB9" w:rsidP="00204C46">
      <w:pPr>
        <w:spacing w:after="0" w:line="240" w:lineRule="auto"/>
        <w:rPr>
          <w:rFonts w:ascii="Century Gothic" w:hAnsi="Century Gothic"/>
          <w:b/>
          <w:sz w:val="20"/>
          <w:szCs w:val="20"/>
        </w:rPr>
      </w:pPr>
      <w:r>
        <w:rPr>
          <w:rFonts w:ascii="Century Gothic" w:hAnsi="Century Gothic"/>
          <w:b/>
          <w:sz w:val="20"/>
          <w:szCs w:val="20"/>
        </w:rPr>
        <w:t xml:space="preserve">Article 3 - </w:t>
      </w:r>
      <w:r w:rsidR="0017550C" w:rsidRPr="00EE45C0">
        <w:rPr>
          <w:rFonts w:ascii="Century Gothic" w:hAnsi="Century Gothic"/>
          <w:b/>
          <w:sz w:val="20"/>
          <w:szCs w:val="20"/>
          <w:u w:val="single"/>
        </w:rPr>
        <w:t>Heures supplémentaires</w:t>
      </w:r>
    </w:p>
    <w:p w14:paraId="2EDB75BD" w14:textId="77777777" w:rsidR="00980A8E" w:rsidRDefault="00980A8E" w:rsidP="00204C46">
      <w:pPr>
        <w:spacing w:after="0" w:line="240" w:lineRule="auto"/>
        <w:rPr>
          <w:rFonts w:ascii="Century Gothic" w:hAnsi="Century Gothic"/>
          <w:b/>
          <w:sz w:val="20"/>
          <w:szCs w:val="20"/>
        </w:rPr>
      </w:pPr>
    </w:p>
    <w:p w14:paraId="32BBF532" w14:textId="404FBA4C" w:rsidR="00431881" w:rsidRDefault="00CA7FB9" w:rsidP="00204C46">
      <w:pPr>
        <w:spacing w:after="0" w:line="240" w:lineRule="auto"/>
        <w:rPr>
          <w:rFonts w:ascii="Century Gothic" w:hAnsi="Century Gothic"/>
          <w:b/>
          <w:sz w:val="20"/>
          <w:szCs w:val="20"/>
        </w:rPr>
      </w:pPr>
      <w:r>
        <w:rPr>
          <w:rFonts w:ascii="Century Gothic" w:hAnsi="Century Gothic"/>
          <w:b/>
          <w:sz w:val="20"/>
          <w:szCs w:val="20"/>
        </w:rPr>
        <w:t xml:space="preserve">i) </w:t>
      </w:r>
      <w:r w:rsidR="0012783C" w:rsidRPr="00EE45C0">
        <w:rPr>
          <w:rFonts w:ascii="Century Gothic" w:hAnsi="Century Gothic"/>
          <w:b/>
          <w:sz w:val="20"/>
          <w:szCs w:val="20"/>
          <w:u w:val="dotted"/>
        </w:rPr>
        <w:t>Définition</w:t>
      </w:r>
    </w:p>
    <w:p w14:paraId="4F3EDB82" w14:textId="77777777" w:rsidR="0012783C" w:rsidRDefault="0012783C" w:rsidP="00204C46">
      <w:pPr>
        <w:spacing w:after="0" w:line="240" w:lineRule="auto"/>
        <w:rPr>
          <w:rFonts w:ascii="Century Gothic" w:hAnsi="Century Gothic"/>
          <w:b/>
          <w:sz w:val="20"/>
          <w:szCs w:val="20"/>
        </w:rPr>
      </w:pPr>
    </w:p>
    <w:p w14:paraId="7BB5BEEB" w14:textId="5E6C7D72" w:rsidR="00CA2D9B" w:rsidRPr="00EE45C0" w:rsidRDefault="0012783C" w:rsidP="00EE45C0">
      <w:pPr>
        <w:spacing w:after="0" w:line="240" w:lineRule="auto"/>
        <w:jc w:val="both"/>
        <w:rPr>
          <w:rFonts w:ascii="Century Gothic" w:hAnsi="Century Gothic"/>
          <w:sz w:val="20"/>
          <w:szCs w:val="20"/>
        </w:rPr>
      </w:pPr>
      <w:r w:rsidRPr="00EE45C0">
        <w:rPr>
          <w:rFonts w:ascii="Century Gothic" w:hAnsi="Century Gothic"/>
          <w:sz w:val="20"/>
          <w:szCs w:val="20"/>
        </w:rPr>
        <w:t xml:space="preserve">Les heures supplémentaires sont </w:t>
      </w:r>
      <w:r w:rsidR="00881F52">
        <w:rPr>
          <w:rFonts w:ascii="Century Gothic" w:hAnsi="Century Gothic"/>
          <w:sz w:val="20"/>
          <w:szCs w:val="20"/>
        </w:rPr>
        <w:t>toutes</w:t>
      </w:r>
      <w:r w:rsidR="00881F52" w:rsidRPr="00881F52">
        <w:rPr>
          <w:rFonts w:ascii="Century Gothic" w:hAnsi="Century Gothic"/>
          <w:sz w:val="20"/>
          <w:szCs w:val="20"/>
        </w:rPr>
        <w:t xml:space="preserve"> heure</w:t>
      </w:r>
      <w:r w:rsidR="00881F52">
        <w:rPr>
          <w:rFonts w:ascii="Century Gothic" w:hAnsi="Century Gothic"/>
          <w:sz w:val="20"/>
          <w:szCs w:val="20"/>
        </w:rPr>
        <w:t>s</w:t>
      </w:r>
      <w:r w:rsidR="00881F52" w:rsidRPr="00881F52">
        <w:rPr>
          <w:rFonts w:ascii="Century Gothic" w:hAnsi="Century Gothic"/>
          <w:sz w:val="20"/>
          <w:szCs w:val="20"/>
        </w:rPr>
        <w:t xml:space="preserve"> accompli</w:t>
      </w:r>
      <w:r w:rsidR="00881F52">
        <w:rPr>
          <w:rFonts w:ascii="Century Gothic" w:hAnsi="Century Gothic"/>
          <w:sz w:val="20"/>
          <w:szCs w:val="20"/>
        </w:rPr>
        <w:t xml:space="preserve">es au-delà de la durée légale </w:t>
      </w:r>
      <w:r w:rsidR="00881F52" w:rsidRPr="00881F52">
        <w:rPr>
          <w:rFonts w:ascii="Century Gothic" w:hAnsi="Century Gothic"/>
          <w:sz w:val="20"/>
          <w:szCs w:val="20"/>
        </w:rPr>
        <w:t xml:space="preserve">hebdomadaire </w:t>
      </w:r>
      <w:r w:rsidR="00881F52">
        <w:rPr>
          <w:rFonts w:ascii="Century Gothic" w:hAnsi="Century Gothic"/>
          <w:sz w:val="20"/>
          <w:szCs w:val="20"/>
        </w:rPr>
        <w:t xml:space="preserve">de travail, soit 35 heures. Elles </w:t>
      </w:r>
      <w:r w:rsidR="00881F52" w:rsidRPr="00881F52">
        <w:rPr>
          <w:rFonts w:ascii="Century Gothic" w:hAnsi="Century Gothic"/>
          <w:sz w:val="20"/>
          <w:szCs w:val="20"/>
        </w:rPr>
        <w:t>ouvre</w:t>
      </w:r>
      <w:r w:rsidR="00881F52">
        <w:rPr>
          <w:rFonts w:ascii="Century Gothic" w:hAnsi="Century Gothic"/>
          <w:sz w:val="20"/>
          <w:szCs w:val="20"/>
        </w:rPr>
        <w:t>nt</w:t>
      </w:r>
      <w:r w:rsidR="00881F52" w:rsidRPr="00881F52">
        <w:rPr>
          <w:rFonts w:ascii="Century Gothic" w:hAnsi="Century Gothic"/>
          <w:sz w:val="20"/>
          <w:szCs w:val="20"/>
        </w:rPr>
        <w:t xml:space="preserve"> droit à une majoration salariale</w:t>
      </w:r>
      <w:r w:rsidR="00881F52">
        <w:rPr>
          <w:rFonts w:ascii="Century Gothic" w:hAnsi="Century Gothic"/>
          <w:sz w:val="20"/>
          <w:szCs w:val="20"/>
        </w:rPr>
        <w:t xml:space="preserve"> ou, le cas échéant, à un repos </w:t>
      </w:r>
      <w:r w:rsidR="00881F52" w:rsidRPr="00881F52">
        <w:rPr>
          <w:rFonts w:ascii="Century Gothic" w:hAnsi="Century Gothic"/>
          <w:sz w:val="20"/>
          <w:szCs w:val="20"/>
        </w:rPr>
        <w:t>compensateur équivalent.</w:t>
      </w:r>
    </w:p>
    <w:p w14:paraId="0303F40A" w14:textId="77777777" w:rsidR="0012783C" w:rsidRDefault="0012783C" w:rsidP="00204C46">
      <w:pPr>
        <w:spacing w:after="0" w:line="240" w:lineRule="auto"/>
        <w:rPr>
          <w:rFonts w:ascii="Century Gothic" w:hAnsi="Century Gothic"/>
          <w:b/>
          <w:sz w:val="20"/>
          <w:szCs w:val="20"/>
        </w:rPr>
      </w:pPr>
    </w:p>
    <w:p w14:paraId="2ACA02E4" w14:textId="578BEFF2" w:rsidR="0012783C" w:rsidRDefault="006312A2" w:rsidP="00204C46">
      <w:pPr>
        <w:spacing w:after="0" w:line="240" w:lineRule="auto"/>
        <w:rPr>
          <w:rFonts w:ascii="Century Gothic" w:hAnsi="Century Gothic"/>
          <w:b/>
          <w:sz w:val="20"/>
          <w:szCs w:val="20"/>
        </w:rPr>
      </w:pPr>
      <w:r>
        <w:rPr>
          <w:rFonts w:ascii="Century Gothic" w:hAnsi="Century Gothic"/>
          <w:b/>
          <w:sz w:val="20"/>
          <w:szCs w:val="20"/>
        </w:rPr>
        <w:t>ii)</w:t>
      </w:r>
      <w:r w:rsidR="0012783C">
        <w:rPr>
          <w:rFonts w:ascii="Century Gothic" w:hAnsi="Century Gothic"/>
          <w:b/>
          <w:sz w:val="20"/>
          <w:szCs w:val="20"/>
        </w:rPr>
        <w:t xml:space="preserve"> </w:t>
      </w:r>
      <w:r w:rsidR="00AB7F6A" w:rsidRPr="00EE45C0">
        <w:rPr>
          <w:rFonts w:ascii="Century Gothic" w:hAnsi="Century Gothic"/>
          <w:b/>
          <w:sz w:val="20"/>
          <w:szCs w:val="20"/>
          <w:u w:val="dotted"/>
        </w:rPr>
        <w:t>Taux de majoration des heures supplémentaires</w:t>
      </w:r>
    </w:p>
    <w:p w14:paraId="101EB8E8" w14:textId="77777777" w:rsidR="00881F52" w:rsidRDefault="00881F52" w:rsidP="00204C46">
      <w:pPr>
        <w:spacing w:after="0" w:line="240" w:lineRule="auto"/>
        <w:rPr>
          <w:rFonts w:ascii="Century Gothic" w:hAnsi="Century Gothic"/>
          <w:b/>
          <w:sz w:val="20"/>
          <w:szCs w:val="20"/>
        </w:rPr>
      </w:pPr>
    </w:p>
    <w:p w14:paraId="206B6253" w14:textId="7B9D7DCE" w:rsidR="00AB7F6A" w:rsidRPr="00EE45C0" w:rsidRDefault="00AB7F6A" w:rsidP="00EE45C0">
      <w:pPr>
        <w:spacing w:after="0" w:line="240" w:lineRule="auto"/>
        <w:jc w:val="both"/>
        <w:rPr>
          <w:rFonts w:ascii="Century Gothic" w:hAnsi="Century Gothic"/>
          <w:sz w:val="20"/>
          <w:szCs w:val="20"/>
        </w:rPr>
      </w:pPr>
      <w:r>
        <w:rPr>
          <w:rFonts w:ascii="Century Gothic" w:hAnsi="Century Gothic"/>
          <w:sz w:val="20"/>
          <w:szCs w:val="20"/>
        </w:rPr>
        <w:t xml:space="preserve">Il est convenu que le taux </w:t>
      </w:r>
      <w:r w:rsidRPr="00AB7F6A">
        <w:rPr>
          <w:rFonts w:ascii="Century Gothic" w:hAnsi="Century Gothic"/>
          <w:sz w:val="20"/>
          <w:szCs w:val="20"/>
        </w:rPr>
        <w:t xml:space="preserve">de majoration des heures supplémentaires </w:t>
      </w:r>
      <w:r>
        <w:rPr>
          <w:rFonts w:ascii="Century Gothic" w:hAnsi="Century Gothic"/>
          <w:sz w:val="20"/>
          <w:szCs w:val="20"/>
        </w:rPr>
        <w:t xml:space="preserve">est fixé </w:t>
      </w:r>
      <w:r w:rsidRPr="00AB7F6A">
        <w:rPr>
          <w:rFonts w:ascii="Century Gothic" w:hAnsi="Century Gothic"/>
          <w:sz w:val="20"/>
          <w:szCs w:val="20"/>
        </w:rPr>
        <w:t>à 10 %</w:t>
      </w:r>
      <w:r>
        <w:rPr>
          <w:rFonts w:ascii="Century Gothic" w:hAnsi="Century Gothic"/>
          <w:sz w:val="20"/>
          <w:szCs w:val="20"/>
        </w:rPr>
        <w:t xml:space="preserve"> entre la 36ème et la 43ème de travail sur la semaine et à 20% au-delà. </w:t>
      </w:r>
    </w:p>
    <w:p w14:paraId="2CE16200" w14:textId="77777777" w:rsidR="00901E7F" w:rsidRDefault="00901E7F" w:rsidP="00204C46">
      <w:pPr>
        <w:spacing w:after="0" w:line="240" w:lineRule="auto"/>
        <w:rPr>
          <w:rFonts w:ascii="Century Gothic" w:hAnsi="Century Gothic"/>
          <w:b/>
          <w:sz w:val="20"/>
          <w:szCs w:val="20"/>
        </w:rPr>
      </w:pPr>
    </w:p>
    <w:p w14:paraId="5BBDD5C0" w14:textId="742F5F18" w:rsidR="0012783C" w:rsidRDefault="008162B2" w:rsidP="00204C46">
      <w:pPr>
        <w:spacing w:after="0" w:line="240" w:lineRule="auto"/>
        <w:rPr>
          <w:rFonts w:ascii="Century Gothic" w:hAnsi="Century Gothic"/>
          <w:b/>
          <w:sz w:val="20"/>
          <w:szCs w:val="20"/>
        </w:rPr>
      </w:pPr>
      <w:r>
        <w:rPr>
          <w:rFonts w:ascii="Century Gothic" w:hAnsi="Century Gothic"/>
          <w:b/>
          <w:sz w:val="20"/>
          <w:szCs w:val="20"/>
        </w:rPr>
        <w:t>iii)</w:t>
      </w:r>
      <w:r w:rsidR="0012783C">
        <w:rPr>
          <w:rFonts w:ascii="Century Gothic" w:hAnsi="Century Gothic"/>
          <w:b/>
          <w:sz w:val="20"/>
          <w:szCs w:val="20"/>
        </w:rPr>
        <w:t xml:space="preserve"> </w:t>
      </w:r>
      <w:r w:rsidR="00AB7F6A" w:rsidRPr="00EE45C0">
        <w:rPr>
          <w:rFonts w:ascii="Century Gothic" w:hAnsi="Century Gothic"/>
          <w:b/>
          <w:sz w:val="20"/>
          <w:szCs w:val="20"/>
          <w:u w:val="dotted"/>
        </w:rPr>
        <w:t>Contingent d'heures supplémentaires</w:t>
      </w:r>
      <w:r w:rsidR="0084680B" w:rsidRPr="00EE45C0">
        <w:rPr>
          <w:rFonts w:ascii="Century Gothic" w:hAnsi="Century Gothic"/>
          <w:b/>
          <w:sz w:val="20"/>
          <w:szCs w:val="20"/>
          <w:u w:val="dotted"/>
        </w:rPr>
        <w:t xml:space="preserve"> et contrepartie obligatoire en repos</w:t>
      </w:r>
    </w:p>
    <w:p w14:paraId="055E1AC5" w14:textId="77777777" w:rsidR="00431881" w:rsidRDefault="00431881" w:rsidP="00204C46">
      <w:pPr>
        <w:spacing w:after="0" w:line="240" w:lineRule="auto"/>
        <w:rPr>
          <w:rFonts w:ascii="Century Gothic" w:hAnsi="Century Gothic"/>
          <w:b/>
          <w:sz w:val="20"/>
          <w:szCs w:val="20"/>
        </w:rPr>
      </w:pPr>
    </w:p>
    <w:p w14:paraId="26A2C472" w14:textId="72F9A8BB" w:rsidR="00817EA2" w:rsidRDefault="00AB7F6A" w:rsidP="00EE45C0">
      <w:pPr>
        <w:spacing w:after="0" w:line="240" w:lineRule="auto"/>
        <w:jc w:val="both"/>
        <w:rPr>
          <w:rFonts w:ascii="Century Gothic" w:hAnsi="Century Gothic"/>
          <w:sz w:val="20"/>
          <w:szCs w:val="20"/>
        </w:rPr>
      </w:pPr>
      <w:r w:rsidRPr="00EE45C0">
        <w:rPr>
          <w:rFonts w:ascii="Century Gothic" w:hAnsi="Century Gothic"/>
          <w:sz w:val="20"/>
          <w:szCs w:val="20"/>
        </w:rPr>
        <w:t xml:space="preserve">Le contingent </w:t>
      </w:r>
      <w:r>
        <w:rPr>
          <w:rFonts w:ascii="Century Gothic" w:hAnsi="Century Gothic"/>
          <w:sz w:val="20"/>
          <w:szCs w:val="20"/>
        </w:rPr>
        <w:t xml:space="preserve">annuel d'heures supplémentaires </w:t>
      </w:r>
      <w:r w:rsidRPr="009F3CD7">
        <w:rPr>
          <w:rFonts w:ascii="Century Gothic" w:hAnsi="Century Gothic"/>
          <w:sz w:val="20"/>
          <w:szCs w:val="20"/>
        </w:rPr>
        <w:t xml:space="preserve">est fixé à </w:t>
      </w:r>
      <w:r w:rsidR="009F3CD7" w:rsidRPr="00EE45C0">
        <w:rPr>
          <w:rFonts w:ascii="Century Gothic" w:hAnsi="Century Gothic"/>
          <w:sz w:val="20"/>
          <w:szCs w:val="20"/>
        </w:rPr>
        <w:t>24</w:t>
      </w:r>
      <w:r w:rsidRPr="009F3CD7">
        <w:rPr>
          <w:rFonts w:ascii="Century Gothic" w:hAnsi="Century Gothic"/>
          <w:sz w:val="20"/>
          <w:szCs w:val="20"/>
        </w:rPr>
        <w:t>0 heur</w:t>
      </w:r>
      <w:r>
        <w:rPr>
          <w:rFonts w:ascii="Century Gothic" w:hAnsi="Century Gothic"/>
          <w:sz w:val="20"/>
          <w:szCs w:val="20"/>
        </w:rPr>
        <w:t xml:space="preserve">es pour l'ensemble des catégories de salariés, y compris les ETAM. </w:t>
      </w:r>
      <w:r w:rsidR="003C06DF">
        <w:rPr>
          <w:rFonts w:ascii="Century Gothic" w:hAnsi="Century Gothic"/>
          <w:sz w:val="20"/>
          <w:szCs w:val="20"/>
        </w:rPr>
        <w:t xml:space="preserve">Il est apprécié sur l'année civile. </w:t>
      </w:r>
    </w:p>
    <w:p w14:paraId="2B31E006" w14:textId="77777777" w:rsidR="00817EA2" w:rsidRDefault="00817EA2" w:rsidP="00EE45C0">
      <w:pPr>
        <w:spacing w:after="0" w:line="240" w:lineRule="auto"/>
        <w:jc w:val="both"/>
        <w:rPr>
          <w:rFonts w:ascii="Century Gothic" w:hAnsi="Century Gothic"/>
          <w:sz w:val="20"/>
          <w:szCs w:val="20"/>
        </w:rPr>
      </w:pPr>
    </w:p>
    <w:p w14:paraId="317653A7" w14:textId="23AAABB9" w:rsidR="00AB7F6A" w:rsidRDefault="00CA2D9B" w:rsidP="00EE45C0">
      <w:pPr>
        <w:spacing w:after="0" w:line="240" w:lineRule="auto"/>
        <w:jc w:val="both"/>
        <w:rPr>
          <w:rFonts w:ascii="Century Gothic" w:hAnsi="Century Gothic"/>
          <w:sz w:val="20"/>
          <w:szCs w:val="20"/>
        </w:rPr>
      </w:pPr>
      <w:r>
        <w:rPr>
          <w:rFonts w:ascii="Century Gothic" w:hAnsi="Century Gothic"/>
          <w:sz w:val="20"/>
          <w:szCs w:val="20"/>
        </w:rPr>
        <w:t xml:space="preserve">Le contingent d'heures supplémentaires pourra être dépassé afin de répondre à des surcroits particuliers d'activité. </w:t>
      </w:r>
      <w:r w:rsidR="00817EA2" w:rsidRPr="00817EA2">
        <w:rPr>
          <w:rFonts w:ascii="Century Gothic" w:hAnsi="Century Gothic"/>
          <w:sz w:val="20"/>
          <w:szCs w:val="20"/>
        </w:rPr>
        <w:t>Les heures supplémentaires</w:t>
      </w:r>
      <w:r w:rsidR="00817EA2">
        <w:rPr>
          <w:rFonts w:ascii="Century Gothic" w:hAnsi="Century Gothic"/>
          <w:sz w:val="20"/>
          <w:szCs w:val="20"/>
        </w:rPr>
        <w:t xml:space="preserve"> accomplies</w:t>
      </w:r>
      <w:r w:rsidR="00817EA2" w:rsidRPr="00817EA2">
        <w:rPr>
          <w:rFonts w:ascii="Century Gothic" w:hAnsi="Century Gothic"/>
          <w:sz w:val="20"/>
          <w:szCs w:val="20"/>
        </w:rPr>
        <w:t xml:space="preserve"> au-delà du contingent annuel </w:t>
      </w:r>
      <w:r>
        <w:rPr>
          <w:rFonts w:ascii="Century Gothic" w:hAnsi="Century Gothic"/>
          <w:sz w:val="20"/>
          <w:szCs w:val="20"/>
        </w:rPr>
        <w:t>donnent lieu à</w:t>
      </w:r>
      <w:r w:rsidR="00817EA2" w:rsidRPr="00817EA2">
        <w:rPr>
          <w:rFonts w:ascii="Century Gothic" w:hAnsi="Century Gothic"/>
          <w:sz w:val="20"/>
          <w:szCs w:val="20"/>
        </w:rPr>
        <w:t xml:space="preserve"> avis </w:t>
      </w:r>
      <w:r>
        <w:rPr>
          <w:rFonts w:ascii="Century Gothic" w:hAnsi="Century Gothic"/>
          <w:sz w:val="20"/>
          <w:szCs w:val="20"/>
        </w:rPr>
        <w:t xml:space="preserve">préalable </w:t>
      </w:r>
      <w:r w:rsidR="00817EA2" w:rsidRPr="00817EA2">
        <w:rPr>
          <w:rFonts w:ascii="Century Gothic" w:hAnsi="Century Gothic"/>
          <w:sz w:val="20"/>
          <w:szCs w:val="20"/>
        </w:rPr>
        <w:t>du comité social et économique</w:t>
      </w:r>
      <w:r w:rsidR="00817EA2">
        <w:rPr>
          <w:rFonts w:ascii="Century Gothic" w:hAnsi="Century Gothic"/>
          <w:sz w:val="20"/>
          <w:szCs w:val="20"/>
        </w:rPr>
        <w:t>, s'il existe</w:t>
      </w:r>
      <w:r w:rsidR="00817EA2" w:rsidRPr="00817EA2">
        <w:rPr>
          <w:rFonts w:ascii="Century Gothic" w:hAnsi="Century Gothic"/>
          <w:sz w:val="20"/>
          <w:szCs w:val="20"/>
        </w:rPr>
        <w:t>.</w:t>
      </w:r>
      <w:r w:rsidR="00893ABA">
        <w:rPr>
          <w:rFonts w:ascii="Century Gothic" w:hAnsi="Century Gothic"/>
          <w:sz w:val="20"/>
          <w:szCs w:val="20"/>
        </w:rPr>
        <w:t xml:space="preserve"> Il est rappelé que les heures supplémentaires s'imputant sur le contingent annuel correspondent aux heures supplémentaires effectivement </w:t>
      </w:r>
      <w:r w:rsidR="00C755C0">
        <w:rPr>
          <w:rFonts w:ascii="Century Gothic" w:hAnsi="Century Gothic"/>
          <w:sz w:val="20"/>
          <w:szCs w:val="20"/>
        </w:rPr>
        <w:t xml:space="preserve">travaillés </w:t>
      </w:r>
      <w:r w:rsidR="00893ABA">
        <w:rPr>
          <w:rFonts w:ascii="Century Gothic" w:hAnsi="Century Gothic"/>
          <w:sz w:val="20"/>
          <w:szCs w:val="20"/>
        </w:rPr>
        <w:t>par les salariés.</w:t>
      </w:r>
    </w:p>
    <w:p w14:paraId="55390F8F" w14:textId="77777777" w:rsidR="00277A62" w:rsidRDefault="00277A62" w:rsidP="00EE45C0">
      <w:pPr>
        <w:spacing w:after="0" w:line="240" w:lineRule="auto"/>
        <w:jc w:val="both"/>
        <w:rPr>
          <w:rFonts w:ascii="Century Gothic" w:hAnsi="Century Gothic"/>
          <w:sz w:val="20"/>
          <w:szCs w:val="20"/>
        </w:rPr>
      </w:pPr>
    </w:p>
    <w:p w14:paraId="0DBF4C1A" w14:textId="0FD70F77" w:rsidR="00277A62" w:rsidRDefault="00277A62" w:rsidP="00EE45C0">
      <w:pPr>
        <w:spacing w:after="0" w:line="240" w:lineRule="auto"/>
        <w:jc w:val="both"/>
        <w:rPr>
          <w:rFonts w:ascii="Century Gothic" w:hAnsi="Century Gothic"/>
          <w:sz w:val="20"/>
          <w:szCs w:val="20"/>
        </w:rPr>
      </w:pPr>
      <w:r>
        <w:rPr>
          <w:rFonts w:ascii="Century Gothic" w:hAnsi="Century Gothic"/>
          <w:sz w:val="20"/>
          <w:szCs w:val="20"/>
        </w:rPr>
        <w:t>Toute heure supplémentaire réalisée par le</w:t>
      </w:r>
      <w:r w:rsidR="003C06DF">
        <w:rPr>
          <w:rFonts w:ascii="Century Gothic" w:hAnsi="Century Gothic"/>
          <w:sz w:val="20"/>
          <w:szCs w:val="20"/>
        </w:rPr>
        <w:t>s</w:t>
      </w:r>
      <w:r>
        <w:rPr>
          <w:rFonts w:ascii="Century Gothic" w:hAnsi="Century Gothic"/>
          <w:sz w:val="20"/>
          <w:szCs w:val="20"/>
        </w:rPr>
        <w:t xml:space="preserve"> salarié</w:t>
      </w:r>
      <w:r w:rsidR="003C06DF">
        <w:rPr>
          <w:rFonts w:ascii="Century Gothic" w:hAnsi="Century Gothic"/>
          <w:sz w:val="20"/>
          <w:szCs w:val="20"/>
        </w:rPr>
        <w:t>s</w:t>
      </w:r>
      <w:r>
        <w:rPr>
          <w:rFonts w:ascii="Century Gothic" w:hAnsi="Century Gothic"/>
          <w:sz w:val="20"/>
          <w:szCs w:val="20"/>
        </w:rPr>
        <w:t xml:space="preserve"> </w:t>
      </w:r>
      <w:r w:rsidR="003C06DF">
        <w:rPr>
          <w:rFonts w:ascii="Century Gothic" w:hAnsi="Century Gothic"/>
          <w:sz w:val="20"/>
          <w:szCs w:val="20"/>
        </w:rPr>
        <w:t>au-delà du contingent annuel leur</w:t>
      </w:r>
      <w:r>
        <w:rPr>
          <w:rFonts w:ascii="Century Gothic" w:hAnsi="Century Gothic"/>
          <w:sz w:val="20"/>
          <w:szCs w:val="20"/>
        </w:rPr>
        <w:t xml:space="preserve"> donnera droit à une contrep</w:t>
      </w:r>
      <w:r w:rsidR="00723A7B">
        <w:rPr>
          <w:rFonts w:ascii="Century Gothic" w:hAnsi="Century Gothic"/>
          <w:sz w:val="20"/>
          <w:szCs w:val="20"/>
        </w:rPr>
        <w:t>art</w:t>
      </w:r>
      <w:r w:rsidR="004C7878">
        <w:rPr>
          <w:rFonts w:ascii="Century Gothic" w:hAnsi="Century Gothic"/>
          <w:sz w:val="20"/>
          <w:szCs w:val="20"/>
        </w:rPr>
        <w:t>ie obligatoire en repos dont la durée</w:t>
      </w:r>
      <w:r w:rsidR="00723A7B">
        <w:rPr>
          <w:rFonts w:ascii="Century Gothic" w:hAnsi="Century Gothic"/>
          <w:sz w:val="20"/>
          <w:szCs w:val="20"/>
        </w:rPr>
        <w:t xml:space="preserve"> est déterminé</w:t>
      </w:r>
      <w:r w:rsidR="004C7878">
        <w:rPr>
          <w:rFonts w:ascii="Century Gothic" w:hAnsi="Century Gothic"/>
          <w:sz w:val="20"/>
          <w:szCs w:val="20"/>
        </w:rPr>
        <w:t>e</w:t>
      </w:r>
      <w:r w:rsidR="00723A7B">
        <w:rPr>
          <w:rFonts w:ascii="Century Gothic" w:hAnsi="Century Gothic"/>
          <w:sz w:val="20"/>
          <w:szCs w:val="20"/>
        </w:rPr>
        <w:t xml:space="preserve"> au regard des dispositions légales. </w:t>
      </w:r>
    </w:p>
    <w:p w14:paraId="41225F5D" w14:textId="77777777" w:rsidR="003C06DF" w:rsidRDefault="003C06DF" w:rsidP="00EE45C0">
      <w:pPr>
        <w:spacing w:after="0" w:line="240" w:lineRule="auto"/>
        <w:jc w:val="both"/>
        <w:rPr>
          <w:rFonts w:ascii="Century Gothic" w:hAnsi="Century Gothic"/>
          <w:sz w:val="20"/>
          <w:szCs w:val="20"/>
        </w:rPr>
      </w:pPr>
    </w:p>
    <w:p w14:paraId="3ADA3388" w14:textId="65BDF535" w:rsidR="00FD4A80" w:rsidRDefault="003C06DF" w:rsidP="00EE45C0">
      <w:pPr>
        <w:spacing w:after="0" w:line="240" w:lineRule="auto"/>
        <w:jc w:val="both"/>
        <w:rPr>
          <w:rFonts w:ascii="Century Gothic" w:hAnsi="Century Gothic"/>
          <w:sz w:val="20"/>
          <w:szCs w:val="20"/>
        </w:rPr>
      </w:pPr>
      <w:r>
        <w:rPr>
          <w:rFonts w:ascii="Century Gothic" w:hAnsi="Century Gothic"/>
          <w:sz w:val="20"/>
          <w:szCs w:val="20"/>
        </w:rPr>
        <w:lastRenderedPageBreak/>
        <w:t>Cette contrepartie obligatoire en repos devra être prise</w:t>
      </w:r>
      <w:r w:rsidR="0000338D">
        <w:rPr>
          <w:rFonts w:ascii="Century Gothic" w:hAnsi="Century Gothic"/>
          <w:sz w:val="20"/>
          <w:szCs w:val="20"/>
        </w:rPr>
        <w:t xml:space="preserve"> par journées ou demi-journées</w:t>
      </w:r>
      <w:r>
        <w:rPr>
          <w:rFonts w:ascii="Century Gothic" w:hAnsi="Century Gothic"/>
          <w:sz w:val="20"/>
          <w:szCs w:val="20"/>
        </w:rPr>
        <w:t>, sur demande expresse</w:t>
      </w:r>
      <w:r w:rsidRPr="003C06DF">
        <w:rPr>
          <w:rFonts w:ascii="Century Gothic" w:hAnsi="Century Gothic"/>
          <w:sz w:val="20"/>
          <w:szCs w:val="20"/>
        </w:rPr>
        <w:t xml:space="preserve"> du salarié et à une date fixée d'un commun accord entre ce dernier et son supérieur hiérarchique, </w:t>
      </w:r>
      <w:r>
        <w:rPr>
          <w:rFonts w:ascii="Century Gothic" w:hAnsi="Century Gothic"/>
          <w:sz w:val="20"/>
          <w:szCs w:val="20"/>
        </w:rPr>
        <w:t xml:space="preserve">au plus tard </w:t>
      </w:r>
      <w:r w:rsidR="00895DD3">
        <w:rPr>
          <w:rFonts w:ascii="Century Gothic" w:hAnsi="Century Gothic"/>
          <w:sz w:val="20"/>
          <w:szCs w:val="20"/>
        </w:rPr>
        <w:t>dans les 2</w:t>
      </w:r>
      <w:r w:rsidRPr="003C06DF">
        <w:rPr>
          <w:rFonts w:ascii="Century Gothic" w:hAnsi="Century Gothic"/>
          <w:sz w:val="20"/>
          <w:szCs w:val="20"/>
        </w:rPr>
        <w:t xml:space="preserve"> mois suivant la </w:t>
      </w:r>
      <w:r w:rsidR="00895DD3">
        <w:rPr>
          <w:rFonts w:ascii="Century Gothic" w:hAnsi="Century Gothic"/>
          <w:sz w:val="20"/>
          <w:szCs w:val="20"/>
        </w:rPr>
        <w:t>naissance du droit, soit lorsque la durée de ce repos atteint 7 heures</w:t>
      </w:r>
      <w:r w:rsidRPr="003C06DF">
        <w:rPr>
          <w:rFonts w:ascii="Century Gothic" w:hAnsi="Century Gothic"/>
          <w:sz w:val="20"/>
          <w:szCs w:val="20"/>
        </w:rPr>
        <w:t>.</w:t>
      </w:r>
      <w:r w:rsidR="00895DD3">
        <w:rPr>
          <w:rFonts w:ascii="Century Gothic" w:hAnsi="Century Gothic"/>
          <w:sz w:val="20"/>
          <w:szCs w:val="20"/>
        </w:rPr>
        <w:t xml:space="preserve"> </w:t>
      </w:r>
      <w:r w:rsidR="00FD4A80">
        <w:rPr>
          <w:rFonts w:ascii="Century Gothic" w:hAnsi="Century Gothic"/>
          <w:sz w:val="20"/>
          <w:szCs w:val="20"/>
        </w:rPr>
        <w:t xml:space="preserve">Cette demande devra être formulée au moins </w:t>
      </w:r>
      <w:r w:rsidR="009F3CD7">
        <w:rPr>
          <w:rFonts w:ascii="Century Gothic" w:hAnsi="Century Gothic"/>
          <w:sz w:val="20"/>
          <w:szCs w:val="20"/>
        </w:rPr>
        <w:t>15 jours</w:t>
      </w:r>
      <w:r w:rsidR="00FD4A80">
        <w:rPr>
          <w:rFonts w:ascii="Century Gothic" w:hAnsi="Century Gothic"/>
          <w:sz w:val="20"/>
          <w:szCs w:val="20"/>
        </w:rPr>
        <w:t xml:space="preserve"> à l'avance</w:t>
      </w:r>
      <w:r w:rsidR="00FD4A80" w:rsidRPr="00BC640C">
        <w:rPr>
          <w:rFonts w:ascii="Century Gothic" w:hAnsi="Century Gothic"/>
          <w:sz w:val="20"/>
          <w:szCs w:val="20"/>
        </w:rPr>
        <w:t xml:space="preserve"> et </w:t>
      </w:r>
      <w:r w:rsidR="00FD4A80" w:rsidRPr="00FD4A80">
        <w:rPr>
          <w:rFonts w:ascii="Century Gothic" w:hAnsi="Century Gothic"/>
          <w:sz w:val="20"/>
          <w:szCs w:val="20"/>
        </w:rPr>
        <w:t>précise</w:t>
      </w:r>
      <w:r w:rsidR="00FD4A80">
        <w:rPr>
          <w:rFonts w:ascii="Century Gothic" w:hAnsi="Century Gothic"/>
          <w:sz w:val="20"/>
          <w:szCs w:val="20"/>
        </w:rPr>
        <w:t xml:space="preserve">r la date et la durée souhaitées pour le repos. </w:t>
      </w:r>
    </w:p>
    <w:p w14:paraId="279EA86E" w14:textId="77777777" w:rsidR="00FD4A80" w:rsidRDefault="00FD4A80" w:rsidP="00EE45C0">
      <w:pPr>
        <w:spacing w:after="0" w:line="240" w:lineRule="auto"/>
        <w:jc w:val="both"/>
        <w:rPr>
          <w:rFonts w:ascii="Century Gothic" w:hAnsi="Century Gothic"/>
          <w:sz w:val="20"/>
          <w:szCs w:val="20"/>
        </w:rPr>
      </w:pPr>
    </w:p>
    <w:p w14:paraId="789441A5" w14:textId="347F25A4" w:rsidR="00FD4A80" w:rsidRDefault="00FD4A80" w:rsidP="00EE45C0">
      <w:pPr>
        <w:spacing w:after="0" w:line="240" w:lineRule="auto"/>
        <w:jc w:val="both"/>
        <w:rPr>
          <w:rFonts w:ascii="Century Gothic" w:hAnsi="Century Gothic"/>
          <w:sz w:val="20"/>
          <w:szCs w:val="20"/>
        </w:rPr>
      </w:pPr>
      <w:r>
        <w:rPr>
          <w:rFonts w:ascii="Century Gothic" w:hAnsi="Century Gothic"/>
          <w:sz w:val="20"/>
          <w:szCs w:val="20"/>
        </w:rPr>
        <w:t xml:space="preserve">La réponse du supérieur hiérarchique devra intervenir dans les 10 jours ouvrables suivant la demande du salarié. La demande du salarié pourra être refusée en raison </w:t>
      </w:r>
      <w:r w:rsidRPr="00FD4A80">
        <w:rPr>
          <w:rFonts w:ascii="Century Gothic" w:hAnsi="Century Gothic"/>
          <w:sz w:val="20"/>
          <w:szCs w:val="20"/>
        </w:rPr>
        <w:t xml:space="preserve">d'impératifs liés au </w:t>
      </w:r>
      <w:r w:rsidR="00C755C0">
        <w:rPr>
          <w:rFonts w:ascii="Century Gothic" w:hAnsi="Century Gothic"/>
          <w:sz w:val="20"/>
          <w:szCs w:val="20"/>
        </w:rPr>
        <w:t xml:space="preserve">bon </w:t>
      </w:r>
      <w:r w:rsidRPr="00FD4A80">
        <w:rPr>
          <w:rFonts w:ascii="Century Gothic" w:hAnsi="Century Gothic"/>
          <w:sz w:val="20"/>
          <w:szCs w:val="20"/>
        </w:rPr>
        <w:t>fonctionnement de l'entreprise</w:t>
      </w:r>
      <w:r>
        <w:rPr>
          <w:rFonts w:ascii="Century Gothic" w:hAnsi="Century Gothic"/>
          <w:sz w:val="20"/>
          <w:szCs w:val="20"/>
        </w:rPr>
        <w:t xml:space="preserve"> ou du service. En ce cas, il sera proposé au salarié un report de son repos dans les </w:t>
      </w:r>
      <w:r w:rsidR="0084680B">
        <w:rPr>
          <w:rFonts w:ascii="Century Gothic" w:hAnsi="Century Gothic"/>
          <w:sz w:val="20"/>
          <w:szCs w:val="20"/>
        </w:rPr>
        <w:t>3</w:t>
      </w:r>
      <w:r>
        <w:rPr>
          <w:rFonts w:ascii="Century Gothic" w:hAnsi="Century Gothic"/>
          <w:sz w:val="20"/>
          <w:szCs w:val="20"/>
        </w:rPr>
        <w:t xml:space="preserve"> mois suivant</w:t>
      </w:r>
      <w:r w:rsidR="0084680B">
        <w:rPr>
          <w:rFonts w:ascii="Century Gothic" w:hAnsi="Century Gothic"/>
          <w:sz w:val="20"/>
          <w:szCs w:val="20"/>
        </w:rPr>
        <w:t xml:space="preserve"> la naissance du droit.</w:t>
      </w:r>
    </w:p>
    <w:p w14:paraId="10C91EC0" w14:textId="77777777" w:rsidR="00FD4A80" w:rsidRDefault="00FD4A80" w:rsidP="00EE45C0">
      <w:pPr>
        <w:spacing w:after="0" w:line="240" w:lineRule="auto"/>
        <w:jc w:val="both"/>
        <w:rPr>
          <w:rFonts w:ascii="Century Gothic" w:hAnsi="Century Gothic"/>
          <w:sz w:val="20"/>
          <w:szCs w:val="20"/>
        </w:rPr>
      </w:pPr>
    </w:p>
    <w:p w14:paraId="5ECF4BF7" w14:textId="3A076193" w:rsidR="003C06DF" w:rsidRDefault="00895DD3" w:rsidP="00EE45C0">
      <w:pPr>
        <w:spacing w:after="0" w:line="240" w:lineRule="auto"/>
        <w:jc w:val="both"/>
        <w:rPr>
          <w:rFonts w:ascii="Century Gothic" w:hAnsi="Century Gothic"/>
          <w:sz w:val="20"/>
          <w:szCs w:val="20"/>
        </w:rPr>
      </w:pPr>
      <w:r>
        <w:rPr>
          <w:rFonts w:ascii="Century Gothic" w:hAnsi="Century Gothic"/>
          <w:sz w:val="20"/>
          <w:szCs w:val="20"/>
        </w:rPr>
        <w:t>En l'absence de demande du salarié</w:t>
      </w:r>
      <w:r w:rsidR="00C755C0">
        <w:rPr>
          <w:rFonts w:ascii="Century Gothic" w:hAnsi="Century Gothic"/>
          <w:sz w:val="20"/>
          <w:szCs w:val="20"/>
        </w:rPr>
        <w:t xml:space="preserve"> dans les délais impartis</w:t>
      </w:r>
      <w:r w:rsidRPr="00895DD3">
        <w:rPr>
          <w:rFonts w:ascii="Century Gothic" w:hAnsi="Century Gothic"/>
          <w:sz w:val="20"/>
          <w:szCs w:val="20"/>
        </w:rPr>
        <w:t>, l</w:t>
      </w:r>
      <w:r>
        <w:rPr>
          <w:rFonts w:ascii="Century Gothic" w:hAnsi="Century Gothic"/>
          <w:sz w:val="20"/>
          <w:szCs w:val="20"/>
        </w:rPr>
        <w:t>a Direction</w:t>
      </w:r>
      <w:r w:rsidRPr="00895DD3">
        <w:rPr>
          <w:rFonts w:ascii="Century Gothic" w:hAnsi="Century Gothic"/>
          <w:sz w:val="20"/>
          <w:szCs w:val="20"/>
        </w:rPr>
        <w:t xml:space="preserve"> lui demande</w:t>
      </w:r>
      <w:r>
        <w:rPr>
          <w:rFonts w:ascii="Century Gothic" w:hAnsi="Century Gothic"/>
          <w:sz w:val="20"/>
          <w:szCs w:val="20"/>
        </w:rPr>
        <w:t>ra</w:t>
      </w:r>
      <w:r w:rsidRPr="00895DD3">
        <w:rPr>
          <w:rFonts w:ascii="Century Gothic" w:hAnsi="Century Gothic"/>
          <w:sz w:val="20"/>
          <w:szCs w:val="20"/>
        </w:rPr>
        <w:t xml:space="preserve"> de prendre effectivement ses repo</w:t>
      </w:r>
      <w:r w:rsidR="00FD4A80">
        <w:rPr>
          <w:rFonts w:ascii="Century Gothic" w:hAnsi="Century Gothic"/>
          <w:sz w:val="20"/>
          <w:szCs w:val="20"/>
        </w:rPr>
        <w:t xml:space="preserve">s dans un délai maximum d'un an, à défaut de quoi ils seront perdus. </w:t>
      </w:r>
    </w:p>
    <w:p w14:paraId="1E6A3B83" w14:textId="77777777" w:rsidR="00550ACF" w:rsidRDefault="00550ACF" w:rsidP="00EE45C0">
      <w:pPr>
        <w:spacing w:after="0" w:line="240" w:lineRule="auto"/>
        <w:jc w:val="both"/>
        <w:rPr>
          <w:rFonts w:ascii="Century Gothic" w:hAnsi="Century Gothic"/>
          <w:sz w:val="20"/>
          <w:szCs w:val="20"/>
        </w:rPr>
      </w:pPr>
    </w:p>
    <w:p w14:paraId="3AFB5A10" w14:textId="0967E073" w:rsidR="00550ACF" w:rsidRDefault="00550ACF" w:rsidP="00EE45C0">
      <w:pPr>
        <w:spacing w:after="0" w:line="240" w:lineRule="auto"/>
        <w:jc w:val="both"/>
        <w:rPr>
          <w:rFonts w:ascii="Century Gothic" w:hAnsi="Century Gothic"/>
          <w:sz w:val="20"/>
          <w:szCs w:val="20"/>
        </w:rPr>
      </w:pPr>
      <w:r>
        <w:rPr>
          <w:rFonts w:ascii="Century Gothic" w:hAnsi="Century Gothic"/>
          <w:sz w:val="20"/>
          <w:szCs w:val="20"/>
        </w:rPr>
        <w:t>La période de repos</w:t>
      </w:r>
      <w:r w:rsidRPr="00550ACF">
        <w:rPr>
          <w:rFonts w:ascii="Century Gothic" w:hAnsi="Century Gothic"/>
          <w:sz w:val="20"/>
          <w:szCs w:val="20"/>
        </w:rPr>
        <w:t xml:space="preserve">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5D8AD9D5" w14:textId="77777777" w:rsidR="00447CF9" w:rsidRPr="00BC640C" w:rsidRDefault="00447CF9" w:rsidP="00EE45C0">
      <w:pPr>
        <w:spacing w:after="0" w:line="240" w:lineRule="auto"/>
        <w:jc w:val="both"/>
        <w:rPr>
          <w:rFonts w:ascii="Century Gothic" w:hAnsi="Century Gothic"/>
          <w:sz w:val="20"/>
          <w:szCs w:val="20"/>
        </w:rPr>
      </w:pPr>
    </w:p>
    <w:p w14:paraId="5F4D4199" w14:textId="611EAB72" w:rsidR="00881F52" w:rsidRPr="00BC640C" w:rsidRDefault="0084680B" w:rsidP="00EE45C0">
      <w:pPr>
        <w:spacing w:after="0" w:line="240" w:lineRule="auto"/>
        <w:jc w:val="both"/>
        <w:rPr>
          <w:rFonts w:ascii="Century Gothic" w:hAnsi="Century Gothic"/>
          <w:sz w:val="20"/>
          <w:szCs w:val="20"/>
        </w:rPr>
      </w:pPr>
      <w:r>
        <w:rPr>
          <w:rFonts w:ascii="Century Gothic" w:hAnsi="Century Gothic"/>
          <w:sz w:val="20"/>
          <w:szCs w:val="20"/>
        </w:rPr>
        <w:t xml:space="preserve">En cas de rupture du contrat </w:t>
      </w:r>
      <w:r w:rsidR="00550ACF">
        <w:rPr>
          <w:rFonts w:ascii="Century Gothic" w:hAnsi="Century Gothic"/>
          <w:sz w:val="20"/>
          <w:szCs w:val="20"/>
        </w:rPr>
        <w:t xml:space="preserve">de travail </w:t>
      </w:r>
      <w:r>
        <w:rPr>
          <w:rFonts w:ascii="Century Gothic" w:hAnsi="Century Gothic"/>
          <w:sz w:val="20"/>
          <w:szCs w:val="20"/>
        </w:rPr>
        <w:t xml:space="preserve">du salarié, l'entreprise pourra lui demander de prendre tout ou partie de son solde de jours de repos durant son préavis. A défaut d'accord entre les parties sur les dates de repos, celles-ci seront fixées unilatéralement par l'entreprise. Si un solde de jours de repos </w:t>
      </w:r>
      <w:r w:rsidR="004C7878">
        <w:rPr>
          <w:rFonts w:ascii="Century Gothic" w:hAnsi="Century Gothic"/>
          <w:sz w:val="20"/>
          <w:szCs w:val="20"/>
        </w:rPr>
        <w:t xml:space="preserve">non-pris </w:t>
      </w:r>
      <w:r>
        <w:rPr>
          <w:rFonts w:ascii="Century Gothic" w:hAnsi="Century Gothic"/>
          <w:sz w:val="20"/>
          <w:szCs w:val="20"/>
        </w:rPr>
        <w:t xml:space="preserve">demeure </w:t>
      </w:r>
      <w:r w:rsidR="00550ACF">
        <w:rPr>
          <w:rFonts w:ascii="Century Gothic" w:hAnsi="Century Gothic"/>
          <w:sz w:val="20"/>
          <w:szCs w:val="20"/>
        </w:rPr>
        <w:t>à l'expiration du contrat de travail, l</w:t>
      </w:r>
      <w:r w:rsidRPr="00BC640C">
        <w:rPr>
          <w:rFonts w:ascii="Century Gothic" w:hAnsi="Century Gothic"/>
          <w:sz w:val="20"/>
          <w:szCs w:val="20"/>
        </w:rPr>
        <w:t xml:space="preserve">e salarié </w:t>
      </w:r>
      <w:r w:rsidR="00550ACF">
        <w:rPr>
          <w:rFonts w:ascii="Century Gothic" w:hAnsi="Century Gothic"/>
          <w:sz w:val="20"/>
          <w:szCs w:val="20"/>
        </w:rPr>
        <w:t>bénéficiera d'</w:t>
      </w:r>
      <w:r w:rsidR="00550ACF" w:rsidRPr="00550ACF">
        <w:rPr>
          <w:rFonts w:ascii="Century Gothic" w:hAnsi="Century Gothic"/>
          <w:sz w:val="20"/>
          <w:szCs w:val="20"/>
        </w:rPr>
        <w:t xml:space="preserve">une indemnité </w:t>
      </w:r>
      <w:r w:rsidR="00550ACF">
        <w:rPr>
          <w:rFonts w:ascii="Century Gothic" w:hAnsi="Century Gothic"/>
          <w:sz w:val="20"/>
          <w:szCs w:val="20"/>
        </w:rPr>
        <w:t xml:space="preserve">compensatrice </w:t>
      </w:r>
      <w:r w:rsidR="00550ACF" w:rsidRPr="00550ACF">
        <w:rPr>
          <w:rFonts w:ascii="Century Gothic" w:hAnsi="Century Gothic"/>
          <w:sz w:val="20"/>
          <w:szCs w:val="20"/>
        </w:rPr>
        <w:t>dont le montant correspond à ses droits acquis.</w:t>
      </w:r>
    </w:p>
    <w:p w14:paraId="238D09F8" w14:textId="77777777" w:rsidR="0084680B" w:rsidRDefault="0084680B" w:rsidP="00204C46">
      <w:pPr>
        <w:spacing w:after="0" w:line="240" w:lineRule="auto"/>
        <w:rPr>
          <w:rFonts w:ascii="Century Gothic" w:hAnsi="Century Gothic"/>
          <w:b/>
          <w:sz w:val="20"/>
          <w:szCs w:val="20"/>
        </w:rPr>
      </w:pPr>
    </w:p>
    <w:p w14:paraId="49727475" w14:textId="717FF356" w:rsidR="00447CF9" w:rsidRPr="00BC640C" w:rsidRDefault="00447CF9" w:rsidP="00BC640C">
      <w:pPr>
        <w:spacing w:after="0" w:line="240" w:lineRule="auto"/>
        <w:jc w:val="both"/>
        <w:rPr>
          <w:rFonts w:ascii="Century Gothic" w:hAnsi="Century Gothic"/>
          <w:sz w:val="20"/>
          <w:szCs w:val="20"/>
        </w:rPr>
      </w:pPr>
      <w:r>
        <w:rPr>
          <w:rFonts w:ascii="Century Gothic" w:hAnsi="Century Gothic"/>
          <w:sz w:val="20"/>
          <w:szCs w:val="20"/>
        </w:rPr>
        <w:t xml:space="preserve"> </w:t>
      </w:r>
    </w:p>
    <w:p w14:paraId="5C8FDB2B" w14:textId="68E507F3" w:rsidR="00447CF9" w:rsidRDefault="00EC2BF8" w:rsidP="00204C46">
      <w:pPr>
        <w:spacing w:after="0" w:line="240" w:lineRule="auto"/>
        <w:rPr>
          <w:rFonts w:ascii="Century Gothic" w:hAnsi="Century Gothic"/>
          <w:b/>
          <w:sz w:val="20"/>
          <w:szCs w:val="20"/>
        </w:rPr>
      </w:pPr>
      <w:r>
        <w:rPr>
          <w:rFonts w:ascii="Century Gothic" w:hAnsi="Century Gothic"/>
          <w:b/>
          <w:sz w:val="20"/>
          <w:szCs w:val="20"/>
        </w:rPr>
        <w:t>iv)</w:t>
      </w:r>
      <w:r w:rsidR="00447CF9">
        <w:rPr>
          <w:rFonts w:ascii="Century Gothic" w:hAnsi="Century Gothic"/>
          <w:b/>
          <w:sz w:val="20"/>
          <w:szCs w:val="20"/>
        </w:rPr>
        <w:t xml:space="preserve"> </w:t>
      </w:r>
      <w:r w:rsidR="00447CF9" w:rsidRPr="00BC640C">
        <w:rPr>
          <w:rFonts w:ascii="Century Gothic" w:hAnsi="Century Gothic"/>
          <w:b/>
          <w:sz w:val="20"/>
          <w:szCs w:val="20"/>
          <w:u w:val="dotted"/>
        </w:rPr>
        <w:t xml:space="preserve">Repos compensateur </w:t>
      </w:r>
      <w:r w:rsidR="00C755C0" w:rsidRPr="00BC640C">
        <w:rPr>
          <w:rFonts w:ascii="Century Gothic" w:hAnsi="Century Gothic"/>
          <w:b/>
          <w:sz w:val="20"/>
          <w:szCs w:val="20"/>
          <w:u w:val="dotted"/>
        </w:rPr>
        <w:t>de remplacement</w:t>
      </w:r>
    </w:p>
    <w:p w14:paraId="5F5093B5" w14:textId="77777777" w:rsidR="00447CF9" w:rsidRDefault="00447CF9" w:rsidP="00204C46">
      <w:pPr>
        <w:spacing w:after="0" w:line="240" w:lineRule="auto"/>
        <w:rPr>
          <w:rFonts w:ascii="Century Gothic" w:hAnsi="Century Gothic"/>
          <w:b/>
          <w:sz w:val="20"/>
          <w:szCs w:val="20"/>
        </w:rPr>
      </w:pPr>
    </w:p>
    <w:p w14:paraId="3FA01124" w14:textId="2531958D" w:rsidR="001959BC" w:rsidRDefault="00447CF9" w:rsidP="00BC640C">
      <w:pPr>
        <w:spacing w:after="0" w:line="240" w:lineRule="auto"/>
        <w:jc w:val="both"/>
        <w:rPr>
          <w:rFonts w:ascii="Century Gothic" w:hAnsi="Century Gothic"/>
          <w:sz w:val="20"/>
          <w:szCs w:val="20"/>
        </w:rPr>
      </w:pPr>
      <w:r w:rsidRPr="00447CF9">
        <w:rPr>
          <w:rFonts w:ascii="Century Gothic" w:hAnsi="Century Gothic"/>
          <w:sz w:val="20"/>
          <w:szCs w:val="20"/>
        </w:rPr>
        <w:t xml:space="preserve">A l'exception des </w:t>
      </w:r>
      <w:r>
        <w:rPr>
          <w:rFonts w:ascii="Century Gothic" w:hAnsi="Century Gothic"/>
          <w:sz w:val="20"/>
          <w:szCs w:val="20"/>
        </w:rPr>
        <w:t>heures supplémentaires forfaitisées dans le cadre d'une convention individuelle de forfait</w:t>
      </w:r>
      <w:r w:rsidR="001959BC">
        <w:rPr>
          <w:rFonts w:ascii="Century Gothic" w:hAnsi="Century Gothic"/>
          <w:sz w:val="20"/>
          <w:szCs w:val="20"/>
        </w:rPr>
        <w:t xml:space="preserve"> en heures, qui sont nécessairement payées</w:t>
      </w:r>
      <w:r w:rsidR="006F3580">
        <w:rPr>
          <w:rFonts w:ascii="Century Gothic" w:hAnsi="Century Gothic"/>
          <w:sz w:val="20"/>
          <w:szCs w:val="20"/>
        </w:rPr>
        <w:t xml:space="preserve"> aux salariés concernés</w:t>
      </w:r>
      <w:r>
        <w:rPr>
          <w:rFonts w:ascii="Century Gothic" w:hAnsi="Century Gothic"/>
          <w:sz w:val="20"/>
          <w:szCs w:val="20"/>
        </w:rPr>
        <w:t xml:space="preserve">, les heures supplémentaires effectuées par les salariés pourront être compensées par </w:t>
      </w:r>
      <w:r w:rsidR="00C755C0">
        <w:rPr>
          <w:rFonts w:ascii="Century Gothic" w:hAnsi="Century Gothic"/>
          <w:sz w:val="20"/>
          <w:szCs w:val="20"/>
        </w:rPr>
        <w:t>un repos compensateur de remplacement</w:t>
      </w:r>
      <w:r w:rsidR="001959BC">
        <w:rPr>
          <w:rFonts w:ascii="Century Gothic" w:hAnsi="Century Gothic"/>
          <w:sz w:val="20"/>
          <w:szCs w:val="20"/>
        </w:rPr>
        <w:t xml:space="preserve"> en lieu et place d'un paiement effectif</w:t>
      </w:r>
      <w:r>
        <w:rPr>
          <w:rFonts w:ascii="Century Gothic" w:hAnsi="Century Gothic"/>
          <w:sz w:val="20"/>
          <w:szCs w:val="20"/>
        </w:rPr>
        <w:t xml:space="preserve">, dont la durée </w:t>
      </w:r>
      <w:r w:rsidR="00277A62">
        <w:rPr>
          <w:rFonts w:ascii="Century Gothic" w:hAnsi="Century Gothic"/>
          <w:sz w:val="20"/>
          <w:szCs w:val="20"/>
        </w:rPr>
        <w:t xml:space="preserve">tiendra compte des majorations prévues par le présent accord. </w:t>
      </w:r>
      <w:r w:rsidR="001959BC">
        <w:rPr>
          <w:rFonts w:ascii="Century Gothic" w:hAnsi="Century Gothic"/>
          <w:sz w:val="20"/>
          <w:szCs w:val="20"/>
        </w:rPr>
        <w:t>Ainsi, à titre d'exemple, 1 heure supplémentaire sur la semaine pourra être compensée par l'octroi d'un repos compensateur équivalent d'1 heure et 6 minutes</w:t>
      </w:r>
      <w:r w:rsidR="006F3580">
        <w:rPr>
          <w:rFonts w:ascii="Century Gothic" w:hAnsi="Century Gothic"/>
          <w:sz w:val="20"/>
          <w:szCs w:val="20"/>
        </w:rPr>
        <w:t xml:space="preserve"> (soit 1 heure + 10% d'1 heure)</w:t>
      </w:r>
      <w:r w:rsidR="001959BC">
        <w:rPr>
          <w:rFonts w:ascii="Century Gothic" w:hAnsi="Century Gothic"/>
          <w:sz w:val="20"/>
          <w:szCs w:val="20"/>
        </w:rPr>
        <w:t xml:space="preserve">. </w:t>
      </w:r>
    </w:p>
    <w:p w14:paraId="51B283F7" w14:textId="77777777" w:rsidR="00277A62" w:rsidRDefault="00277A62" w:rsidP="00BC640C">
      <w:pPr>
        <w:spacing w:after="0" w:line="240" w:lineRule="auto"/>
        <w:jc w:val="both"/>
        <w:rPr>
          <w:rFonts w:ascii="Century Gothic" w:hAnsi="Century Gothic"/>
          <w:sz w:val="20"/>
          <w:szCs w:val="20"/>
        </w:rPr>
      </w:pPr>
    </w:p>
    <w:p w14:paraId="4209573B" w14:textId="175C222F" w:rsidR="00C755C0" w:rsidRDefault="00C755C0" w:rsidP="00BC640C">
      <w:pPr>
        <w:spacing w:after="0" w:line="240" w:lineRule="auto"/>
        <w:jc w:val="both"/>
        <w:rPr>
          <w:rFonts w:ascii="Century Gothic" w:hAnsi="Century Gothic"/>
          <w:sz w:val="20"/>
          <w:szCs w:val="20"/>
        </w:rPr>
      </w:pPr>
      <w:r>
        <w:rPr>
          <w:rFonts w:ascii="Century Gothic" w:hAnsi="Century Gothic"/>
          <w:sz w:val="20"/>
          <w:szCs w:val="20"/>
        </w:rPr>
        <w:t xml:space="preserve">La décision d'octroyer à un salarié du repos compensateur de remplacement plutôt qu'un paiement effectif des heures supplémentaires effectuées appartient à la Direction, prise en particulier sur la base des nécessités de service </w:t>
      </w:r>
      <w:r w:rsidR="00EC2BF8">
        <w:rPr>
          <w:rFonts w:ascii="Century Gothic" w:hAnsi="Century Gothic"/>
          <w:sz w:val="20"/>
          <w:szCs w:val="20"/>
        </w:rPr>
        <w:t>et des prévisions d'activité de l'entreprise et du</w:t>
      </w:r>
      <w:r w:rsidR="00216E45">
        <w:rPr>
          <w:rFonts w:ascii="Century Gothic" w:hAnsi="Century Gothic"/>
          <w:sz w:val="20"/>
          <w:szCs w:val="20"/>
        </w:rPr>
        <w:t xml:space="preserve"> salarié. </w:t>
      </w:r>
    </w:p>
    <w:p w14:paraId="60D19EFA" w14:textId="77777777" w:rsidR="00C755C0" w:rsidRDefault="00C755C0" w:rsidP="00BC640C">
      <w:pPr>
        <w:spacing w:after="0" w:line="240" w:lineRule="auto"/>
        <w:jc w:val="both"/>
        <w:rPr>
          <w:rFonts w:ascii="Century Gothic" w:hAnsi="Century Gothic"/>
          <w:sz w:val="20"/>
          <w:szCs w:val="20"/>
        </w:rPr>
      </w:pPr>
    </w:p>
    <w:p w14:paraId="2E2E577C" w14:textId="72E9CB01" w:rsidR="00277A62" w:rsidRPr="002E4C80" w:rsidRDefault="00216E45" w:rsidP="00BC640C">
      <w:pPr>
        <w:spacing w:after="0" w:line="240" w:lineRule="auto"/>
        <w:jc w:val="both"/>
        <w:rPr>
          <w:rFonts w:ascii="Century Gothic" w:hAnsi="Century Gothic"/>
          <w:sz w:val="20"/>
          <w:szCs w:val="20"/>
        </w:rPr>
      </w:pPr>
      <w:r>
        <w:rPr>
          <w:rFonts w:ascii="Century Gothic" w:hAnsi="Century Gothic"/>
          <w:sz w:val="20"/>
          <w:szCs w:val="20"/>
        </w:rPr>
        <w:t>Le salarié sera informé</w:t>
      </w:r>
      <w:r w:rsidR="00277A62">
        <w:rPr>
          <w:rFonts w:ascii="Century Gothic" w:hAnsi="Century Gothic"/>
          <w:sz w:val="20"/>
          <w:szCs w:val="20"/>
        </w:rPr>
        <w:t xml:space="preserve"> par la Direction lorsque cette dernière entend compenser les heures sup</w:t>
      </w:r>
      <w:r w:rsidR="00277A62" w:rsidRPr="002E4C80">
        <w:rPr>
          <w:rFonts w:ascii="Century Gothic" w:hAnsi="Century Gothic"/>
          <w:sz w:val="20"/>
          <w:szCs w:val="20"/>
        </w:rPr>
        <w:t xml:space="preserve">plémentaires par un repos compensateur </w:t>
      </w:r>
      <w:r w:rsidRPr="002E4C80">
        <w:rPr>
          <w:rFonts w:ascii="Century Gothic" w:hAnsi="Century Gothic"/>
          <w:sz w:val="20"/>
          <w:szCs w:val="20"/>
        </w:rPr>
        <w:t>de remplacement</w:t>
      </w:r>
      <w:r w:rsidR="00277A62" w:rsidRPr="002E4C80">
        <w:rPr>
          <w:rFonts w:ascii="Century Gothic" w:hAnsi="Century Gothic"/>
          <w:sz w:val="20"/>
          <w:szCs w:val="20"/>
        </w:rPr>
        <w:t xml:space="preserve">. </w:t>
      </w:r>
      <w:r w:rsidRPr="002E4C80">
        <w:rPr>
          <w:rFonts w:ascii="Century Gothic" w:hAnsi="Century Gothic"/>
          <w:sz w:val="20"/>
          <w:szCs w:val="20"/>
        </w:rPr>
        <w:t>Cette information interviendra au plus tard à la fin du mois où le paiement des heures supplémentaires auraient été effectué en l'absence de remplacement</w:t>
      </w:r>
      <w:r w:rsidR="008C21A0" w:rsidRPr="002E4C80">
        <w:rPr>
          <w:rFonts w:ascii="Century Gothic" w:hAnsi="Century Gothic"/>
          <w:sz w:val="20"/>
          <w:szCs w:val="20"/>
        </w:rPr>
        <w:t xml:space="preserve"> par un repos</w:t>
      </w:r>
      <w:r w:rsidRPr="002E4C80">
        <w:rPr>
          <w:rFonts w:ascii="Century Gothic" w:hAnsi="Century Gothic"/>
          <w:sz w:val="20"/>
          <w:szCs w:val="20"/>
        </w:rPr>
        <w:t xml:space="preserve">. </w:t>
      </w:r>
    </w:p>
    <w:p w14:paraId="02250E13" w14:textId="77777777" w:rsidR="00277A62" w:rsidRPr="002E4C80" w:rsidRDefault="00277A62" w:rsidP="00BC640C">
      <w:pPr>
        <w:spacing w:after="0" w:line="240" w:lineRule="auto"/>
        <w:jc w:val="both"/>
        <w:rPr>
          <w:rFonts w:ascii="Century Gothic" w:hAnsi="Century Gothic"/>
          <w:sz w:val="20"/>
          <w:szCs w:val="20"/>
        </w:rPr>
      </w:pPr>
    </w:p>
    <w:p w14:paraId="148E8931" w14:textId="69608696" w:rsidR="00277A62" w:rsidRPr="00BC640C" w:rsidRDefault="00277A62" w:rsidP="00BC640C">
      <w:pPr>
        <w:spacing w:after="0" w:line="240" w:lineRule="auto"/>
        <w:jc w:val="both"/>
        <w:rPr>
          <w:rFonts w:ascii="Century Gothic" w:hAnsi="Century Gothic"/>
          <w:sz w:val="20"/>
          <w:szCs w:val="20"/>
        </w:rPr>
      </w:pPr>
      <w:r w:rsidRPr="002E4C80">
        <w:rPr>
          <w:rFonts w:ascii="Century Gothic" w:hAnsi="Century Gothic"/>
          <w:sz w:val="20"/>
          <w:szCs w:val="20"/>
        </w:rPr>
        <w:t>Ce repos compensateur équivalent devra être pris</w:t>
      </w:r>
      <w:r w:rsidR="003C06DF" w:rsidRPr="002E4C80">
        <w:rPr>
          <w:rFonts w:ascii="Century Gothic" w:hAnsi="Century Gothic"/>
          <w:sz w:val="20"/>
          <w:szCs w:val="20"/>
        </w:rPr>
        <w:t xml:space="preserve"> sur demande </w:t>
      </w:r>
      <w:r w:rsidR="00CC2E1B" w:rsidRPr="002E4C80">
        <w:rPr>
          <w:rFonts w:ascii="Century Gothic" w:hAnsi="Century Gothic"/>
          <w:sz w:val="20"/>
          <w:szCs w:val="20"/>
        </w:rPr>
        <w:t>écrite</w:t>
      </w:r>
      <w:r w:rsidRPr="002E4C80">
        <w:rPr>
          <w:rFonts w:ascii="Century Gothic" w:hAnsi="Century Gothic"/>
          <w:sz w:val="20"/>
          <w:szCs w:val="20"/>
        </w:rPr>
        <w:t xml:space="preserve"> du salarié</w:t>
      </w:r>
      <w:r w:rsidR="006F3580" w:rsidRPr="002E4C80">
        <w:rPr>
          <w:rFonts w:ascii="Century Gothic" w:hAnsi="Century Gothic"/>
          <w:sz w:val="20"/>
          <w:szCs w:val="20"/>
        </w:rPr>
        <w:t xml:space="preserve"> </w:t>
      </w:r>
      <w:r w:rsidR="00CC2E1B" w:rsidRPr="002E4C80">
        <w:rPr>
          <w:rFonts w:ascii="Century Gothic" w:hAnsi="Century Gothic"/>
          <w:sz w:val="20"/>
          <w:szCs w:val="20"/>
        </w:rPr>
        <w:t xml:space="preserve">formulée au moins </w:t>
      </w:r>
      <w:r w:rsidR="00CA2E06">
        <w:rPr>
          <w:rFonts w:ascii="Century Gothic" w:hAnsi="Century Gothic"/>
          <w:sz w:val="20"/>
          <w:szCs w:val="20"/>
        </w:rPr>
        <w:t>15 jours</w:t>
      </w:r>
      <w:r w:rsidR="00CC2E1B" w:rsidRPr="002E4C80">
        <w:rPr>
          <w:rFonts w:ascii="Century Gothic" w:hAnsi="Century Gothic"/>
          <w:sz w:val="20"/>
          <w:szCs w:val="20"/>
        </w:rPr>
        <w:t xml:space="preserve"> à l'avance et précisant la date et la durée souhaitées pour le repos. Il devra être pris dans </w:t>
      </w:r>
      <w:r w:rsidRPr="002E4C80">
        <w:rPr>
          <w:rFonts w:ascii="Century Gothic" w:hAnsi="Century Gothic"/>
          <w:sz w:val="20"/>
          <w:szCs w:val="20"/>
        </w:rPr>
        <w:t xml:space="preserve">les </w:t>
      </w:r>
      <w:r w:rsidR="002E4C80" w:rsidRPr="00BC640C">
        <w:rPr>
          <w:rFonts w:ascii="Century Gothic" w:hAnsi="Century Gothic"/>
          <w:sz w:val="20"/>
          <w:szCs w:val="20"/>
        </w:rPr>
        <w:t>2</w:t>
      </w:r>
      <w:r w:rsidRPr="002E4C80">
        <w:rPr>
          <w:rFonts w:ascii="Century Gothic" w:hAnsi="Century Gothic"/>
          <w:sz w:val="20"/>
          <w:szCs w:val="20"/>
        </w:rPr>
        <w:t xml:space="preserve"> mois suivant la naissance du droit, à défaut de quoi il sera </w:t>
      </w:r>
      <w:r w:rsidR="006F3580" w:rsidRPr="002E4C80">
        <w:rPr>
          <w:rFonts w:ascii="Century Gothic" w:hAnsi="Century Gothic"/>
          <w:sz w:val="20"/>
          <w:szCs w:val="20"/>
        </w:rPr>
        <w:t xml:space="preserve">définitivement </w:t>
      </w:r>
      <w:r w:rsidRPr="002E4C80">
        <w:rPr>
          <w:rFonts w:ascii="Century Gothic" w:hAnsi="Century Gothic"/>
          <w:sz w:val="20"/>
          <w:szCs w:val="20"/>
        </w:rPr>
        <w:t xml:space="preserve">perdu. </w:t>
      </w:r>
      <w:r w:rsidR="00CC2E1B" w:rsidRPr="002E4C80">
        <w:rPr>
          <w:rFonts w:ascii="Century Gothic" w:hAnsi="Century Gothic"/>
          <w:sz w:val="20"/>
          <w:szCs w:val="20"/>
        </w:rPr>
        <w:t>La réponse du supérieur hiérarchique devra intervenir dans les 10 jours ouvrables suivant la demande du salarié, qui pourra refuser en raison d'impératifs liés au bon fonctionnement de l'entreprise ou du service. En ce cas, il sera proposé au salarié un report de son repos dans les 3 mois suivant la naissance du droit.</w:t>
      </w:r>
    </w:p>
    <w:p w14:paraId="6FBBD1A2" w14:textId="77777777" w:rsidR="00447CF9" w:rsidRDefault="00447CF9" w:rsidP="00204C46">
      <w:pPr>
        <w:spacing w:after="0" w:line="240" w:lineRule="auto"/>
        <w:rPr>
          <w:rFonts w:ascii="Century Gothic" w:hAnsi="Century Gothic"/>
          <w:b/>
          <w:sz w:val="20"/>
          <w:szCs w:val="20"/>
        </w:rPr>
      </w:pPr>
    </w:p>
    <w:p w14:paraId="3B6891E2" w14:textId="56DC2E8C" w:rsidR="003B5070" w:rsidRDefault="00216E45" w:rsidP="00BC640C">
      <w:pPr>
        <w:spacing w:after="0" w:line="240" w:lineRule="auto"/>
        <w:jc w:val="both"/>
        <w:rPr>
          <w:rFonts w:ascii="Century Gothic" w:hAnsi="Century Gothic"/>
          <w:sz w:val="20"/>
          <w:szCs w:val="20"/>
        </w:rPr>
      </w:pPr>
      <w:r>
        <w:rPr>
          <w:rFonts w:ascii="Century Gothic" w:hAnsi="Century Gothic"/>
          <w:sz w:val="20"/>
          <w:szCs w:val="20"/>
        </w:rPr>
        <w:t>Il est rappelé que l</w:t>
      </w:r>
      <w:r w:rsidR="003B5070" w:rsidRPr="00BC640C">
        <w:rPr>
          <w:rFonts w:ascii="Century Gothic" w:hAnsi="Century Gothic"/>
          <w:sz w:val="20"/>
          <w:szCs w:val="20"/>
        </w:rPr>
        <w:t xml:space="preserve">es heures supplémentaires compensées par un repos compensateur </w:t>
      </w:r>
      <w:r w:rsidR="002E4C80">
        <w:rPr>
          <w:rFonts w:ascii="Century Gothic" w:hAnsi="Century Gothic"/>
          <w:sz w:val="20"/>
          <w:szCs w:val="20"/>
        </w:rPr>
        <w:t>de remplacement</w:t>
      </w:r>
      <w:r w:rsidR="003B5070" w:rsidRPr="00BC640C">
        <w:rPr>
          <w:rFonts w:ascii="Century Gothic" w:hAnsi="Century Gothic"/>
          <w:sz w:val="20"/>
          <w:szCs w:val="20"/>
        </w:rPr>
        <w:t xml:space="preserve"> ne s'impute</w:t>
      </w:r>
      <w:r w:rsidR="00895DD3">
        <w:rPr>
          <w:rFonts w:ascii="Century Gothic" w:hAnsi="Century Gothic"/>
          <w:sz w:val="20"/>
          <w:szCs w:val="20"/>
        </w:rPr>
        <w:t>nt</w:t>
      </w:r>
      <w:r w:rsidR="003B5070" w:rsidRPr="00BC640C">
        <w:rPr>
          <w:rFonts w:ascii="Century Gothic" w:hAnsi="Century Gothic"/>
          <w:sz w:val="20"/>
          <w:szCs w:val="20"/>
        </w:rPr>
        <w:t xml:space="preserve"> pas sur le contingent annuel d'heures supplémentaires.</w:t>
      </w:r>
    </w:p>
    <w:p w14:paraId="30633A0D" w14:textId="77777777" w:rsidR="004C7878" w:rsidRDefault="004C7878" w:rsidP="00BC640C">
      <w:pPr>
        <w:spacing w:after="0" w:line="240" w:lineRule="auto"/>
        <w:jc w:val="both"/>
        <w:rPr>
          <w:rFonts w:ascii="Century Gothic" w:hAnsi="Century Gothic"/>
          <w:sz w:val="20"/>
          <w:szCs w:val="20"/>
        </w:rPr>
      </w:pPr>
    </w:p>
    <w:p w14:paraId="414C3A10" w14:textId="51DB0773" w:rsidR="004C7878" w:rsidRPr="00BC640C" w:rsidRDefault="004C7878" w:rsidP="00BC640C">
      <w:pPr>
        <w:spacing w:after="0" w:line="240" w:lineRule="auto"/>
        <w:jc w:val="both"/>
        <w:rPr>
          <w:rFonts w:ascii="Century Gothic" w:hAnsi="Century Gothic"/>
          <w:sz w:val="20"/>
          <w:szCs w:val="20"/>
        </w:rPr>
      </w:pPr>
      <w:r>
        <w:rPr>
          <w:rFonts w:ascii="Century Gothic" w:hAnsi="Century Gothic"/>
          <w:sz w:val="20"/>
          <w:szCs w:val="20"/>
        </w:rPr>
        <w:lastRenderedPageBreak/>
        <w:t xml:space="preserve">En cas de rupture du contrat de travail du salarié, l'entreprise pourra demander au salarié de prendre tout ou partie de son solde de jours de repos durant son préavis. A défaut d'accord entre les parties sur les dates de repos, celles-ci seront fixées unilatéralement par l'entreprise. </w:t>
      </w:r>
    </w:p>
    <w:p w14:paraId="0D31BCF0" w14:textId="77777777" w:rsidR="00431881" w:rsidRDefault="00431881" w:rsidP="00204C46">
      <w:pPr>
        <w:spacing w:after="0" w:line="240" w:lineRule="auto"/>
        <w:rPr>
          <w:rFonts w:ascii="Century Gothic" w:hAnsi="Century Gothic"/>
          <w:b/>
          <w:sz w:val="20"/>
          <w:szCs w:val="20"/>
        </w:rPr>
      </w:pPr>
    </w:p>
    <w:p w14:paraId="235DCBE4" w14:textId="77777777" w:rsidR="009140B1" w:rsidRDefault="009140B1" w:rsidP="00204C46">
      <w:pPr>
        <w:spacing w:after="0" w:line="240" w:lineRule="auto"/>
        <w:rPr>
          <w:rFonts w:ascii="Century Gothic" w:hAnsi="Century Gothic"/>
          <w:b/>
          <w:sz w:val="20"/>
          <w:szCs w:val="20"/>
        </w:rPr>
      </w:pPr>
    </w:p>
    <w:p w14:paraId="1F8AB426" w14:textId="385B2119" w:rsidR="00980A8E" w:rsidRPr="009204A0" w:rsidRDefault="00A4203E">
      <w:pPr>
        <w:spacing w:after="0" w:line="240" w:lineRule="auto"/>
        <w:rPr>
          <w:rFonts w:ascii="Century Gothic" w:hAnsi="Century Gothic"/>
          <w:b/>
          <w:sz w:val="20"/>
          <w:szCs w:val="20"/>
        </w:rPr>
      </w:pPr>
      <w:r>
        <w:rPr>
          <w:rFonts w:ascii="Century Gothic" w:hAnsi="Century Gothic"/>
          <w:b/>
          <w:sz w:val="20"/>
          <w:szCs w:val="20"/>
        </w:rPr>
        <w:t>Article 4 -</w:t>
      </w:r>
      <w:r w:rsidR="0017550C">
        <w:rPr>
          <w:rFonts w:ascii="Century Gothic" w:hAnsi="Century Gothic"/>
          <w:b/>
          <w:sz w:val="20"/>
          <w:szCs w:val="20"/>
        </w:rPr>
        <w:t xml:space="preserve"> </w:t>
      </w:r>
      <w:r w:rsidR="0017550C" w:rsidRPr="00BC640C">
        <w:rPr>
          <w:rFonts w:ascii="Century Gothic" w:hAnsi="Century Gothic"/>
          <w:b/>
          <w:sz w:val="20"/>
          <w:szCs w:val="20"/>
          <w:u w:val="single"/>
        </w:rPr>
        <w:t>Congés payés</w:t>
      </w:r>
    </w:p>
    <w:p w14:paraId="06BDA942" w14:textId="77777777" w:rsidR="00980A8E" w:rsidRDefault="00980A8E" w:rsidP="00204C46">
      <w:pPr>
        <w:spacing w:after="0" w:line="240" w:lineRule="auto"/>
        <w:rPr>
          <w:rFonts w:ascii="Century Gothic" w:hAnsi="Century Gothic"/>
          <w:b/>
          <w:sz w:val="20"/>
          <w:szCs w:val="20"/>
        </w:rPr>
      </w:pPr>
    </w:p>
    <w:p w14:paraId="27ED0DEB" w14:textId="17000659" w:rsidR="009140B1" w:rsidRDefault="009140B1" w:rsidP="00BC640C">
      <w:pPr>
        <w:spacing w:after="0" w:line="240" w:lineRule="auto"/>
        <w:jc w:val="both"/>
        <w:rPr>
          <w:rFonts w:ascii="Century Gothic" w:hAnsi="Century Gothic"/>
          <w:sz w:val="20"/>
          <w:szCs w:val="20"/>
        </w:rPr>
      </w:pPr>
      <w:r>
        <w:rPr>
          <w:rFonts w:ascii="Century Gothic" w:hAnsi="Century Gothic"/>
          <w:b/>
          <w:sz w:val="20"/>
          <w:szCs w:val="20"/>
        </w:rPr>
        <w:t xml:space="preserve">i) </w:t>
      </w:r>
      <w:r w:rsidR="003B3888" w:rsidRPr="00CD0183">
        <w:rPr>
          <w:rFonts w:ascii="Century Gothic" w:hAnsi="Century Gothic"/>
          <w:b/>
          <w:sz w:val="20"/>
          <w:szCs w:val="20"/>
          <w:u w:val="dotted"/>
        </w:rPr>
        <w:t>Nombre de congés payés et période d'acquisition</w:t>
      </w:r>
    </w:p>
    <w:p w14:paraId="3CFA2CB3" w14:textId="77777777" w:rsidR="009140B1" w:rsidRDefault="009140B1" w:rsidP="00BC640C">
      <w:pPr>
        <w:spacing w:after="0" w:line="240" w:lineRule="auto"/>
        <w:jc w:val="both"/>
        <w:rPr>
          <w:rFonts w:ascii="Century Gothic" w:hAnsi="Century Gothic"/>
          <w:sz w:val="20"/>
          <w:szCs w:val="20"/>
        </w:rPr>
      </w:pPr>
    </w:p>
    <w:p w14:paraId="373CD112" w14:textId="33659874" w:rsidR="00431881" w:rsidRDefault="003B7735" w:rsidP="00BC640C">
      <w:pPr>
        <w:spacing w:after="0" w:line="240" w:lineRule="auto"/>
        <w:jc w:val="both"/>
        <w:rPr>
          <w:rFonts w:ascii="Century Gothic" w:hAnsi="Century Gothic"/>
          <w:sz w:val="20"/>
          <w:szCs w:val="20"/>
        </w:rPr>
      </w:pPr>
      <w:r w:rsidRPr="00BC640C">
        <w:rPr>
          <w:rFonts w:ascii="Century Gothic" w:hAnsi="Century Gothic"/>
          <w:sz w:val="20"/>
          <w:szCs w:val="20"/>
        </w:rPr>
        <w:t>Conformément aux dispositions légales</w:t>
      </w:r>
      <w:r w:rsidR="00CC5BA8">
        <w:rPr>
          <w:rFonts w:ascii="Century Gothic" w:hAnsi="Century Gothic"/>
          <w:sz w:val="20"/>
          <w:szCs w:val="20"/>
        </w:rPr>
        <w:t xml:space="preserve">, </w:t>
      </w:r>
      <w:r w:rsidRPr="00BC640C">
        <w:rPr>
          <w:rFonts w:ascii="Century Gothic" w:hAnsi="Century Gothic"/>
          <w:sz w:val="20"/>
          <w:szCs w:val="20"/>
        </w:rPr>
        <w:t xml:space="preserve">les salariés bénéficient de </w:t>
      </w:r>
      <w:r>
        <w:rPr>
          <w:rFonts w:ascii="Century Gothic" w:hAnsi="Century Gothic"/>
          <w:sz w:val="20"/>
          <w:szCs w:val="20"/>
        </w:rPr>
        <w:t>5 semaines de congés payés</w:t>
      </w:r>
      <w:r w:rsidR="00120231">
        <w:rPr>
          <w:rFonts w:ascii="Century Gothic" w:hAnsi="Century Gothic"/>
          <w:sz w:val="20"/>
          <w:szCs w:val="20"/>
        </w:rPr>
        <w:t xml:space="preserve"> pour une année de référence intégralement travaillée</w:t>
      </w:r>
      <w:r>
        <w:rPr>
          <w:rFonts w:ascii="Century Gothic" w:hAnsi="Century Gothic"/>
          <w:sz w:val="20"/>
          <w:szCs w:val="20"/>
        </w:rPr>
        <w:t xml:space="preserve">, acquis à hauteur de </w:t>
      </w:r>
      <w:r w:rsidRPr="003B7735">
        <w:rPr>
          <w:rFonts w:ascii="Century Gothic" w:hAnsi="Century Gothic"/>
          <w:sz w:val="20"/>
          <w:szCs w:val="20"/>
        </w:rPr>
        <w:t>deux jours et demi ouvrables par mois de travail effectif</w:t>
      </w:r>
      <w:r w:rsidR="003438DA">
        <w:rPr>
          <w:rFonts w:ascii="Century Gothic" w:hAnsi="Century Gothic"/>
          <w:sz w:val="20"/>
          <w:szCs w:val="20"/>
        </w:rPr>
        <w:t xml:space="preserve"> ou assimilé légalement ou conventionnellement</w:t>
      </w:r>
      <w:r w:rsidR="00120231">
        <w:rPr>
          <w:rFonts w:ascii="Century Gothic" w:hAnsi="Century Gothic"/>
          <w:sz w:val="20"/>
          <w:szCs w:val="20"/>
        </w:rPr>
        <w:t xml:space="preserve">. L'année de référence pour l'acquisition des congés est fixée entre le 1er juin de l'année et le 31 mai de l'année suivante. </w:t>
      </w:r>
    </w:p>
    <w:p w14:paraId="13B3FF28" w14:textId="77777777" w:rsidR="003B7735" w:rsidRDefault="003B7735" w:rsidP="00BC640C">
      <w:pPr>
        <w:spacing w:after="0" w:line="240" w:lineRule="auto"/>
        <w:jc w:val="both"/>
        <w:rPr>
          <w:rFonts w:ascii="Century Gothic" w:hAnsi="Century Gothic"/>
          <w:sz w:val="20"/>
          <w:szCs w:val="20"/>
        </w:rPr>
      </w:pPr>
    </w:p>
    <w:p w14:paraId="1FFDBF8C" w14:textId="5B65C3ED" w:rsidR="003B3888" w:rsidRDefault="003B3888" w:rsidP="00BC640C">
      <w:pPr>
        <w:spacing w:after="0" w:line="240" w:lineRule="auto"/>
        <w:jc w:val="both"/>
        <w:rPr>
          <w:rFonts w:ascii="Century Gothic" w:hAnsi="Century Gothic"/>
          <w:sz w:val="20"/>
          <w:szCs w:val="20"/>
        </w:rPr>
      </w:pPr>
      <w:r>
        <w:rPr>
          <w:rFonts w:ascii="Century Gothic" w:hAnsi="Century Gothic"/>
          <w:b/>
          <w:sz w:val="20"/>
          <w:szCs w:val="20"/>
        </w:rPr>
        <w:t xml:space="preserve">ii) </w:t>
      </w:r>
      <w:r w:rsidRPr="00BC640C">
        <w:rPr>
          <w:rFonts w:ascii="Century Gothic" w:hAnsi="Century Gothic"/>
          <w:b/>
          <w:sz w:val="20"/>
          <w:szCs w:val="20"/>
          <w:u w:val="dotted"/>
        </w:rPr>
        <w:t xml:space="preserve">Période de prise des congés payés et fractionnement </w:t>
      </w:r>
      <w:r w:rsidR="0061776E">
        <w:rPr>
          <w:rFonts w:ascii="Century Gothic" w:hAnsi="Century Gothic"/>
          <w:b/>
          <w:sz w:val="20"/>
          <w:szCs w:val="20"/>
          <w:u w:val="dotted"/>
        </w:rPr>
        <w:t>des congés payés</w:t>
      </w:r>
    </w:p>
    <w:p w14:paraId="77AB278E" w14:textId="77777777" w:rsidR="003B3888" w:rsidRDefault="003B3888" w:rsidP="00BC640C">
      <w:pPr>
        <w:spacing w:after="0" w:line="240" w:lineRule="auto"/>
        <w:jc w:val="both"/>
        <w:rPr>
          <w:rFonts w:ascii="Century Gothic" w:hAnsi="Century Gothic"/>
          <w:sz w:val="20"/>
          <w:szCs w:val="20"/>
        </w:rPr>
      </w:pPr>
    </w:p>
    <w:p w14:paraId="3EE75978" w14:textId="33447F57" w:rsidR="00B833D0" w:rsidRDefault="00B833D0" w:rsidP="00BC640C">
      <w:pPr>
        <w:spacing w:after="0" w:line="240" w:lineRule="auto"/>
        <w:jc w:val="both"/>
        <w:rPr>
          <w:rFonts w:ascii="Century Gothic" w:hAnsi="Century Gothic"/>
          <w:sz w:val="20"/>
          <w:szCs w:val="20"/>
        </w:rPr>
      </w:pPr>
      <w:r>
        <w:rPr>
          <w:rFonts w:ascii="Century Gothic" w:hAnsi="Century Gothic"/>
          <w:sz w:val="20"/>
          <w:szCs w:val="20"/>
        </w:rPr>
        <w:t xml:space="preserve">La période de prise des congés payés s'étend sur toute l'année. </w:t>
      </w:r>
    </w:p>
    <w:p w14:paraId="2EF7DE8A" w14:textId="77777777" w:rsidR="00B833D0" w:rsidRDefault="00B833D0" w:rsidP="00BC640C">
      <w:pPr>
        <w:spacing w:after="0" w:line="240" w:lineRule="auto"/>
        <w:jc w:val="both"/>
        <w:rPr>
          <w:rFonts w:ascii="Century Gothic" w:hAnsi="Century Gothic"/>
          <w:sz w:val="20"/>
          <w:szCs w:val="20"/>
        </w:rPr>
      </w:pPr>
    </w:p>
    <w:p w14:paraId="58CBBF3E" w14:textId="0D3E1C13" w:rsidR="00FB6B0E" w:rsidRDefault="00FB6B0E" w:rsidP="00BC640C">
      <w:pPr>
        <w:spacing w:after="0" w:line="240" w:lineRule="auto"/>
        <w:jc w:val="both"/>
        <w:rPr>
          <w:rFonts w:ascii="Century Gothic" w:hAnsi="Century Gothic"/>
          <w:sz w:val="20"/>
          <w:szCs w:val="20"/>
        </w:rPr>
      </w:pPr>
      <w:r>
        <w:rPr>
          <w:rFonts w:ascii="Century Gothic" w:hAnsi="Century Gothic"/>
          <w:sz w:val="20"/>
          <w:szCs w:val="20"/>
        </w:rPr>
        <w:t>Par principe, l</w:t>
      </w:r>
      <w:r w:rsidR="00120231">
        <w:rPr>
          <w:rFonts w:ascii="Century Gothic" w:hAnsi="Century Gothic"/>
          <w:sz w:val="20"/>
          <w:szCs w:val="20"/>
        </w:rPr>
        <w:t>e congé principal</w:t>
      </w:r>
      <w:r w:rsidR="003B7735" w:rsidRPr="003B7735">
        <w:rPr>
          <w:rFonts w:ascii="Century Gothic" w:hAnsi="Century Gothic"/>
          <w:sz w:val="20"/>
          <w:szCs w:val="20"/>
        </w:rPr>
        <w:t xml:space="preserve"> </w:t>
      </w:r>
      <w:r w:rsidR="00120231">
        <w:rPr>
          <w:rFonts w:ascii="Century Gothic" w:hAnsi="Century Gothic"/>
          <w:sz w:val="20"/>
          <w:szCs w:val="20"/>
        </w:rPr>
        <w:t>(</w:t>
      </w:r>
      <w:r>
        <w:rPr>
          <w:rFonts w:ascii="Century Gothic" w:hAnsi="Century Gothic"/>
          <w:sz w:val="20"/>
          <w:szCs w:val="20"/>
        </w:rPr>
        <w:t>24 jours ouvrables, soit 4 semaines</w:t>
      </w:r>
      <w:r w:rsidR="00120231">
        <w:rPr>
          <w:rFonts w:ascii="Century Gothic" w:hAnsi="Century Gothic"/>
          <w:sz w:val="20"/>
          <w:szCs w:val="20"/>
        </w:rPr>
        <w:t>)</w:t>
      </w:r>
      <w:r w:rsidR="003B7735" w:rsidRPr="003B7735">
        <w:rPr>
          <w:rFonts w:ascii="Century Gothic" w:hAnsi="Century Gothic"/>
          <w:sz w:val="20"/>
          <w:szCs w:val="20"/>
        </w:rPr>
        <w:t xml:space="preserve"> </w:t>
      </w:r>
      <w:r w:rsidR="00120231">
        <w:rPr>
          <w:rFonts w:ascii="Century Gothic" w:hAnsi="Century Gothic"/>
          <w:sz w:val="20"/>
          <w:szCs w:val="20"/>
        </w:rPr>
        <w:t>est</w:t>
      </w:r>
      <w:r w:rsidR="003B7735" w:rsidRPr="003B7735">
        <w:rPr>
          <w:rFonts w:ascii="Century Gothic" w:hAnsi="Century Gothic"/>
          <w:sz w:val="20"/>
          <w:szCs w:val="20"/>
        </w:rPr>
        <w:t xml:space="preserve"> pris </w:t>
      </w:r>
      <w:r w:rsidR="003B7735">
        <w:rPr>
          <w:rFonts w:ascii="Century Gothic" w:hAnsi="Century Gothic"/>
          <w:sz w:val="20"/>
          <w:szCs w:val="20"/>
        </w:rPr>
        <w:t>entre</w:t>
      </w:r>
      <w:r w:rsidR="003B7735" w:rsidRPr="003B7735">
        <w:rPr>
          <w:rFonts w:ascii="Century Gothic" w:hAnsi="Century Gothic"/>
          <w:sz w:val="20"/>
          <w:szCs w:val="20"/>
        </w:rPr>
        <w:t xml:space="preserve"> 1er mai au 31 octobre de chaque année.</w:t>
      </w:r>
      <w:r w:rsidR="00120231">
        <w:rPr>
          <w:rFonts w:ascii="Century Gothic" w:hAnsi="Century Gothic"/>
          <w:sz w:val="20"/>
          <w:szCs w:val="20"/>
        </w:rPr>
        <w:t xml:space="preserve"> La cinquième semaine de congé peut être prise en dehors de cette période. </w:t>
      </w:r>
    </w:p>
    <w:p w14:paraId="5FB5F785" w14:textId="77777777" w:rsidR="00FB6B0E" w:rsidRDefault="00FB6B0E" w:rsidP="00BC640C">
      <w:pPr>
        <w:spacing w:after="0" w:line="240" w:lineRule="auto"/>
        <w:jc w:val="both"/>
        <w:rPr>
          <w:rFonts w:ascii="Century Gothic" w:hAnsi="Century Gothic"/>
          <w:sz w:val="20"/>
          <w:szCs w:val="20"/>
        </w:rPr>
      </w:pPr>
    </w:p>
    <w:p w14:paraId="2051C491" w14:textId="1247747E" w:rsidR="003B7735" w:rsidRDefault="00FB6B0E" w:rsidP="00BC640C">
      <w:pPr>
        <w:spacing w:after="0" w:line="240" w:lineRule="auto"/>
        <w:jc w:val="both"/>
        <w:rPr>
          <w:rFonts w:ascii="Century Gothic" w:hAnsi="Century Gothic"/>
          <w:sz w:val="20"/>
          <w:szCs w:val="20"/>
        </w:rPr>
      </w:pPr>
      <w:r>
        <w:rPr>
          <w:rFonts w:ascii="Century Gothic" w:hAnsi="Century Gothic"/>
          <w:sz w:val="20"/>
          <w:szCs w:val="20"/>
        </w:rPr>
        <w:t xml:space="preserve">Par dérogation, </w:t>
      </w:r>
      <w:r w:rsidR="001A4E90">
        <w:rPr>
          <w:rFonts w:ascii="Century Gothic" w:hAnsi="Century Gothic"/>
          <w:sz w:val="20"/>
          <w:szCs w:val="20"/>
        </w:rPr>
        <w:t>le</w:t>
      </w:r>
      <w:r>
        <w:rPr>
          <w:rFonts w:ascii="Century Gothic" w:hAnsi="Century Gothic"/>
          <w:sz w:val="20"/>
          <w:szCs w:val="20"/>
        </w:rPr>
        <w:t xml:space="preserve"> congé principal</w:t>
      </w:r>
      <w:r w:rsidR="001A4E90">
        <w:rPr>
          <w:rFonts w:ascii="Century Gothic" w:hAnsi="Century Gothic"/>
          <w:sz w:val="20"/>
          <w:szCs w:val="20"/>
        </w:rPr>
        <w:t xml:space="preserve"> du salarié pourra être fractionné</w:t>
      </w:r>
      <w:r w:rsidR="00B833D0">
        <w:rPr>
          <w:rFonts w:ascii="Century Gothic" w:hAnsi="Century Gothic"/>
          <w:sz w:val="20"/>
          <w:szCs w:val="20"/>
        </w:rPr>
        <w:t xml:space="preserve"> à sa demande</w:t>
      </w:r>
      <w:r>
        <w:rPr>
          <w:rFonts w:ascii="Century Gothic" w:hAnsi="Century Gothic"/>
          <w:sz w:val="20"/>
          <w:szCs w:val="20"/>
        </w:rPr>
        <w:t>, sous réserve toutefois de bénéficier d'un congé d</w:t>
      </w:r>
      <w:r w:rsidR="00BE0014">
        <w:rPr>
          <w:rFonts w:ascii="Century Gothic" w:hAnsi="Century Gothic"/>
          <w:sz w:val="20"/>
          <w:szCs w:val="20"/>
        </w:rPr>
        <w:t>'au moins</w:t>
      </w:r>
      <w:r>
        <w:rPr>
          <w:rFonts w:ascii="Century Gothic" w:hAnsi="Century Gothic"/>
          <w:sz w:val="20"/>
          <w:szCs w:val="20"/>
        </w:rPr>
        <w:t xml:space="preserve"> 12 jours ouvrables continus</w:t>
      </w:r>
      <w:r w:rsidR="00127A0D">
        <w:rPr>
          <w:rFonts w:ascii="Century Gothic" w:hAnsi="Century Gothic"/>
          <w:sz w:val="20"/>
          <w:szCs w:val="20"/>
        </w:rPr>
        <w:t xml:space="preserve"> fixé</w:t>
      </w:r>
      <w:r w:rsidR="00695DAB">
        <w:rPr>
          <w:rFonts w:ascii="Century Gothic" w:hAnsi="Century Gothic"/>
          <w:sz w:val="20"/>
          <w:szCs w:val="20"/>
        </w:rPr>
        <w:t>s</w:t>
      </w:r>
      <w:r w:rsidR="00127A0D">
        <w:rPr>
          <w:rFonts w:ascii="Century Gothic" w:hAnsi="Century Gothic"/>
          <w:sz w:val="20"/>
          <w:szCs w:val="20"/>
        </w:rPr>
        <w:t xml:space="preserve"> entre le 1er mai et le 31 octobre</w:t>
      </w:r>
      <w:r>
        <w:rPr>
          <w:rFonts w:ascii="Century Gothic" w:hAnsi="Century Gothic"/>
          <w:sz w:val="20"/>
          <w:szCs w:val="20"/>
        </w:rPr>
        <w:t xml:space="preserve">. Les jours de congés restant pourront être pris, en tout ou partie, en dehors de la période comprise entre le 1er mai et le 31 octobre. </w:t>
      </w:r>
      <w:r w:rsidR="00BE0014">
        <w:rPr>
          <w:rFonts w:ascii="Century Gothic" w:hAnsi="Century Gothic"/>
          <w:sz w:val="20"/>
          <w:szCs w:val="20"/>
        </w:rPr>
        <w:t>Dans ce cas, aucun jour de congé supplémentai</w:t>
      </w:r>
      <w:r w:rsidR="0061776E">
        <w:rPr>
          <w:rFonts w:ascii="Century Gothic" w:hAnsi="Century Gothic"/>
          <w:sz w:val="20"/>
          <w:szCs w:val="20"/>
        </w:rPr>
        <w:t>re pour fractionnement ne sera octroyé</w:t>
      </w:r>
      <w:r w:rsidR="00BE0014">
        <w:rPr>
          <w:rFonts w:ascii="Century Gothic" w:hAnsi="Century Gothic"/>
          <w:sz w:val="20"/>
          <w:szCs w:val="20"/>
        </w:rPr>
        <w:t xml:space="preserve"> au salarié. </w:t>
      </w:r>
    </w:p>
    <w:p w14:paraId="46749132" w14:textId="77777777" w:rsidR="003B7735" w:rsidRDefault="003B7735" w:rsidP="00BC640C">
      <w:pPr>
        <w:spacing w:after="0" w:line="240" w:lineRule="auto"/>
        <w:jc w:val="both"/>
        <w:rPr>
          <w:rFonts w:ascii="Century Gothic" w:hAnsi="Century Gothic"/>
          <w:sz w:val="20"/>
          <w:szCs w:val="20"/>
        </w:rPr>
      </w:pPr>
    </w:p>
    <w:p w14:paraId="239E784C" w14:textId="500E1D94" w:rsidR="003B3888" w:rsidRDefault="003B3888" w:rsidP="00BC640C">
      <w:pPr>
        <w:spacing w:after="0" w:line="240" w:lineRule="auto"/>
        <w:jc w:val="both"/>
        <w:rPr>
          <w:rFonts w:ascii="Century Gothic" w:hAnsi="Century Gothic"/>
          <w:sz w:val="20"/>
          <w:szCs w:val="20"/>
        </w:rPr>
      </w:pPr>
      <w:r>
        <w:rPr>
          <w:rFonts w:ascii="Century Gothic" w:hAnsi="Century Gothic"/>
          <w:b/>
          <w:sz w:val="20"/>
          <w:szCs w:val="20"/>
        </w:rPr>
        <w:t xml:space="preserve">iii) </w:t>
      </w:r>
      <w:r w:rsidRPr="00BC640C">
        <w:rPr>
          <w:rFonts w:ascii="Century Gothic" w:hAnsi="Century Gothic"/>
          <w:b/>
          <w:sz w:val="20"/>
          <w:szCs w:val="20"/>
          <w:u w:val="dotted"/>
        </w:rPr>
        <w:t>Date des congés payés et ordre des départs</w:t>
      </w:r>
    </w:p>
    <w:p w14:paraId="68DFA245" w14:textId="77777777" w:rsidR="003B3888" w:rsidRDefault="003B3888" w:rsidP="00BC640C">
      <w:pPr>
        <w:spacing w:after="0" w:line="240" w:lineRule="auto"/>
        <w:jc w:val="both"/>
        <w:rPr>
          <w:rFonts w:ascii="Century Gothic" w:hAnsi="Century Gothic"/>
          <w:sz w:val="20"/>
          <w:szCs w:val="20"/>
        </w:rPr>
      </w:pPr>
    </w:p>
    <w:p w14:paraId="4161B7CB" w14:textId="0CFDE0F9" w:rsidR="007610EB" w:rsidRDefault="003B7735" w:rsidP="00BC640C">
      <w:pPr>
        <w:spacing w:after="0" w:line="240" w:lineRule="auto"/>
        <w:jc w:val="both"/>
        <w:rPr>
          <w:rFonts w:ascii="Century Gothic" w:hAnsi="Century Gothic"/>
          <w:sz w:val="20"/>
          <w:szCs w:val="20"/>
        </w:rPr>
      </w:pPr>
      <w:r>
        <w:rPr>
          <w:rFonts w:ascii="Century Gothic" w:hAnsi="Century Gothic"/>
          <w:sz w:val="20"/>
          <w:szCs w:val="20"/>
        </w:rPr>
        <w:t xml:space="preserve">Les salariés doivent transmettre leur demande de </w:t>
      </w:r>
      <w:r w:rsidR="0061776E">
        <w:rPr>
          <w:rFonts w:ascii="Century Gothic" w:hAnsi="Century Gothic"/>
          <w:sz w:val="20"/>
          <w:szCs w:val="20"/>
        </w:rPr>
        <w:t>dates</w:t>
      </w:r>
      <w:r>
        <w:rPr>
          <w:rFonts w:ascii="Century Gothic" w:hAnsi="Century Gothic"/>
          <w:sz w:val="20"/>
          <w:szCs w:val="20"/>
        </w:rPr>
        <w:t xml:space="preserve"> d</w:t>
      </w:r>
      <w:r w:rsidR="00980A8E">
        <w:rPr>
          <w:rFonts w:ascii="Century Gothic" w:hAnsi="Century Gothic"/>
          <w:sz w:val="20"/>
          <w:szCs w:val="20"/>
        </w:rPr>
        <w:t xml:space="preserve">e congés payés au plus tard </w:t>
      </w:r>
      <w:del w:id="11" w:author="Latte, Alexandre" w:date="2023-04-21T19:13:00Z">
        <w:r w:rsidR="00980A8E" w:rsidDel="007A68A3">
          <w:rPr>
            <w:rFonts w:ascii="Century Gothic" w:hAnsi="Century Gothic"/>
            <w:sz w:val="20"/>
            <w:szCs w:val="20"/>
          </w:rPr>
          <w:delText xml:space="preserve">le </w:delText>
        </w:r>
        <w:r w:rsidDel="007A68A3">
          <w:rPr>
            <w:rFonts w:ascii="Century Gothic" w:hAnsi="Century Gothic"/>
            <w:sz w:val="20"/>
            <w:szCs w:val="20"/>
          </w:rPr>
          <w:delText>1</w:delText>
        </w:r>
        <w:r w:rsidR="00980A8E" w:rsidDel="007A68A3">
          <w:rPr>
            <w:rFonts w:ascii="Century Gothic" w:hAnsi="Century Gothic"/>
            <w:sz w:val="20"/>
            <w:szCs w:val="20"/>
          </w:rPr>
          <w:delText>er</w:delText>
        </w:r>
        <w:r w:rsidR="00B833D0" w:rsidDel="007A68A3">
          <w:rPr>
            <w:rFonts w:ascii="Century Gothic" w:hAnsi="Century Gothic"/>
            <w:sz w:val="20"/>
            <w:szCs w:val="20"/>
          </w:rPr>
          <w:delText xml:space="preserve"> mars de chaque année</w:delText>
        </w:r>
      </w:del>
      <w:ins w:id="12" w:author="Latte, Alexandre" w:date="2023-04-21T19:13:00Z">
        <w:r w:rsidR="007A68A3">
          <w:rPr>
            <w:rFonts w:ascii="Century Gothic" w:hAnsi="Century Gothic"/>
            <w:sz w:val="20"/>
            <w:szCs w:val="20"/>
          </w:rPr>
          <w:t>deux mois avant la date de départ souhaitée</w:t>
        </w:r>
      </w:ins>
      <w:r w:rsidR="00B833D0">
        <w:rPr>
          <w:rFonts w:ascii="Century Gothic" w:hAnsi="Century Gothic"/>
          <w:sz w:val="20"/>
          <w:szCs w:val="20"/>
        </w:rPr>
        <w:t xml:space="preserve">, par e-mail adressé à leur responsable hiérarchique. </w:t>
      </w:r>
    </w:p>
    <w:p w14:paraId="46058796" w14:textId="77777777" w:rsidR="00BE0014" w:rsidRDefault="00BE0014" w:rsidP="00BC640C">
      <w:pPr>
        <w:spacing w:after="0" w:line="240" w:lineRule="auto"/>
        <w:jc w:val="both"/>
        <w:rPr>
          <w:rFonts w:ascii="Century Gothic" w:hAnsi="Century Gothic"/>
          <w:sz w:val="20"/>
          <w:szCs w:val="20"/>
        </w:rPr>
      </w:pPr>
    </w:p>
    <w:p w14:paraId="5097D57D" w14:textId="0F4469B7" w:rsidR="00BE0014" w:rsidRDefault="00BE0014" w:rsidP="00BE0014">
      <w:pPr>
        <w:spacing w:after="0" w:line="240" w:lineRule="auto"/>
        <w:jc w:val="both"/>
        <w:rPr>
          <w:rFonts w:ascii="Century Gothic" w:hAnsi="Century Gothic"/>
          <w:sz w:val="20"/>
          <w:szCs w:val="20"/>
        </w:rPr>
      </w:pPr>
      <w:r>
        <w:rPr>
          <w:rFonts w:ascii="Century Gothic" w:hAnsi="Century Gothic"/>
          <w:sz w:val="20"/>
          <w:szCs w:val="20"/>
        </w:rPr>
        <w:t xml:space="preserve">Pour déterminer l'ordre des départs en congés, l'entreprise prendra en compte </w:t>
      </w:r>
      <w:r w:rsidRPr="00BE0014">
        <w:rPr>
          <w:rFonts w:ascii="Century Gothic" w:hAnsi="Century Gothic"/>
          <w:sz w:val="20"/>
          <w:szCs w:val="20"/>
        </w:rPr>
        <w:t>la situatio</w:t>
      </w:r>
      <w:r>
        <w:rPr>
          <w:rFonts w:ascii="Century Gothic" w:hAnsi="Century Gothic"/>
          <w:sz w:val="20"/>
          <w:szCs w:val="20"/>
        </w:rPr>
        <w:t xml:space="preserve">n de famille des </w:t>
      </w:r>
      <w:r w:rsidR="001B7601">
        <w:rPr>
          <w:rFonts w:ascii="Century Gothic" w:hAnsi="Century Gothic"/>
          <w:sz w:val="20"/>
          <w:szCs w:val="20"/>
        </w:rPr>
        <w:t>salariés</w:t>
      </w:r>
      <w:r w:rsidR="003B3888">
        <w:rPr>
          <w:rFonts w:ascii="Century Gothic" w:hAnsi="Century Gothic"/>
          <w:sz w:val="20"/>
          <w:szCs w:val="20"/>
        </w:rPr>
        <w:t xml:space="preserve">, en particulier </w:t>
      </w:r>
      <w:del w:id="13" w:author="Latte, Alexandre" w:date="2023-04-21T19:12:00Z">
        <w:r w:rsidR="003B3888" w:rsidDel="007A68A3">
          <w:rPr>
            <w:rFonts w:ascii="Century Gothic" w:hAnsi="Century Gothic"/>
            <w:sz w:val="20"/>
            <w:szCs w:val="20"/>
          </w:rPr>
          <w:delText>l</w:delText>
        </w:r>
        <w:r w:rsidR="001B7601" w:rsidDel="007A68A3">
          <w:rPr>
            <w:rFonts w:ascii="Century Gothic" w:hAnsi="Century Gothic"/>
            <w:sz w:val="20"/>
            <w:szCs w:val="20"/>
          </w:rPr>
          <w:delText xml:space="preserve">eur situation matrimoniale </w:delText>
        </w:r>
        <w:r w:rsidR="00BC640C" w:rsidDel="007A68A3">
          <w:rPr>
            <w:rFonts w:ascii="Century Gothic" w:hAnsi="Century Gothic"/>
            <w:sz w:val="20"/>
            <w:szCs w:val="20"/>
          </w:rPr>
          <w:delText>et</w:delText>
        </w:r>
        <w:r w:rsidR="001B7601" w:rsidDel="007A68A3">
          <w:rPr>
            <w:rFonts w:ascii="Century Gothic" w:hAnsi="Century Gothic"/>
            <w:sz w:val="20"/>
            <w:szCs w:val="20"/>
          </w:rPr>
          <w:delText xml:space="preserve"> </w:delText>
        </w:r>
      </w:del>
      <w:r w:rsidR="001B7601">
        <w:rPr>
          <w:rFonts w:ascii="Century Gothic" w:hAnsi="Century Gothic"/>
          <w:sz w:val="20"/>
          <w:szCs w:val="20"/>
        </w:rPr>
        <w:t>la</w:t>
      </w:r>
      <w:r w:rsidR="003B3888">
        <w:rPr>
          <w:rFonts w:ascii="Century Gothic" w:hAnsi="Century Gothic"/>
          <w:sz w:val="20"/>
          <w:szCs w:val="20"/>
        </w:rPr>
        <w:t xml:space="preserve"> présence d'enfants à charge,</w:t>
      </w:r>
      <w:r>
        <w:rPr>
          <w:rFonts w:ascii="Century Gothic" w:hAnsi="Century Gothic"/>
          <w:sz w:val="20"/>
          <w:szCs w:val="20"/>
        </w:rPr>
        <w:t xml:space="preserve"> ainsi que </w:t>
      </w:r>
      <w:r w:rsidRPr="00BE0014">
        <w:rPr>
          <w:rFonts w:ascii="Century Gothic" w:hAnsi="Century Gothic"/>
          <w:sz w:val="20"/>
          <w:szCs w:val="20"/>
        </w:rPr>
        <w:t>l</w:t>
      </w:r>
      <w:r>
        <w:rPr>
          <w:rFonts w:ascii="Century Gothic" w:hAnsi="Century Gothic"/>
          <w:sz w:val="20"/>
          <w:szCs w:val="20"/>
        </w:rPr>
        <w:t>eur ancienneté</w:t>
      </w:r>
      <w:r w:rsidR="003B3888">
        <w:rPr>
          <w:rFonts w:ascii="Century Gothic" w:hAnsi="Century Gothic"/>
          <w:sz w:val="20"/>
          <w:szCs w:val="20"/>
        </w:rPr>
        <w:t xml:space="preserve"> dans l'entreprise</w:t>
      </w:r>
      <w:r>
        <w:rPr>
          <w:rFonts w:ascii="Century Gothic" w:hAnsi="Century Gothic"/>
          <w:sz w:val="20"/>
          <w:szCs w:val="20"/>
        </w:rPr>
        <w:t xml:space="preserve">. </w:t>
      </w:r>
      <w:r w:rsidR="00127A0D">
        <w:rPr>
          <w:rFonts w:ascii="Century Gothic" w:hAnsi="Century Gothic"/>
          <w:sz w:val="20"/>
          <w:szCs w:val="20"/>
        </w:rPr>
        <w:t>Ces critères serviront à départager</w:t>
      </w:r>
      <w:r w:rsidR="001B7601">
        <w:rPr>
          <w:rFonts w:ascii="Century Gothic" w:hAnsi="Century Gothic"/>
          <w:sz w:val="20"/>
          <w:szCs w:val="20"/>
        </w:rPr>
        <w:t>, le cas échéant,</w:t>
      </w:r>
      <w:r w:rsidR="00127A0D">
        <w:rPr>
          <w:rFonts w:ascii="Century Gothic" w:hAnsi="Century Gothic"/>
          <w:sz w:val="20"/>
          <w:szCs w:val="20"/>
        </w:rPr>
        <w:t xml:space="preserve"> </w:t>
      </w:r>
      <w:r w:rsidR="001B7601">
        <w:rPr>
          <w:rFonts w:ascii="Century Gothic" w:hAnsi="Century Gothic"/>
          <w:sz w:val="20"/>
          <w:szCs w:val="20"/>
        </w:rPr>
        <w:t>l</w:t>
      </w:r>
      <w:r w:rsidR="00127A0D">
        <w:rPr>
          <w:rFonts w:ascii="Century Gothic" w:hAnsi="Century Gothic"/>
          <w:sz w:val="20"/>
          <w:szCs w:val="20"/>
        </w:rPr>
        <w:t>es salariés pour l'ordre de leur départ en congé.</w:t>
      </w:r>
    </w:p>
    <w:p w14:paraId="7917F17C" w14:textId="77777777" w:rsidR="00900776" w:rsidRDefault="00900776" w:rsidP="00BE0014">
      <w:pPr>
        <w:spacing w:after="0" w:line="240" w:lineRule="auto"/>
        <w:jc w:val="both"/>
        <w:rPr>
          <w:rFonts w:ascii="Century Gothic" w:hAnsi="Century Gothic"/>
          <w:sz w:val="20"/>
          <w:szCs w:val="20"/>
        </w:rPr>
      </w:pPr>
    </w:p>
    <w:p w14:paraId="297365E5" w14:textId="5D150F6E" w:rsidR="003B3888" w:rsidRDefault="00900776" w:rsidP="00BE0014">
      <w:pPr>
        <w:spacing w:after="0" w:line="240" w:lineRule="auto"/>
        <w:jc w:val="both"/>
        <w:rPr>
          <w:rFonts w:ascii="Century Gothic" w:hAnsi="Century Gothic"/>
          <w:sz w:val="20"/>
          <w:szCs w:val="20"/>
        </w:rPr>
      </w:pPr>
      <w:r>
        <w:rPr>
          <w:rFonts w:ascii="Century Gothic" w:hAnsi="Century Gothic"/>
          <w:sz w:val="20"/>
          <w:szCs w:val="20"/>
        </w:rPr>
        <w:t>Les salariés seront informés</w:t>
      </w:r>
      <w:r w:rsidR="00B833D0">
        <w:rPr>
          <w:rFonts w:ascii="Century Gothic" w:hAnsi="Century Gothic"/>
          <w:sz w:val="20"/>
          <w:szCs w:val="20"/>
        </w:rPr>
        <w:t xml:space="preserve"> par e-mail</w:t>
      </w:r>
      <w:r>
        <w:rPr>
          <w:rFonts w:ascii="Century Gothic" w:hAnsi="Century Gothic"/>
          <w:sz w:val="20"/>
          <w:szCs w:val="20"/>
        </w:rPr>
        <w:t xml:space="preserve"> de leur date de départ en congé au plus tard un mois avant la date prévue. </w:t>
      </w:r>
    </w:p>
    <w:p w14:paraId="2978AB98" w14:textId="77777777" w:rsidR="003B3888" w:rsidRDefault="003B3888" w:rsidP="00BE0014">
      <w:pPr>
        <w:spacing w:after="0" w:line="240" w:lineRule="auto"/>
        <w:jc w:val="both"/>
        <w:rPr>
          <w:rFonts w:ascii="Century Gothic" w:hAnsi="Century Gothic"/>
          <w:sz w:val="20"/>
          <w:szCs w:val="20"/>
        </w:rPr>
      </w:pPr>
    </w:p>
    <w:p w14:paraId="370B6269" w14:textId="47FC9D75" w:rsidR="00900776" w:rsidRDefault="007610EB" w:rsidP="00BE0014">
      <w:pPr>
        <w:spacing w:after="0" w:line="240" w:lineRule="auto"/>
        <w:jc w:val="both"/>
        <w:rPr>
          <w:rFonts w:ascii="Century Gothic" w:hAnsi="Century Gothic"/>
          <w:sz w:val="20"/>
          <w:szCs w:val="20"/>
        </w:rPr>
      </w:pPr>
      <w:r>
        <w:rPr>
          <w:rFonts w:ascii="Century Gothic" w:hAnsi="Century Gothic"/>
          <w:sz w:val="20"/>
          <w:szCs w:val="20"/>
        </w:rPr>
        <w:t>Il est précisé que</w:t>
      </w:r>
      <w:r w:rsidR="00054E0D">
        <w:rPr>
          <w:rFonts w:ascii="Century Gothic" w:hAnsi="Century Gothic"/>
          <w:sz w:val="20"/>
          <w:szCs w:val="20"/>
        </w:rPr>
        <w:t>, quelles que soient les dates de congé souhaitées par les salariés,</w:t>
      </w:r>
      <w:r>
        <w:rPr>
          <w:rFonts w:ascii="Century Gothic" w:hAnsi="Century Gothic"/>
          <w:sz w:val="20"/>
          <w:szCs w:val="20"/>
        </w:rPr>
        <w:t xml:space="preserve"> l</w:t>
      </w:r>
      <w:r w:rsidR="00BC640C">
        <w:rPr>
          <w:rFonts w:ascii="Century Gothic" w:hAnsi="Century Gothic"/>
          <w:sz w:val="20"/>
          <w:szCs w:val="20"/>
        </w:rPr>
        <w:t xml:space="preserve">'entreprise </w:t>
      </w:r>
      <w:r w:rsidR="00B316D0">
        <w:rPr>
          <w:rFonts w:ascii="Century Gothic" w:hAnsi="Century Gothic"/>
          <w:sz w:val="20"/>
          <w:szCs w:val="20"/>
        </w:rPr>
        <w:t>demeure en droit de les refuser pour des raisons de bons fonctionnement de l'entreprise ou du service. Par ailleurs, l</w:t>
      </w:r>
      <w:r w:rsidR="00BC640C">
        <w:rPr>
          <w:rFonts w:ascii="Century Gothic" w:hAnsi="Century Gothic"/>
          <w:sz w:val="20"/>
          <w:szCs w:val="20"/>
        </w:rPr>
        <w:t>'entreprise</w:t>
      </w:r>
      <w:r w:rsidR="00B316D0">
        <w:rPr>
          <w:rFonts w:ascii="Century Gothic" w:hAnsi="Century Gothic"/>
          <w:sz w:val="20"/>
          <w:szCs w:val="20"/>
        </w:rPr>
        <w:t xml:space="preserve"> </w:t>
      </w:r>
      <w:r>
        <w:rPr>
          <w:rFonts w:ascii="Century Gothic" w:hAnsi="Century Gothic"/>
          <w:sz w:val="20"/>
          <w:szCs w:val="20"/>
        </w:rPr>
        <w:t xml:space="preserve">pourra imposer aux salariés la prise d'au moins 12 jours ouvrables </w:t>
      </w:r>
      <w:r w:rsidR="00054E0D">
        <w:rPr>
          <w:rFonts w:ascii="Century Gothic" w:hAnsi="Century Gothic"/>
          <w:sz w:val="20"/>
          <w:szCs w:val="20"/>
        </w:rPr>
        <w:t xml:space="preserve">de congés payés </w:t>
      </w:r>
      <w:r w:rsidR="00E561D0">
        <w:rPr>
          <w:rFonts w:ascii="Century Gothic" w:hAnsi="Century Gothic"/>
          <w:sz w:val="20"/>
          <w:szCs w:val="20"/>
        </w:rPr>
        <w:t>entre les deux</w:t>
      </w:r>
      <w:r>
        <w:rPr>
          <w:rFonts w:ascii="Century Gothic" w:hAnsi="Century Gothic"/>
          <w:sz w:val="20"/>
          <w:szCs w:val="20"/>
        </w:rPr>
        <w:t xml:space="preserve"> dernière</w:t>
      </w:r>
      <w:r w:rsidR="00E561D0">
        <w:rPr>
          <w:rFonts w:ascii="Century Gothic" w:hAnsi="Century Gothic"/>
          <w:sz w:val="20"/>
          <w:szCs w:val="20"/>
        </w:rPr>
        <w:t>s</w:t>
      </w:r>
      <w:r>
        <w:rPr>
          <w:rFonts w:ascii="Century Gothic" w:hAnsi="Century Gothic"/>
          <w:sz w:val="20"/>
          <w:szCs w:val="20"/>
        </w:rPr>
        <w:t xml:space="preserve"> semaine</w:t>
      </w:r>
      <w:r w:rsidR="00E561D0">
        <w:rPr>
          <w:rFonts w:ascii="Century Gothic" w:hAnsi="Century Gothic"/>
          <w:sz w:val="20"/>
          <w:szCs w:val="20"/>
        </w:rPr>
        <w:t>s</w:t>
      </w:r>
      <w:r>
        <w:rPr>
          <w:rFonts w:ascii="Century Gothic" w:hAnsi="Century Gothic"/>
          <w:sz w:val="20"/>
          <w:szCs w:val="20"/>
        </w:rPr>
        <w:t xml:space="preserve"> de juillet et les </w:t>
      </w:r>
      <w:r w:rsidR="00E561D0">
        <w:rPr>
          <w:rFonts w:ascii="Century Gothic" w:hAnsi="Century Gothic"/>
          <w:sz w:val="20"/>
          <w:szCs w:val="20"/>
        </w:rPr>
        <w:t>trois</w:t>
      </w:r>
      <w:r>
        <w:rPr>
          <w:rFonts w:ascii="Century Gothic" w:hAnsi="Century Gothic"/>
          <w:sz w:val="20"/>
          <w:szCs w:val="20"/>
        </w:rPr>
        <w:t xml:space="preserve"> </w:t>
      </w:r>
      <w:r w:rsidR="003B3888">
        <w:rPr>
          <w:rFonts w:ascii="Century Gothic" w:hAnsi="Century Gothic"/>
          <w:sz w:val="20"/>
          <w:szCs w:val="20"/>
        </w:rPr>
        <w:t>premières</w:t>
      </w:r>
      <w:r>
        <w:rPr>
          <w:rFonts w:ascii="Century Gothic" w:hAnsi="Century Gothic"/>
          <w:sz w:val="20"/>
          <w:szCs w:val="20"/>
        </w:rPr>
        <w:t xml:space="preserve"> semaines d'août</w:t>
      </w:r>
      <w:r w:rsidR="003F4EA7">
        <w:rPr>
          <w:rFonts w:ascii="Century Gothic" w:hAnsi="Century Gothic"/>
          <w:sz w:val="20"/>
          <w:szCs w:val="20"/>
        </w:rPr>
        <w:t>, ainsi qu</w:t>
      </w:r>
      <w:r w:rsidR="001B7601">
        <w:rPr>
          <w:rFonts w:ascii="Century Gothic" w:hAnsi="Century Gothic"/>
          <w:sz w:val="20"/>
          <w:szCs w:val="20"/>
        </w:rPr>
        <w:t xml:space="preserve">e de </w:t>
      </w:r>
      <w:r w:rsidR="003F4EA7">
        <w:rPr>
          <w:rFonts w:ascii="Century Gothic" w:hAnsi="Century Gothic"/>
          <w:sz w:val="20"/>
          <w:szCs w:val="20"/>
        </w:rPr>
        <w:t>6 jours ouvrables au cours des deux dernières semaines de décembre</w:t>
      </w:r>
      <w:r w:rsidR="003B3888">
        <w:rPr>
          <w:rFonts w:ascii="Century Gothic" w:hAnsi="Century Gothic"/>
          <w:sz w:val="20"/>
          <w:szCs w:val="20"/>
        </w:rPr>
        <w:t xml:space="preserve"> et la première semaine de janvier</w:t>
      </w:r>
      <w:r w:rsidR="003F4EA7">
        <w:rPr>
          <w:rFonts w:ascii="Century Gothic" w:hAnsi="Century Gothic"/>
          <w:sz w:val="20"/>
          <w:szCs w:val="20"/>
        </w:rPr>
        <w:t>, et ce pour adapter les périodes d'inactivité des salariés à la baisse d'activité de l'entreprise en période de vacances</w:t>
      </w:r>
      <w:r w:rsidR="001B7601">
        <w:rPr>
          <w:rFonts w:ascii="Century Gothic" w:hAnsi="Century Gothic"/>
          <w:sz w:val="20"/>
          <w:szCs w:val="20"/>
        </w:rPr>
        <w:t xml:space="preserve"> scolaires</w:t>
      </w:r>
      <w:r w:rsidR="003F4EA7">
        <w:rPr>
          <w:rFonts w:ascii="Century Gothic" w:hAnsi="Century Gothic"/>
          <w:sz w:val="20"/>
          <w:szCs w:val="20"/>
        </w:rPr>
        <w:t xml:space="preserve">. </w:t>
      </w:r>
    </w:p>
    <w:p w14:paraId="1D10BECB" w14:textId="77777777" w:rsidR="00127A0D" w:rsidRDefault="00127A0D" w:rsidP="00BE0014">
      <w:pPr>
        <w:spacing w:after="0" w:line="240" w:lineRule="auto"/>
        <w:jc w:val="both"/>
        <w:rPr>
          <w:rFonts w:ascii="Century Gothic" w:hAnsi="Century Gothic"/>
          <w:sz w:val="20"/>
          <w:szCs w:val="20"/>
        </w:rPr>
      </w:pPr>
    </w:p>
    <w:p w14:paraId="6F5E2DE9" w14:textId="1E5DFA40" w:rsidR="00BE0014" w:rsidRDefault="00C9447E" w:rsidP="00BE0014">
      <w:pPr>
        <w:spacing w:after="0" w:line="240" w:lineRule="auto"/>
        <w:jc w:val="both"/>
        <w:rPr>
          <w:rFonts w:ascii="Century Gothic" w:hAnsi="Century Gothic"/>
          <w:sz w:val="20"/>
          <w:szCs w:val="20"/>
        </w:rPr>
      </w:pPr>
      <w:r>
        <w:rPr>
          <w:rFonts w:ascii="Century Gothic" w:hAnsi="Century Gothic"/>
          <w:sz w:val="20"/>
          <w:szCs w:val="20"/>
        </w:rPr>
        <w:t>S</w:t>
      </w:r>
      <w:r w:rsidR="00BE0014" w:rsidRPr="00BE0014">
        <w:rPr>
          <w:rFonts w:ascii="Century Gothic" w:hAnsi="Century Gothic"/>
          <w:sz w:val="20"/>
          <w:szCs w:val="20"/>
        </w:rPr>
        <w:t xml:space="preserve">auf en cas de circonstances exceptionnelles, </w:t>
      </w:r>
      <w:r>
        <w:rPr>
          <w:rFonts w:ascii="Century Gothic" w:hAnsi="Century Gothic"/>
          <w:sz w:val="20"/>
          <w:szCs w:val="20"/>
        </w:rPr>
        <w:t xml:space="preserve">l'entreprise ne pourra pas </w:t>
      </w:r>
      <w:r w:rsidR="00BE0014" w:rsidRPr="00BE0014">
        <w:rPr>
          <w:rFonts w:ascii="Century Gothic" w:hAnsi="Century Gothic"/>
          <w:sz w:val="20"/>
          <w:szCs w:val="20"/>
        </w:rPr>
        <w:t xml:space="preserve">modifier l'ordre et les dates de départ </w:t>
      </w:r>
      <w:r>
        <w:rPr>
          <w:rFonts w:ascii="Century Gothic" w:hAnsi="Century Gothic"/>
          <w:sz w:val="20"/>
          <w:szCs w:val="20"/>
        </w:rPr>
        <w:t xml:space="preserve">des salariés </w:t>
      </w:r>
      <w:r w:rsidR="00BE0014" w:rsidRPr="00BE0014">
        <w:rPr>
          <w:rFonts w:ascii="Century Gothic" w:hAnsi="Century Gothic"/>
          <w:sz w:val="20"/>
          <w:szCs w:val="20"/>
        </w:rPr>
        <w:t>moins d'un mois avant la date de départ prévue.</w:t>
      </w:r>
    </w:p>
    <w:p w14:paraId="3AF02717" w14:textId="77777777" w:rsidR="00AF0EDC" w:rsidRDefault="00AF0EDC" w:rsidP="00BE0014">
      <w:pPr>
        <w:spacing w:after="0" w:line="240" w:lineRule="auto"/>
        <w:jc w:val="both"/>
        <w:rPr>
          <w:rFonts w:ascii="Century Gothic" w:hAnsi="Century Gothic"/>
          <w:sz w:val="20"/>
          <w:szCs w:val="20"/>
        </w:rPr>
      </w:pPr>
    </w:p>
    <w:p w14:paraId="2BCA81F4" w14:textId="16F8B035" w:rsidR="00AF0EDC" w:rsidRPr="00CD0183" w:rsidRDefault="00AF0EDC" w:rsidP="00BE0014">
      <w:pPr>
        <w:spacing w:after="0" w:line="240" w:lineRule="auto"/>
        <w:jc w:val="both"/>
        <w:rPr>
          <w:rFonts w:ascii="Century Gothic" w:hAnsi="Century Gothic"/>
          <w:sz w:val="20"/>
          <w:szCs w:val="20"/>
          <w:highlight w:val="green"/>
        </w:rPr>
      </w:pPr>
      <w:r>
        <w:rPr>
          <w:rFonts w:ascii="Century Gothic" w:hAnsi="Century Gothic"/>
          <w:sz w:val="20"/>
          <w:szCs w:val="20"/>
        </w:rPr>
        <w:t xml:space="preserve">Les congés payés acquis doivent être pris au plus tard le 31 mai de l'année suivant le terme de la période d'acquisition, à défaut de quoi ils seront définitivement perdus. Par exception, lorsqu'un salarié n'a pas été en mesure de prendre tous ses congés avant cette </w:t>
      </w:r>
      <w:r w:rsidR="00013262">
        <w:rPr>
          <w:rFonts w:ascii="Century Gothic" w:hAnsi="Century Gothic"/>
          <w:sz w:val="20"/>
          <w:szCs w:val="20"/>
        </w:rPr>
        <w:t xml:space="preserve">date en raison d'un </w:t>
      </w:r>
      <w:r w:rsidR="00013262" w:rsidRPr="00013262">
        <w:rPr>
          <w:rFonts w:ascii="Century Gothic" w:hAnsi="Century Gothic"/>
          <w:sz w:val="20"/>
          <w:szCs w:val="20"/>
        </w:rPr>
        <w:t>cong</w:t>
      </w:r>
      <w:r w:rsidR="00013262">
        <w:rPr>
          <w:rFonts w:ascii="Century Gothic" w:hAnsi="Century Gothic"/>
          <w:sz w:val="20"/>
          <w:szCs w:val="20"/>
        </w:rPr>
        <w:t xml:space="preserve">é de maternité, de paternité, d'accueil de l'enfant ou d'adoption, il pourra prendre le solde restant immédiatement à son retour de congé. </w:t>
      </w:r>
      <w:r w:rsidR="00013262" w:rsidRPr="00AE5FA4">
        <w:rPr>
          <w:rFonts w:ascii="Century Gothic" w:hAnsi="Century Gothic"/>
          <w:sz w:val="20"/>
          <w:szCs w:val="20"/>
        </w:rPr>
        <w:t>Lorsque cette impossibilité résulte d'un</w:t>
      </w:r>
      <w:r w:rsidR="00D174D1" w:rsidRPr="00AE5FA4">
        <w:rPr>
          <w:rFonts w:ascii="Century Gothic" w:hAnsi="Century Gothic"/>
          <w:sz w:val="20"/>
          <w:szCs w:val="20"/>
        </w:rPr>
        <w:t xml:space="preserve">e </w:t>
      </w:r>
      <w:r w:rsidR="00D174D1" w:rsidRPr="00AE5FA4">
        <w:rPr>
          <w:rFonts w:ascii="Century Gothic" w:hAnsi="Century Gothic"/>
          <w:sz w:val="20"/>
          <w:szCs w:val="20"/>
        </w:rPr>
        <w:lastRenderedPageBreak/>
        <w:t>autre cause de suspension du contrat de travail</w:t>
      </w:r>
      <w:r w:rsidR="00696DCC">
        <w:rPr>
          <w:rFonts w:ascii="Century Gothic" w:hAnsi="Century Gothic"/>
          <w:sz w:val="20"/>
          <w:szCs w:val="20"/>
        </w:rPr>
        <w:t xml:space="preserve"> (accident du travail, maladie professionnelle, maladie de droit commun, etc.)</w:t>
      </w:r>
      <w:r w:rsidR="00D174D1" w:rsidRPr="00AE5FA4">
        <w:rPr>
          <w:rFonts w:ascii="Century Gothic" w:hAnsi="Century Gothic"/>
          <w:sz w:val="20"/>
          <w:szCs w:val="20"/>
        </w:rPr>
        <w:t xml:space="preserve">, </w:t>
      </w:r>
      <w:r w:rsidR="00777CA3" w:rsidRPr="00AE5FA4">
        <w:rPr>
          <w:rFonts w:ascii="Century Gothic" w:hAnsi="Century Gothic"/>
          <w:sz w:val="20"/>
          <w:szCs w:val="20"/>
        </w:rPr>
        <w:t xml:space="preserve">le solde de congés pourra </w:t>
      </w:r>
      <w:r w:rsidR="00D174D1" w:rsidRPr="00BC640C">
        <w:rPr>
          <w:rFonts w:ascii="Century Gothic" w:hAnsi="Century Gothic"/>
          <w:sz w:val="20"/>
          <w:szCs w:val="20"/>
        </w:rPr>
        <w:t xml:space="preserve">également </w:t>
      </w:r>
      <w:r w:rsidR="008B521B" w:rsidRPr="00BC640C">
        <w:rPr>
          <w:rFonts w:ascii="Century Gothic" w:hAnsi="Century Gothic"/>
          <w:sz w:val="20"/>
          <w:szCs w:val="20"/>
        </w:rPr>
        <w:t>être pris par le salarié à son,</w:t>
      </w:r>
      <w:r w:rsidR="00777CA3" w:rsidRPr="00AE5FA4">
        <w:rPr>
          <w:rFonts w:ascii="Century Gothic" w:hAnsi="Century Gothic"/>
          <w:sz w:val="20"/>
          <w:szCs w:val="20"/>
        </w:rPr>
        <w:t xml:space="preserve"> retour</w:t>
      </w:r>
      <w:r w:rsidR="008B521B" w:rsidRPr="00CD0183">
        <w:rPr>
          <w:rFonts w:ascii="Century Gothic" w:hAnsi="Century Gothic"/>
          <w:sz w:val="20"/>
          <w:szCs w:val="20"/>
        </w:rPr>
        <w:t>, étant précisé que la date limite pour le</w:t>
      </w:r>
      <w:r w:rsidR="00777CA3" w:rsidRPr="00AE5FA4">
        <w:rPr>
          <w:rFonts w:ascii="Century Gothic" w:hAnsi="Century Gothic"/>
          <w:sz w:val="20"/>
          <w:szCs w:val="20"/>
        </w:rPr>
        <w:t xml:space="preserve"> report ne pourra</w:t>
      </w:r>
      <w:r w:rsidR="008B521B" w:rsidRPr="00CD0183">
        <w:rPr>
          <w:rFonts w:ascii="Century Gothic" w:hAnsi="Century Gothic"/>
          <w:sz w:val="20"/>
          <w:szCs w:val="20"/>
        </w:rPr>
        <w:t xml:space="preserve"> dans ce cas</w:t>
      </w:r>
      <w:r w:rsidR="00777CA3" w:rsidRPr="00AE5FA4">
        <w:rPr>
          <w:rFonts w:ascii="Century Gothic" w:hAnsi="Century Gothic"/>
          <w:sz w:val="20"/>
          <w:szCs w:val="20"/>
        </w:rPr>
        <w:t xml:space="preserve"> pas excéder </w:t>
      </w:r>
      <w:r w:rsidR="008B521B" w:rsidRPr="00CD0183">
        <w:rPr>
          <w:rFonts w:ascii="Century Gothic" w:hAnsi="Century Gothic"/>
          <w:sz w:val="20"/>
          <w:szCs w:val="20"/>
        </w:rPr>
        <w:t xml:space="preserve">15 mois suivant la date limite habituelle de prise des congés. </w:t>
      </w:r>
    </w:p>
    <w:p w14:paraId="730C6B1C" w14:textId="2A7FE2DC" w:rsidR="00CC5BA8" w:rsidRDefault="00CC5BA8" w:rsidP="00BE0014">
      <w:pPr>
        <w:spacing w:after="0" w:line="240" w:lineRule="auto"/>
        <w:jc w:val="both"/>
        <w:rPr>
          <w:rFonts w:ascii="Century Gothic" w:hAnsi="Century Gothic"/>
          <w:sz w:val="20"/>
          <w:szCs w:val="20"/>
        </w:rPr>
      </w:pPr>
    </w:p>
    <w:p w14:paraId="072ECEFE" w14:textId="381A9727" w:rsidR="003438DA" w:rsidRDefault="003438DA" w:rsidP="00BE0014">
      <w:pPr>
        <w:spacing w:after="0" w:line="240" w:lineRule="auto"/>
        <w:jc w:val="both"/>
        <w:rPr>
          <w:rFonts w:ascii="Century Gothic" w:hAnsi="Century Gothic"/>
          <w:b/>
          <w:sz w:val="20"/>
          <w:szCs w:val="20"/>
          <w:u w:val="dotted"/>
        </w:rPr>
      </w:pPr>
      <w:r>
        <w:rPr>
          <w:rFonts w:ascii="Century Gothic" w:hAnsi="Century Gothic"/>
          <w:b/>
          <w:sz w:val="20"/>
          <w:szCs w:val="20"/>
        </w:rPr>
        <w:t xml:space="preserve">iv) </w:t>
      </w:r>
      <w:r>
        <w:rPr>
          <w:rFonts w:ascii="Century Gothic" w:hAnsi="Century Gothic"/>
          <w:b/>
          <w:sz w:val="20"/>
          <w:szCs w:val="20"/>
          <w:u w:val="dotted"/>
        </w:rPr>
        <w:t>Congés supplémentaires pour ancienneté</w:t>
      </w:r>
    </w:p>
    <w:p w14:paraId="6F258FDA" w14:textId="4316422D" w:rsidR="003438DA" w:rsidRDefault="003438DA" w:rsidP="00BE0014">
      <w:pPr>
        <w:spacing w:after="0" w:line="240" w:lineRule="auto"/>
        <w:jc w:val="both"/>
        <w:rPr>
          <w:rFonts w:ascii="Century Gothic" w:hAnsi="Century Gothic"/>
          <w:b/>
          <w:sz w:val="20"/>
          <w:szCs w:val="20"/>
          <w:u w:val="dotted"/>
        </w:rPr>
      </w:pPr>
    </w:p>
    <w:p w14:paraId="47F584B3" w14:textId="7C132E6F" w:rsidR="003438DA" w:rsidRPr="003438DA" w:rsidRDefault="003438DA" w:rsidP="00BE0014">
      <w:pPr>
        <w:spacing w:after="0" w:line="240" w:lineRule="auto"/>
        <w:jc w:val="both"/>
        <w:rPr>
          <w:rFonts w:ascii="Century Gothic" w:hAnsi="Century Gothic"/>
          <w:bCs/>
          <w:sz w:val="20"/>
          <w:szCs w:val="20"/>
        </w:rPr>
      </w:pPr>
      <w:r w:rsidRPr="003438DA">
        <w:rPr>
          <w:rFonts w:ascii="Century Gothic" w:hAnsi="Century Gothic"/>
          <w:bCs/>
          <w:sz w:val="20"/>
          <w:szCs w:val="20"/>
        </w:rPr>
        <w:t xml:space="preserve">Par dérogation aux dispositions conventionnelles, les salariés ne bénéficieront </w:t>
      </w:r>
      <w:r>
        <w:rPr>
          <w:rFonts w:ascii="Century Gothic" w:hAnsi="Century Gothic"/>
          <w:bCs/>
          <w:sz w:val="20"/>
          <w:szCs w:val="20"/>
        </w:rPr>
        <w:t>pas de jours de congés payés supplémentaires en lien avec leur ancienneté dans l'entreprise.</w:t>
      </w:r>
    </w:p>
    <w:p w14:paraId="705C7549" w14:textId="260C7459" w:rsidR="003438DA" w:rsidRDefault="003438DA" w:rsidP="00BE0014">
      <w:pPr>
        <w:spacing w:after="0" w:line="240" w:lineRule="auto"/>
        <w:jc w:val="both"/>
        <w:rPr>
          <w:rFonts w:ascii="Century Gothic" w:hAnsi="Century Gothic"/>
          <w:b/>
          <w:sz w:val="20"/>
          <w:szCs w:val="20"/>
          <w:u w:val="dotted"/>
        </w:rPr>
      </w:pPr>
    </w:p>
    <w:p w14:paraId="46D83381" w14:textId="7EB36428" w:rsidR="003438DA" w:rsidRDefault="003438DA" w:rsidP="00BE0014">
      <w:pPr>
        <w:spacing w:after="0" w:line="240" w:lineRule="auto"/>
        <w:jc w:val="both"/>
        <w:rPr>
          <w:rFonts w:ascii="Century Gothic" w:hAnsi="Century Gothic"/>
          <w:sz w:val="20"/>
          <w:szCs w:val="20"/>
        </w:rPr>
      </w:pPr>
      <w:r>
        <w:rPr>
          <w:rFonts w:ascii="Century Gothic" w:hAnsi="Century Gothic"/>
          <w:b/>
          <w:sz w:val="20"/>
          <w:szCs w:val="20"/>
        </w:rPr>
        <w:t xml:space="preserve">v) </w:t>
      </w:r>
      <w:r>
        <w:rPr>
          <w:rFonts w:ascii="Century Gothic" w:hAnsi="Century Gothic"/>
          <w:b/>
          <w:sz w:val="20"/>
          <w:szCs w:val="20"/>
          <w:u w:val="dotted"/>
        </w:rPr>
        <w:t>Prime de vacances</w:t>
      </w:r>
    </w:p>
    <w:p w14:paraId="622A8B48" w14:textId="77777777" w:rsidR="003438DA" w:rsidRDefault="003438DA" w:rsidP="003438DA">
      <w:pPr>
        <w:spacing w:after="0" w:line="240" w:lineRule="auto"/>
        <w:jc w:val="both"/>
        <w:rPr>
          <w:rFonts w:ascii="Century Gothic" w:hAnsi="Century Gothic"/>
          <w:b/>
          <w:sz w:val="20"/>
          <w:szCs w:val="20"/>
          <w:u w:val="dotted"/>
        </w:rPr>
      </w:pPr>
    </w:p>
    <w:p w14:paraId="2591B71D" w14:textId="32A0CF6B" w:rsidR="003438DA" w:rsidRDefault="003438DA" w:rsidP="003438DA">
      <w:pPr>
        <w:spacing w:after="0" w:line="240" w:lineRule="auto"/>
        <w:jc w:val="both"/>
        <w:rPr>
          <w:rFonts w:ascii="Century Gothic" w:hAnsi="Century Gothic"/>
          <w:sz w:val="20"/>
          <w:szCs w:val="20"/>
        </w:rPr>
      </w:pPr>
      <w:r w:rsidRPr="003438DA">
        <w:rPr>
          <w:rFonts w:ascii="Century Gothic" w:hAnsi="Century Gothic"/>
          <w:bCs/>
          <w:sz w:val="20"/>
          <w:szCs w:val="20"/>
        </w:rPr>
        <w:t xml:space="preserve">Par dérogation aux dispositions conventionnelles, les salariés ne bénéficieront </w:t>
      </w:r>
      <w:r>
        <w:rPr>
          <w:rFonts w:ascii="Century Gothic" w:hAnsi="Century Gothic"/>
          <w:bCs/>
          <w:sz w:val="20"/>
          <w:szCs w:val="20"/>
        </w:rPr>
        <w:t>pas d</w:t>
      </w:r>
      <w:r w:rsidR="002B5EC3">
        <w:rPr>
          <w:rFonts w:ascii="Century Gothic" w:hAnsi="Century Gothic"/>
          <w:bCs/>
          <w:sz w:val="20"/>
          <w:szCs w:val="20"/>
        </w:rPr>
        <w:t>'une prime de vacances</w:t>
      </w:r>
      <w:r w:rsidR="007A243C">
        <w:rPr>
          <w:rFonts w:ascii="Century Gothic" w:hAnsi="Century Gothic"/>
          <w:bCs/>
          <w:sz w:val="20"/>
          <w:szCs w:val="20"/>
        </w:rPr>
        <w:t xml:space="preserve"> fonction de</w:t>
      </w:r>
      <w:r w:rsidR="007A243C" w:rsidRPr="007A243C">
        <w:rPr>
          <w:rFonts w:ascii="Century Gothic" w:hAnsi="Century Gothic"/>
          <w:bCs/>
          <w:sz w:val="20"/>
          <w:szCs w:val="20"/>
        </w:rPr>
        <w:t xml:space="preserve"> la masse globale des indemnités de congés payés </w:t>
      </w:r>
      <w:r w:rsidR="007A243C">
        <w:rPr>
          <w:rFonts w:ascii="Century Gothic" w:hAnsi="Century Gothic"/>
          <w:bCs/>
          <w:sz w:val="20"/>
          <w:szCs w:val="20"/>
        </w:rPr>
        <w:t xml:space="preserve">versées au personnel. </w:t>
      </w:r>
    </w:p>
    <w:p w14:paraId="11EBDFB3" w14:textId="26D05900" w:rsidR="003438DA" w:rsidRDefault="003438DA" w:rsidP="00BE0014">
      <w:pPr>
        <w:spacing w:after="0" w:line="240" w:lineRule="auto"/>
        <w:jc w:val="both"/>
        <w:rPr>
          <w:rFonts w:ascii="Century Gothic" w:hAnsi="Century Gothic"/>
          <w:sz w:val="20"/>
          <w:szCs w:val="20"/>
        </w:rPr>
      </w:pPr>
    </w:p>
    <w:p w14:paraId="21F31238" w14:textId="77777777" w:rsidR="003438DA" w:rsidRPr="00BE0014" w:rsidRDefault="003438DA" w:rsidP="00BE0014">
      <w:pPr>
        <w:spacing w:after="0" w:line="240" w:lineRule="auto"/>
        <w:jc w:val="both"/>
        <w:rPr>
          <w:rFonts w:ascii="Century Gothic" w:hAnsi="Century Gothic"/>
          <w:sz w:val="20"/>
          <w:szCs w:val="20"/>
        </w:rPr>
      </w:pPr>
    </w:p>
    <w:p w14:paraId="436E8180" w14:textId="47A7DC53" w:rsidR="00980A8E" w:rsidRDefault="00520732" w:rsidP="00BA1372">
      <w:pPr>
        <w:spacing w:after="0" w:line="240" w:lineRule="auto"/>
        <w:jc w:val="both"/>
        <w:rPr>
          <w:rFonts w:ascii="Century Gothic" w:hAnsi="Century Gothic"/>
          <w:b/>
          <w:sz w:val="20"/>
          <w:szCs w:val="20"/>
        </w:rPr>
      </w:pPr>
      <w:r>
        <w:rPr>
          <w:rFonts w:ascii="Century Gothic" w:hAnsi="Century Gothic"/>
          <w:b/>
          <w:sz w:val="20"/>
          <w:szCs w:val="20"/>
        </w:rPr>
        <w:t>Article 5 -</w:t>
      </w:r>
      <w:r w:rsidR="00BC7A4F">
        <w:rPr>
          <w:rFonts w:ascii="Century Gothic" w:hAnsi="Century Gothic"/>
          <w:b/>
          <w:sz w:val="20"/>
          <w:szCs w:val="20"/>
        </w:rPr>
        <w:t xml:space="preserve"> </w:t>
      </w:r>
      <w:r w:rsidR="00BC7A4F" w:rsidRPr="00BA1372">
        <w:rPr>
          <w:rFonts w:ascii="Century Gothic" w:hAnsi="Century Gothic"/>
          <w:b/>
          <w:sz w:val="20"/>
          <w:szCs w:val="20"/>
          <w:u w:val="single"/>
        </w:rPr>
        <w:t xml:space="preserve">Durées </w:t>
      </w:r>
      <w:r w:rsidR="00F541C7" w:rsidRPr="00BA1372">
        <w:rPr>
          <w:rFonts w:ascii="Century Gothic" w:hAnsi="Century Gothic"/>
          <w:b/>
          <w:sz w:val="20"/>
          <w:szCs w:val="20"/>
          <w:u w:val="single"/>
        </w:rPr>
        <w:t xml:space="preserve">maximales de travail et durées </w:t>
      </w:r>
      <w:r w:rsidR="00BC7A4F" w:rsidRPr="00BA1372">
        <w:rPr>
          <w:rFonts w:ascii="Century Gothic" w:hAnsi="Century Gothic"/>
          <w:b/>
          <w:sz w:val="20"/>
          <w:szCs w:val="20"/>
          <w:u w:val="single"/>
        </w:rPr>
        <w:t>minimum de repos</w:t>
      </w:r>
    </w:p>
    <w:p w14:paraId="2681D4F7" w14:textId="77777777" w:rsidR="00980A8E" w:rsidRDefault="00980A8E" w:rsidP="00BA1372">
      <w:pPr>
        <w:spacing w:after="0" w:line="240" w:lineRule="auto"/>
        <w:jc w:val="both"/>
        <w:rPr>
          <w:rFonts w:ascii="Century Gothic" w:hAnsi="Century Gothic"/>
          <w:b/>
          <w:sz w:val="20"/>
          <w:szCs w:val="20"/>
        </w:rPr>
      </w:pPr>
    </w:p>
    <w:p w14:paraId="34979BEC" w14:textId="6FB39C68" w:rsidR="0035568E" w:rsidRDefault="0035568E" w:rsidP="00BA1372">
      <w:pPr>
        <w:spacing w:after="0" w:line="240" w:lineRule="auto"/>
        <w:jc w:val="both"/>
        <w:rPr>
          <w:rFonts w:ascii="Century Gothic" w:hAnsi="Century Gothic"/>
          <w:b/>
          <w:sz w:val="20"/>
          <w:szCs w:val="20"/>
        </w:rPr>
      </w:pPr>
      <w:r>
        <w:rPr>
          <w:rFonts w:ascii="Century Gothic" w:hAnsi="Century Gothic"/>
          <w:b/>
          <w:sz w:val="20"/>
          <w:szCs w:val="20"/>
        </w:rPr>
        <w:t xml:space="preserve">i) </w:t>
      </w:r>
      <w:r w:rsidRPr="00BA1372">
        <w:rPr>
          <w:rFonts w:ascii="Century Gothic" w:hAnsi="Century Gothic"/>
          <w:b/>
          <w:sz w:val="20"/>
          <w:szCs w:val="20"/>
          <w:u w:val="dotted"/>
        </w:rPr>
        <w:t>Durées maximales de travail</w:t>
      </w:r>
    </w:p>
    <w:p w14:paraId="23A2BA12" w14:textId="77777777" w:rsidR="0035568E" w:rsidRDefault="0035568E" w:rsidP="00BA1372">
      <w:pPr>
        <w:spacing w:after="0" w:line="240" w:lineRule="auto"/>
        <w:jc w:val="both"/>
        <w:rPr>
          <w:rFonts w:ascii="Century Gothic" w:hAnsi="Century Gothic"/>
          <w:b/>
          <w:sz w:val="20"/>
          <w:szCs w:val="20"/>
        </w:rPr>
      </w:pPr>
    </w:p>
    <w:p w14:paraId="0793684D" w14:textId="11E56349" w:rsidR="003C5649" w:rsidRDefault="00F541C7" w:rsidP="00BA1372">
      <w:pPr>
        <w:spacing w:after="0" w:line="240" w:lineRule="auto"/>
        <w:jc w:val="both"/>
        <w:rPr>
          <w:rFonts w:ascii="Century Gothic" w:hAnsi="Century Gothic"/>
          <w:sz w:val="20"/>
          <w:szCs w:val="20"/>
        </w:rPr>
      </w:pPr>
      <w:r>
        <w:rPr>
          <w:rFonts w:ascii="Century Gothic" w:hAnsi="Century Gothic"/>
          <w:sz w:val="20"/>
          <w:szCs w:val="20"/>
        </w:rPr>
        <w:t xml:space="preserve">A l'exception des salariés ayant le statut de cadre dirigeant ou de cadres autonomes, les durées maximales de travail </w:t>
      </w:r>
      <w:r w:rsidR="00F2563D">
        <w:rPr>
          <w:rFonts w:ascii="Century Gothic" w:hAnsi="Century Gothic"/>
          <w:sz w:val="20"/>
          <w:szCs w:val="20"/>
        </w:rPr>
        <w:t xml:space="preserve">applicables aux salariés </w:t>
      </w:r>
      <w:r>
        <w:rPr>
          <w:rFonts w:ascii="Century Gothic" w:hAnsi="Century Gothic"/>
          <w:sz w:val="20"/>
          <w:szCs w:val="20"/>
        </w:rPr>
        <w:t xml:space="preserve">sont les suivantes : </w:t>
      </w:r>
    </w:p>
    <w:p w14:paraId="032248F3" w14:textId="77777777" w:rsidR="00F541C7" w:rsidRDefault="00F541C7" w:rsidP="00BA1372">
      <w:pPr>
        <w:spacing w:after="0" w:line="240" w:lineRule="auto"/>
        <w:jc w:val="both"/>
        <w:rPr>
          <w:rFonts w:ascii="Century Gothic" w:hAnsi="Century Gothic"/>
          <w:sz w:val="20"/>
          <w:szCs w:val="20"/>
        </w:rPr>
      </w:pPr>
    </w:p>
    <w:p w14:paraId="34E99829" w14:textId="4044EA94" w:rsidR="00F541C7" w:rsidRDefault="00F541C7" w:rsidP="00BA1372">
      <w:pPr>
        <w:pStyle w:val="Paragraphedeliste"/>
        <w:numPr>
          <w:ilvl w:val="0"/>
          <w:numId w:val="19"/>
        </w:numPr>
        <w:spacing w:after="0" w:line="240" w:lineRule="auto"/>
        <w:jc w:val="both"/>
        <w:rPr>
          <w:rFonts w:ascii="Century Gothic" w:hAnsi="Century Gothic"/>
          <w:sz w:val="20"/>
          <w:szCs w:val="20"/>
        </w:rPr>
      </w:pPr>
      <w:r w:rsidRPr="00BA1372">
        <w:rPr>
          <w:rFonts w:ascii="Century Gothic" w:hAnsi="Century Gothic"/>
          <w:sz w:val="20"/>
          <w:szCs w:val="20"/>
        </w:rPr>
        <w:t>durée maximale journalière de travail : 10 heures</w:t>
      </w:r>
      <w:r w:rsidR="008B1969">
        <w:rPr>
          <w:rFonts w:ascii="Century Gothic" w:hAnsi="Century Gothic"/>
          <w:sz w:val="20"/>
          <w:szCs w:val="20"/>
        </w:rPr>
        <w:t xml:space="preserve">, sauf dérogations légales. Par ailleurs, en cas </w:t>
      </w:r>
      <w:r w:rsidR="008B1969" w:rsidRPr="008B1969">
        <w:rPr>
          <w:rFonts w:ascii="Century Gothic" w:hAnsi="Century Gothic"/>
          <w:sz w:val="20"/>
          <w:szCs w:val="20"/>
        </w:rPr>
        <w:t xml:space="preserve">d'activité accrue ou pour des motifs liés à l'organisation de l'entreprise, </w:t>
      </w:r>
      <w:r w:rsidR="00F2563D">
        <w:rPr>
          <w:rFonts w:ascii="Century Gothic" w:hAnsi="Century Gothic"/>
          <w:sz w:val="20"/>
          <w:szCs w:val="20"/>
        </w:rPr>
        <w:t>cette durée pourra être</w:t>
      </w:r>
      <w:r w:rsidR="008B1969">
        <w:rPr>
          <w:rFonts w:ascii="Century Gothic" w:hAnsi="Century Gothic"/>
          <w:sz w:val="20"/>
          <w:szCs w:val="20"/>
        </w:rPr>
        <w:t xml:space="preserve"> portée à </w:t>
      </w:r>
      <w:r w:rsidR="00DF4A9D">
        <w:rPr>
          <w:rFonts w:ascii="Century Gothic" w:hAnsi="Century Gothic"/>
          <w:sz w:val="20"/>
          <w:szCs w:val="20"/>
        </w:rPr>
        <w:t>12</w:t>
      </w:r>
      <w:r w:rsidR="00F2563D">
        <w:rPr>
          <w:rFonts w:ascii="Century Gothic" w:hAnsi="Century Gothic"/>
          <w:sz w:val="20"/>
          <w:szCs w:val="20"/>
        </w:rPr>
        <w:t xml:space="preserve"> heures ;</w:t>
      </w:r>
    </w:p>
    <w:p w14:paraId="7D8BCDCB" w14:textId="77777777" w:rsidR="008B1969" w:rsidRPr="00BA1372" w:rsidRDefault="008B1969" w:rsidP="00BA1372">
      <w:pPr>
        <w:spacing w:after="0" w:line="240" w:lineRule="auto"/>
        <w:jc w:val="both"/>
        <w:rPr>
          <w:rFonts w:ascii="Century Gothic" w:hAnsi="Century Gothic"/>
          <w:sz w:val="20"/>
          <w:szCs w:val="20"/>
        </w:rPr>
      </w:pPr>
    </w:p>
    <w:p w14:paraId="7711AF74" w14:textId="007CC488" w:rsidR="00F541C7" w:rsidRPr="00BA1372" w:rsidRDefault="00F541C7" w:rsidP="00BA1372">
      <w:pPr>
        <w:pStyle w:val="Paragraphedeliste"/>
        <w:numPr>
          <w:ilvl w:val="0"/>
          <w:numId w:val="19"/>
        </w:numPr>
        <w:spacing w:after="0" w:line="240" w:lineRule="auto"/>
        <w:jc w:val="both"/>
        <w:rPr>
          <w:rFonts w:ascii="Century Gothic" w:hAnsi="Century Gothic"/>
          <w:sz w:val="20"/>
          <w:szCs w:val="20"/>
        </w:rPr>
      </w:pPr>
      <w:r w:rsidRPr="00BA1372">
        <w:rPr>
          <w:rFonts w:ascii="Century Gothic" w:hAnsi="Century Gothic"/>
          <w:sz w:val="20"/>
          <w:szCs w:val="20"/>
        </w:rPr>
        <w:t xml:space="preserve">durée maximale hebdomadaire de travail : </w:t>
      </w:r>
      <w:r w:rsidR="00C40F93" w:rsidRPr="00C40F93">
        <w:rPr>
          <w:rFonts w:ascii="Century Gothic" w:hAnsi="Century Gothic"/>
          <w:sz w:val="20"/>
          <w:szCs w:val="20"/>
        </w:rPr>
        <w:t>48 heures</w:t>
      </w:r>
      <w:r w:rsidR="0061210E">
        <w:rPr>
          <w:rFonts w:ascii="Century Gothic" w:hAnsi="Century Gothic"/>
          <w:sz w:val="20"/>
          <w:szCs w:val="20"/>
        </w:rPr>
        <w:t xml:space="preserve">, sauf dérogations légales. </w:t>
      </w:r>
      <w:r w:rsidR="00736D49">
        <w:rPr>
          <w:rFonts w:ascii="Century Gothic" w:hAnsi="Century Gothic"/>
          <w:sz w:val="20"/>
          <w:szCs w:val="20"/>
        </w:rPr>
        <w:t>Par ailleurs, l</w:t>
      </w:r>
      <w:r w:rsidR="0061210E" w:rsidRPr="0061210E">
        <w:rPr>
          <w:rFonts w:ascii="Century Gothic" w:hAnsi="Century Gothic"/>
          <w:sz w:val="20"/>
          <w:szCs w:val="20"/>
        </w:rPr>
        <w:t xml:space="preserve">a durée hebdomadaire de travail calculée sur une période de douze semaines consécutives </w:t>
      </w:r>
      <w:r w:rsidR="0061210E">
        <w:rPr>
          <w:rFonts w:ascii="Century Gothic" w:hAnsi="Century Gothic"/>
          <w:sz w:val="20"/>
          <w:szCs w:val="20"/>
        </w:rPr>
        <w:t>ne peut dépasser quarante-six</w:t>
      </w:r>
      <w:r w:rsidR="0061210E" w:rsidRPr="0061210E">
        <w:rPr>
          <w:rFonts w:ascii="Century Gothic" w:hAnsi="Century Gothic"/>
          <w:sz w:val="20"/>
          <w:szCs w:val="20"/>
        </w:rPr>
        <w:t xml:space="preserve"> heures</w:t>
      </w:r>
      <w:r w:rsidR="00F2563D">
        <w:rPr>
          <w:rFonts w:ascii="Century Gothic" w:hAnsi="Century Gothic"/>
          <w:sz w:val="20"/>
          <w:szCs w:val="20"/>
        </w:rPr>
        <w:t xml:space="preserve">. </w:t>
      </w:r>
    </w:p>
    <w:p w14:paraId="1CCAB1B3" w14:textId="77777777" w:rsidR="00F541C7" w:rsidRDefault="00F541C7" w:rsidP="00BA1372">
      <w:pPr>
        <w:spacing w:after="0" w:line="240" w:lineRule="auto"/>
        <w:jc w:val="both"/>
        <w:rPr>
          <w:rFonts w:ascii="Century Gothic" w:hAnsi="Century Gothic"/>
          <w:sz w:val="20"/>
          <w:szCs w:val="20"/>
        </w:rPr>
      </w:pPr>
    </w:p>
    <w:p w14:paraId="0D7E38D5" w14:textId="08BCBABE" w:rsidR="0035568E" w:rsidRDefault="0035568E" w:rsidP="00BA1372">
      <w:pPr>
        <w:spacing w:after="0" w:line="240" w:lineRule="auto"/>
        <w:jc w:val="both"/>
        <w:rPr>
          <w:rFonts w:ascii="Century Gothic" w:hAnsi="Century Gothic"/>
          <w:sz w:val="20"/>
          <w:szCs w:val="20"/>
        </w:rPr>
      </w:pPr>
      <w:r>
        <w:rPr>
          <w:rFonts w:ascii="Century Gothic" w:hAnsi="Century Gothic"/>
          <w:b/>
          <w:sz w:val="20"/>
          <w:szCs w:val="20"/>
        </w:rPr>
        <w:t>i</w:t>
      </w:r>
      <w:r w:rsidR="00F2563D">
        <w:rPr>
          <w:rFonts w:ascii="Century Gothic" w:hAnsi="Century Gothic"/>
          <w:b/>
          <w:sz w:val="20"/>
          <w:szCs w:val="20"/>
        </w:rPr>
        <w:t>i</w:t>
      </w:r>
      <w:r>
        <w:rPr>
          <w:rFonts w:ascii="Century Gothic" w:hAnsi="Century Gothic"/>
          <w:b/>
          <w:sz w:val="20"/>
          <w:szCs w:val="20"/>
        </w:rPr>
        <w:t xml:space="preserve">) </w:t>
      </w:r>
      <w:r w:rsidRPr="00BA1372">
        <w:rPr>
          <w:rFonts w:ascii="Century Gothic" w:hAnsi="Century Gothic"/>
          <w:b/>
          <w:sz w:val="20"/>
          <w:szCs w:val="20"/>
          <w:u w:val="dotted"/>
        </w:rPr>
        <w:t>Durées minimum de repos</w:t>
      </w:r>
    </w:p>
    <w:p w14:paraId="71C22721" w14:textId="77777777" w:rsidR="0035568E" w:rsidRDefault="0035568E" w:rsidP="00BA1372">
      <w:pPr>
        <w:spacing w:after="0" w:line="240" w:lineRule="auto"/>
        <w:jc w:val="both"/>
        <w:rPr>
          <w:rFonts w:ascii="Century Gothic" w:hAnsi="Century Gothic"/>
          <w:sz w:val="20"/>
          <w:szCs w:val="20"/>
        </w:rPr>
      </w:pPr>
    </w:p>
    <w:p w14:paraId="1F6D5A6C" w14:textId="46058A42" w:rsidR="00F541C7" w:rsidRDefault="00F541C7" w:rsidP="00BA1372">
      <w:pPr>
        <w:spacing w:after="0" w:line="240" w:lineRule="auto"/>
        <w:jc w:val="both"/>
        <w:rPr>
          <w:rFonts w:ascii="Century Gothic" w:hAnsi="Century Gothic"/>
          <w:sz w:val="20"/>
          <w:szCs w:val="20"/>
        </w:rPr>
      </w:pPr>
      <w:r>
        <w:rPr>
          <w:rFonts w:ascii="Century Gothic" w:hAnsi="Century Gothic"/>
          <w:sz w:val="20"/>
          <w:szCs w:val="20"/>
        </w:rPr>
        <w:t xml:space="preserve">A l'exception des salariés ayant le statut de cadre dirigeant, les durées </w:t>
      </w:r>
      <w:r w:rsidR="00F2563D">
        <w:rPr>
          <w:rFonts w:ascii="Century Gothic" w:hAnsi="Century Gothic"/>
          <w:sz w:val="20"/>
          <w:szCs w:val="20"/>
        </w:rPr>
        <w:t xml:space="preserve">minimum de repos applicables aux salariés </w:t>
      </w:r>
      <w:r>
        <w:rPr>
          <w:rFonts w:ascii="Century Gothic" w:hAnsi="Century Gothic"/>
          <w:sz w:val="20"/>
          <w:szCs w:val="20"/>
        </w:rPr>
        <w:t>sont les suivantes :</w:t>
      </w:r>
    </w:p>
    <w:p w14:paraId="04F97CEA" w14:textId="77777777" w:rsidR="00F541C7" w:rsidRDefault="00F541C7" w:rsidP="00BA1372">
      <w:pPr>
        <w:spacing w:after="0" w:line="240" w:lineRule="auto"/>
        <w:jc w:val="both"/>
        <w:rPr>
          <w:rFonts w:ascii="Century Gothic" w:hAnsi="Century Gothic"/>
          <w:sz w:val="20"/>
          <w:szCs w:val="20"/>
        </w:rPr>
      </w:pPr>
    </w:p>
    <w:p w14:paraId="792C9690" w14:textId="3396F987" w:rsidR="00F541C7" w:rsidRDefault="00F541C7" w:rsidP="00BA1372">
      <w:pPr>
        <w:pStyle w:val="Paragraphedeliste"/>
        <w:numPr>
          <w:ilvl w:val="0"/>
          <w:numId w:val="18"/>
        </w:numPr>
        <w:spacing w:after="0" w:line="240" w:lineRule="auto"/>
        <w:jc w:val="both"/>
        <w:rPr>
          <w:rFonts w:ascii="Century Gothic" w:hAnsi="Century Gothic"/>
          <w:sz w:val="20"/>
          <w:szCs w:val="20"/>
        </w:rPr>
      </w:pPr>
      <w:r w:rsidRPr="00BA1372">
        <w:rPr>
          <w:rFonts w:ascii="Century Gothic" w:hAnsi="Century Gothic"/>
          <w:sz w:val="20"/>
          <w:szCs w:val="20"/>
        </w:rPr>
        <w:t>durée minimale de repos journalier : 11 heures</w:t>
      </w:r>
      <w:r w:rsidR="001C3B05">
        <w:rPr>
          <w:rFonts w:ascii="Century Gothic" w:hAnsi="Century Gothic"/>
          <w:sz w:val="20"/>
          <w:szCs w:val="20"/>
        </w:rPr>
        <w:t>, sauf dérogations légales.</w:t>
      </w:r>
      <w:r w:rsidR="001C3B05" w:rsidRPr="001C3B05">
        <w:t xml:space="preserve"> </w:t>
      </w:r>
      <w:r w:rsidR="001C3B05">
        <w:rPr>
          <w:rFonts w:ascii="Century Gothic" w:hAnsi="Century Gothic"/>
          <w:sz w:val="20"/>
          <w:szCs w:val="20"/>
        </w:rPr>
        <w:t>E</w:t>
      </w:r>
      <w:r w:rsidR="001C3B05" w:rsidRPr="001C3B05">
        <w:rPr>
          <w:rFonts w:ascii="Century Gothic" w:hAnsi="Century Gothic"/>
          <w:sz w:val="20"/>
          <w:szCs w:val="20"/>
        </w:rPr>
        <w:t xml:space="preserve">n cas de </w:t>
      </w:r>
      <w:r w:rsidR="00F2563D">
        <w:rPr>
          <w:rFonts w:ascii="Century Gothic" w:hAnsi="Century Gothic"/>
          <w:sz w:val="20"/>
          <w:szCs w:val="20"/>
        </w:rPr>
        <w:t>surcroît exceptionnel d'activité ou de nécessité d'assurer la</w:t>
      </w:r>
      <w:r w:rsidR="00F2563D" w:rsidRPr="00F2563D">
        <w:rPr>
          <w:rFonts w:ascii="Century Gothic" w:hAnsi="Century Gothic"/>
          <w:sz w:val="20"/>
          <w:szCs w:val="20"/>
        </w:rPr>
        <w:t xml:space="preserve"> continuité du service</w:t>
      </w:r>
      <w:r w:rsidR="00306D43">
        <w:rPr>
          <w:rFonts w:ascii="Century Gothic" w:hAnsi="Century Gothic"/>
          <w:sz w:val="20"/>
          <w:szCs w:val="20"/>
        </w:rPr>
        <w:t xml:space="preserve"> ou de la production</w:t>
      </w:r>
      <w:r w:rsidR="001C3B05">
        <w:rPr>
          <w:rFonts w:ascii="Century Gothic" w:hAnsi="Century Gothic"/>
          <w:sz w:val="20"/>
          <w:szCs w:val="20"/>
        </w:rPr>
        <w:t xml:space="preserve">, cette durée pourra </w:t>
      </w:r>
      <w:r w:rsidR="00F2563D">
        <w:rPr>
          <w:rFonts w:ascii="Century Gothic" w:hAnsi="Century Gothic"/>
          <w:sz w:val="20"/>
          <w:szCs w:val="20"/>
        </w:rPr>
        <w:t>être portée à 9 heures ;</w:t>
      </w:r>
    </w:p>
    <w:p w14:paraId="562951A3" w14:textId="77777777" w:rsidR="0035568E" w:rsidRPr="00BA1372" w:rsidRDefault="0035568E" w:rsidP="00BA1372">
      <w:pPr>
        <w:pStyle w:val="Paragraphedeliste"/>
        <w:spacing w:after="0" w:line="240" w:lineRule="auto"/>
        <w:jc w:val="both"/>
        <w:rPr>
          <w:rFonts w:ascii="Century Gothic" w:hAnsi="Century Gothic"/>
          <w:sz w:val="20"/>
          <w:szCs w:val="20"/>
        </w:rPr>
      </w:pPr>
    </w:p>
    <w:p w14:paraId="0804587B" w14:textId="133E82F2" w:rsidR="00F541C7" w:rsidRPr="00BA1372" w:rsidRDefault="00F541C7" w:rsidP="00BA1372">
      <w:pPr>
        <w:pStyle w:val="Paragraphedeliste"/>
        <w:numPr>
          <w:ilvl w:val="0"/>
          <w:numId w:val="18"/>
        </w:numPr>
        <w:spacing w:after="0" w:line="240" w:lineRule="auto"/>
        <w:jc w:val="both"/>
        <w:rPr>
          <w:rFonts w:ascii="Century Gothic" w:hAnsi="Century Gothic"/>
          <w:sz w:val="20"/>
          <w:szCs w:val="20"/>
        </w:rPr>
      </w:pPr>
      <w:r w:rsidRPr="00BA1372">
        <w:rPr>
          <w:rFonts w:ascii="Century Gothic" w:hAnsi="Century Gothic"/>
          <w:sz w:val="20"/>
          <w:szCs w:val="20"/>
        </w:rPr>
        <w:t>durée minimale de repos hebdomadaire : 35 heures</w:t>
      </w:r>
      <w:r w:rsidR="001C3B05">
        <w:rPr>
          <w:rFonts w:ascii="Century Gothic" w:hAnsi="Century Gothic"/>
          <w:sz w:val="20"/>
          <w:szCs w:val="20"/>
        </w:rPr>
        <w:t xml:space="preserve"> (ou 33 heures</w:t>
      </w:r>
      <w:r w:rsidR="00F2563D">
        <w:rPr>
          <w:rFonts w:ascii="Century Gothic" w:hAnsi="Century Gothic"/>
          <w:sz w:val="20"/>
          <w:szCs w:val="20"/>
        </w:rPr>
        <w:t xml:space="preserve"> le cas échéant)</w:t>
      </w:r>
      <w:r w:rsidRPr="00BA1372">
        <w:rPr>
          <w:rFonts w:ascii="Century Gothic" w:hAnsi="Century Gothic"/>
          <w:sz w:val="20"/>
          <w:szCs w:val="20"/>
        </w:rPr>
        <w:t>, incluant le repos</w:t>
      </w:r>
      <w:r w:rsidR="001C3B05" w:rsidRPr="001C3B05">
        <w:rPr>
          <w:rFonts w:ascii="Century Gothic" w:hAnsi="Century Gothic"/>
          <w:sz w:val="20"/>
          <w:szCs w:val="20"/>
        </w:rPr>
        <w:t xml:space="preserve"> journalier de 11 heures</w:t>
      </w:r>
      <w:r w:rsidR="001C3B05">
        <w:rPr>
          <w:rFonts w:ascii="Century Gothic" w:hAnsi="Century Gothic"/>
          <w:sz w:val="20"/>
          <w:szCs w:val="20"/>
        </w:rPr>
        <w:t xml:space="preserve"> (ou 9 heures)</w:t>
      </w:r>
      <w:r w:rsidR="001C3B05" w:rsidRPr="001C3B05">
        <w:rPr>
          <w:rFonts w:ascii="Century Gothic" w:hAnsi="Century Gothic"/>
          <w:sz w:val="20"/>
          <w:szCs w:val="20"/>
        </w:rPr>
        <w:t>, sauf dérogations légales.</w:t>
      </w:r>
    </w:p>
    <w:p w14:paraId="6F6CC24E" w14:textId="77777777" w:rsidR="003C5649" w:rsidRDefault="003C5649" w:rsidP="00BA1372">
      <w:pPr>
        <w:spacing w:after="0" w:line="240" w:lineRule="auto"/>
        <w:jc w:val="both"/>
        <w:rPr>
          <w:rFonts w:ascii="Century Gothic" w:hAnsi="Century Gothic"/>
          <w:b/>
          <w:sz w:val="20"/>
          <w:szCs w:val="20"/>
        </w:rPr>
      </w:pPr>
    </w:p>
    <w:p w14:paraId="5055EB78" w14:textId="77777777" w:rsidR="00126D7F" w:rsidRDefault="00126D7F" w:rsidP="00BA1372">
      <w:pPr>
        <w:spacing w:after="0" w:line="240" w:lineRule="auto"/>
        <w:jc w:val="both"/>
        <w:rPr>
          <w:rFonts w:ascii="Century Gothic" w:hAnsi="Century Gothic"/>
          <w:b/>
          <w:sz w:val="20"/>
          <w:szCs w:val="20"/>
        </w:rPr>
      </w:pPr>
    </w:p>
    <w:p w14:paraId="2CCDF0B7" w14:textId="6405E2B2" w:rsidR="00641B38" w:rsidRPr="00007CB6" w:rsidRDefault="00FA20A9" w:rsidP="00BA1372">
      <w:pPr>
        <w:spacing w:after="0" w:line="240" w:lineRule="auto"/>
        <w:jc w:val="both"/>
        <w:rPr>
          <w:rFonts w:ascii="Century Gothic" w:hAnsi="Century Gothic"/>
          <w:b/>
          <w:sz w:val="20"/>
          <w:szCs w:val="20"/>
          <w:highlight w:val="yellow"/>
        </w:rPr>
      </w:pPr>
      <w:r w:rsidRPr="00D146B7">
        <w:rPr>
          <w:rFonts w:ascii="Century Gothic" w:hAnsi="Century Gothic"/>
          <w:b/>
          <w:sz w:val="20"/>
          <w:szCs w:val="20"/>
        </w:rPr>
        <w:t>Article 6 -</w:t>
      </w:r>
      <w:r w:rsidR="00641B38" w:rsidRPr="00D146B7">
        <w:rPr>
          <w:rFonts w:ascii="Century Gothic" w:hAnsi="Century Gothic"/>
          <w:b/>
          <w:sz w:val="20"/>
          <w:szCs w:val="20"/>
        </w:rPr>
        <w:t xml:space="preserve"> </w:t>
      </w:r>
      <w:r w:rsidR="00641B38" w:rsidRPr="00D146B7">
        <w:rPr>
          <w:rFonts w:ascii="Century Gothic" w:hAnsi="Century Gothic"/>
          <w:b/>
          <w:sz w:val="20"/>
          <w:szCs w:val="20"/>
          <w:u w:val="single"/>
        </w:rPr>
        <w:t>Astreintes</w:t>
      </w:r>
    </w:p>
    <w:p w14:paraId="4CF76EF6" w14:textId="77777777" w:rsidR="00641B38" w:rsidRPr="00007CB6" w:rsidRDefault="00641B38" w:rsidP="00BA1372">
      <w:pPr>
        <w:spacing w:after="0" w:line="240" w:lineRule="auto"/>
        <w:jc w:val="both"/>
        <w:rPr>
          <w:rFonts w:ascii="Century Gothic" w:hAnsi="Century Gothic"/>
          <w:b/>
          <w:sz w:val="20"/>
          <w:szCs w:val="20"/>
          <w:highlight w:val="yellow"/>
        </w:rPr>
      </w:pPr>
    </w:p>
    <w:p w14:paraId="2826E1DB" w14:textId="35580DD5" w:rsidR="00DE02C2" w:rsidRPr="00D146B7" w:rsidRDefault="00DE02C2" w:rsidP="00BA1372">
      <w:pPr>
        <w:spacing w:after="0" w:line="240" w:lineRule="auto"/>
        <w:jc w:val="both"/>
        <w:rPr>
          <w:rFonts w:ascii="Century Gothic" w:hAnsi="Century Gothic"/>
          <w:b/>
          <w:sz w:val="20"/>
          <w:szCs w:val="20"/>
        </w:rPr>
      </w:pPr>
      <w:r w:rsidRPr="00D146B7">
        <w:rPr>
          <w:rFonts w:ascii="Century Gothic" w:hAnsi="Century Gothic"/>
          <w:b/>
          <w:sz w:val="20"/>
          <w:szCs w:val="20"/>
        </w:rPr>
        <w:t xml:space="preserve">i) </w:t>
      </w:r>
      <w:r w:rsidRPr="00D146B7">
        <w:rPr>
          <w:rFonts w:ascii="Century Gothic" w:hAnsi="Century Gothic"/>
          <w:b/>
          <w:sz w:val="20"/>
          <w:szCs w:val="20"/>
          <w:u w:val="dotted"/>
        </w:rPr>
        <w:t>Objet de l'astreinte</w:t>
      </w:r>
    </w:p>
    <w:p w14:paraId="67F7721B" w14:textId="77777777" w:rsidR="00DE02C2" w:rsidRPr="00D146B7" w:rsidRDefault="00DE02C2" w:rsidP="00BA1372">
      <w:pPr>
        <w:spacing w:after="0" w:line="240" w:lineRule="auto"/>
        <w:jc w:val="both"/>
        <w:rPr>
          <w:rFonts w:ascii="Century Gothic" w:hAnsi="Century Gothic"/>
          <w:b/>
          <w:sz w:val="20"/>
          <w:szCs w:val="20"/>
        </w:rPr>
      </w:pPr>
    </w:p>
    <w:p w14:paraId="2894989F" w14:textId="125A6323" w:rsidR="00641B38" w:rsidRPr="00D146B7" w:rsidRDefault="00641B38" w:rsidP="00BA1372">
      <w:pPr>
        <w:spacing w:after="0" w:line="240" w:lineRule="auto"/>
        <w:jc w:val="both"/>
        <w:rPr>
          <w:rFonts w:ascii="Century Gothic" w:hAnsi="Century Gothic"/>
          <w:sz w:val="20"/>
          <w:szCs w:val="20"/>
        </w:rPr>
      </w:pPr>
      <w:r w:rsidRPr="00D146B7">
        <w:rPr>
          <w:rFonts w:ascii="Century Gothic" w:hAnsi="Century Gothic"/>
          <w:sz w:val="20"/>
          <w:szCs w:val="20"/>
        </w:rPr>
        <w:t xml:space="preserve">Il est mis en place un dispositif d'astreinte dans l'entreprise, auquel la Direction pourra voir recours afin d'assurer la continuité </w:t>
      </w:r>
      <w:r w:rsidR="00D146B7" w:rsidRPr="00D146B7">
        <w:rPr>
          <w:rFonts w:ascii="Century Gothic" w:hAnsi="Century Gothic"/>
          <w:sz w:val="20"/>
          <w:szCs w:val="20"/>
        </w:rPr>
        <w:t xml:space="preserve">de la production ou </w:t>
      </w:r>
      <w:r w:rsidRPr="00D146B7">
        <w:rPr>
          <w:rFonts w:ascii="Century Gothic" w:hAnsi="Century Gothic"/>
          <w:sz w:val="20"/>
          <w:szCs w:val="20"/>
        </w:rPr>
        <w:t>de</w:t>
      </w:r>
      <w:r w:rsidR="00DE02C2" w:rsidRPr="00D146B7">
        <w:rPr>
          <w:rFonts w:ascii="Century Gothic" w:hAnsi="Century Gothic"/>
          <w:sz w:val="20"/>
          <w:szCs w:val="20"/>
        </w:rPr>
        <w:t>s services rendus par l'entreprise</w:t>
      </w:r>
      <w:r w:rsidRPr="00D146B7">
        <w:rPr>
          <w:rFonts w:ascii="Century Gothic" w:hAnsi="Century Gothic"/>
          <w:sz w:val="20"/>
          <w:szCs w:val="20"/>
        </w:rPr>
        <w:t>.</w:t>
      </w:r>
    </w:p>
    <w:p w14:paraId="25495A5D" w14:textId="77777777" w:rsidR="00641B38" w:rsidRPr="00D146B7" w:rsidRDefault="00641B38" w:rsidP="00BA1372">
      <w:pPr>
        <w:spacing w:after="0" w:line="240" w:lineRule="auto"/>
        <w:jc w:val="both"/>
        <w:rPr>
          <w:rFonts w:ascii="Century Gothic" w:hAnsi="Century Gothic"/>
          <w:sz w:val="20"/>
          <w:szCs w:val="20"/>
        </w:rPr>
      </w:pPr>
    </w:p>
    <w:p w14:paraId="37753DDA" w14:textId="3DF98D01" w:rsidR="00641B38" w:rsidRPr="00007CB6" w:rsidRDefault="00641B38" w:rsidP="00BA1372">
      <w:pPr>
        <w:spacing w:after="0" w:line="240" w:lineRule="auto"/>
        <w:jc w:val="both"/>
        <w:rPr>
          <w:rFonts w:ascii="Century Gothic" w:hAnsi="Century Gothic"/>
          <w:sz w:val="20"/>
          <w:szCs w:val="20"/>
          <w:highlight w:val="yellow"/>
        </w:rPr>
      </w:pPr>
      <w:r w:rsidRPr="00D146B7">
        <w:rPr>
          <w:rFonts w:ascii="Century Gothic" w:hAnsi="Century Gothic"/>
          <w:sz w:val="20"/>
          <w:szCs w:val="20"/>
        </w:rPr>
        <w:t xml:space="preserve">Ce dispositif d'astreinte s'adresse donc </w:t>
      </w:r>
      <w:r w:rsidR="00DE02C2" w:rsidRPr="00D146B7">
        <w:rPr>
          <w:rFonts w:ascii="Century Gothic" w:hAnsi="Century Gothic"/>
          <w:sz w:val="20"/>
          <w:szCs w:val="20"/>
        </w:rPr>
        <w:t>spécifiquement</w:t>
      </w:r>
      <w:r w:rsidR="00642AEA" w:rsidRPr="00D146B7">
        <w:rPr>
          <w:rFonts w:ascii="Century Gothic" w:hAnsi="Century Gothic"/>
          <w:sz w:val="20"/>
          <w:szCs w:val="20"/>
        </w:rPr>
        <w:t xml:space="preserve"> </w:t>
      </w:r>
      <w:r w:rsidRPr="00D146B7">
        <w:rPr>
          <w:rFonts w:ascii="Century Gothic" w:hAnsi="Century Gothic"/>
          <w:sz w:val="20"/>
          <w:szCs w:val="20"/>
        </w:rPr>
        <w:t xml:space="preserve">aux salariés </w:t>
      </w:r>
      <w:r w:rsidR="00642AEA" w:rsidRPr="00D146B7">
        <w:rPr>
          <w:rFonts w:ascii="Century Gothic" w:hAnsi="Century Gothic"/>
          <w:sz w:val="20"/>
          <w:szCs w:val="20"/>
        </w:rPr>
        <w:t>dont la nature des fonctions peut les conduire à devoir se rendre disponible</w:t>
      </w:r>
      <w:r w:rsidR="00D146B7" w:rsidRPr="00D146B7">
        <w:rPr>
          <w:rFonts w:ascii="Century Gothic" w:hAnsi="Century Gothic"/>
          <w:sz w:val="20"/>
          <w:szCs w:val="20"/>
        </w:rPr>
        <w:t xml:space="preserve"> et à intervenir</w:t>
      </w:r>
      <w:r w:rsidR="00007980" w:rsidRPr="00D146B7">
        <w:rPr>
          <w:rFonts w:ascii="Century Gothic" w:hAnsi="Century Gothic"/>
          <w:sz w:val="20"/>
          <w:szCs w:val="20"/>
        </w:rPr>
        <w:t xml:space="preserve">, en cas de besoin, durant les jours ouvrables </w:t>
      </w:r>
      <w:r w:rsidR="00D146B7" w:rsidRPr="00D146B7">
        <w:rPr>
          <w:rFonts w:ascii="Century Gothic" w:hAnsi="Century Gothic"/>
          <w:sz w:val="20"/>
          <w:szCs w:val="20"/>
        </w:rPr>
        <w:t xml:space="preserve">ou les heures </w:t>
      </w:r>
      <w:r w:rsidR="00007980" w:rsidRPr="00D146B7">
        <w:rPr>
          <w:rFonts w:ascii="Century Gothic" w:hAnsi="Century Gothic"/>
          <w:sz w:val="20"/>
          <w:szCs w:val="20"/>
        </w:rPr>
        <w:t>non habituellement travaillés au sein de l'entreprise</w:t>
      </w:r>
      <w:r w:rsidR="00D146B7" w:rsidRPr="00D146B7">
        <w:rPr>
          <w:rFonts w:ascii="Century Gothic" w:hAnsi="Century Gothic"/>
          <w:sz w:val="20"/>
          <w:szCs w:val="20"/>
        </w:rPr>
        <w:t>.</w:t>
      </w:r>
    </w:p>
    <w:p w14:paraId="5BEA08AF" w14:textId="77777777" w:rsidR="00641B38" w:rsidRPr="00007CB6" w:rsidRDefault="00641B38" w:rsidP="00BA1372">
      <w:pPr>
        <w:spacing w:after="0" w:line="240" w:lineRule="auto"/>
        <w:jc w:val="both"/>
        <w:rPr>
          <w:rFonts w:ascii="Century Gothic" w:hAnsi="Century Gothic"/>
          <w:sz w:val="20"/>
          <w:szCs w:val="20"/>
          <w:highlight w:val="yellow"/>
        </w:rPr>
      </w:pPr>
    </w:p>
    <w:p w14:paraId="47591C0F" w14:textId="6F491D1A" w:rsidR="00DE02C2" w:rsidRPr="00D146B7" w:rsidRDefault="00DE02C2" w:rsidP="00BA1372">
      <w:pPr>
        <w:spacing w:after="0" w:line="240" w:lineRule="auto"/>
        <w:jc w:val="both"/>
        <w:rPr>
          <w:rFonts w:ascii="Century Gothic" w:hAnsi="Century Gothic"/>
          <w:sz w:val="20"/>
          <w:szCs w:val="20"/>
        </w:rPr>
      </w:pPr>
      <w:r w:rsidRPr="00D146B7">
        <w:rPr>
          <w:rFonts w:ascii="Century Gothic" w:hAnsi="Century Gothic"/>
          <w:b/>
          <w:sz w:val="20"/>
          <w:szCs w:val="20"/>
        </w:rPr>
        <w:t xml:space="preserve">ii) </w:t>
      </w:r>
      <w:r w:rsidRPr="00D146B7">
        <w:rPr>
          <w:rFonts w:ascii="Century Gothic" w:hAnsi="Century Gothic"/>
          <w:b/>
          <w:sz w:val="20"/>
          <w:szCs w:val="20"/>
          <w:u w:val="dotted"/>
        </w:rPr>
        <w:t>Définition de l'astreinte</w:t>
      </w:r>
    </w:p>
    <w:p w14:paraId="670B5C7E" w14:textId="77777777" w:rsidR="00DE02C2" w:rsidRPr="00D146B7" w:rsidRDefault="00DE02C2" w:rsidP="00BA1372">
      <w:pPr>
        <w:spacing w:after="0" w:line="240" w:lineRule="auto"/>
        <w:jc w:val="both"/>
        <w:rPr>
          <w:rFonts w:ascii="Century Gothic" w:hAnsi="Century Gothic"/>
          <w:sz w:val="20"/>
          <w:szCs w:val="20"/>
        </w:rPr>
      </w:pPr>
    </w:p>
    <w:p w14:paraId="509B2E6B" w14:textId="0EEE810A" w:rsidR="00B420CE" w:rsidRPr="00D146B7" w:rsidRDefault="00641B38" w:rsidP="00BA1372">
      <w:pPr>
        <w:spacing w:after="0" w:line="240" w:lineRule="auto"/>
        <w:jc w:val="both"/>
        <w:rPr>
          <w:rFonts w:ascii="Century Gothic" w:hAnsi="Century Gothic"/>
          <w:sz w:val="20"/>
          <w:szCs w:val="20"/>
        </w:rPr>
      </w:pPr>
      <w:r w:rsidRPr="00D146B7">
        <w:rPr>
          <w:rFonts w:ascii="Century Gothic" w:hAnsi="Century Gothic"/>
          <w:sz w:val="20"/>
          <w:szCs w:val="20"/>
        </w:rPr>
        <w:lastRenderedPageBreak/>
        <w:t>Pour rappel, une période d'astreinte s'entend comme une période pendant laquelle le salarié, sans être sur son lieu de travail et sans être à la disposition permanente et immédiate de l'employeur, doit être en mesure d'intervenir pour accomplir un travail au service de l'entreprise.</w:t>
      </w:r>
      <w:r w:rsidR="00007980" w:rsidRPr="00D146B7">
        <w:rPr>
          <w:rFonts w:ascii="Century Gothic" w:hAnsi="Century Gothic"/>
          <w:sz w:val="20"/>
          <w:szCs w:val="20"/>
        </w:rPr>
        <w:t xml:space="preserve"> </w:t>
      </w:r>
      <w:r w:rsidR="00B420CE" w:rsidRPr="00D146B7">
        <w:rPr>
          <w:rFonts w:ascii="Century Gothic" w:hAnsi="Century Gothic"/>
          <w:sz w:val="20"/>
          <w:szCs w:val="20"/>
        </w:rPr>
        <w:t xml:space="preserve">Ces périodes d'astreinte donnent lieu aux compensations prévues au iv) du présent article. </w:t>
      </w:r>
    </w:p>
    <w:p w14:paraId="15521A0C" w14:textId="77777777" w:rsidR="00B420CE" w:rsidRPr="00D146B7" w:rsidRDefault="00B420CE" w:rsidP="00BA1372">
      <w:pPr>
        <w:spacing w:after="0" w:line="240" w:lineRule="auto"/>
        <w:jc w:val="both"/>
        <w:rPr>
          <w:rFonts w:ascii="Century Gothic" w:hAnsi="Century Gothic"/>
          <w:sz w:val="20"/>
          <w:szCs w:val="20"/>
        </w:rPr>
      </w:pPr>
    </w:p>
    <w:p w14:paraId="5B4837AC" w14:textId="1677675A" w:rsidR="00641B38" w:rsidRPr="00D146B7" w:rsidRDefault="00641B38" w:rsidP="00BA1372">
      <w:pPr>
        <w:spacing w:after="0" w:line="240" w:lineRule="auto"/>
        <w:jc w:val="both"/>
        <w:rPr>
          <w:rFonts w:ascii="Century Gothic" w:hAnsi="Century Gothic"/>
          <w:sz w:val="20"/>
          <w:szCs w:val="20"/>
        </w:rPr>
      </w:pPr>
      <w:r w:rsidRPr="00D146B7">
        <w:rPr>
          <w:rFonts w:ascii="Century Gothic" w:hAnsi="Century Gothic"/>
          <w:sz w:val="20"/>
          <w:szCs w:val="20"/>
        </w:rPr>
        <w:t xml:space="preserve">Dans le cadre de l'astreinte, la durée d'une éventuelle intervention est considérée comme </w:t>
      </w:r>
      <w:r w:rsidR="004A5886" w:rsidRPr="00D146B7">
        <w:rPr>
          <w:rFonts w:ascii="Century Gothic" w:hAnsi="Century Gothic"/>
          <w:sz w:val="20"/>
          <w:szCs w:val="20"/>
        </w:rPr>
        <w:t xml:space="preserve">du </w:t>
      </w:r>
      <w:r w:rsidRPr="00D146B7">
        <w:rPr>
          <w:rFonts w:ascii="Century Gothic" w:hAnsi="Century Gothic"/>
          <w:sz w:val="20"/>
          <w:szCs w:val="20"/>
        </w:rPr>
        <w:t>temps de travail effectif - et rémunéré comme tel.</w:t>
      </w:r>
      <w:r w:rsidR="00B420CE" w:rsidRPr="00D146B7">
        <w:rPr>
          <w:rFonts w:ascii="Century Gothic" w:hAnsi="Century Gothic"/>
          <w:sz w:val="20"/>
          <w:szCs w:val="20"/>
        </w:rPr>
        <w:t xml:space="preserve"> La durée des trajets effectués par les salariés pour se rendre sur le lieu d'intervention et pour regagner leur domicile est également considéré comme du temps de travail effectif. </w:t>
      </w:r>
    </w:p>
    <w:p w14:paraId="2B028417" w14:textId="77777777" w:rsidR="00641B38" w:rsidRPr="00D146B7" w:rsidRDefault="00641B38" w:rsidP="00BA1372">
      <w:pPr>
        <w:spacing w:after="0" w:line="240" w:lineRule="auto"/>
        <w:jc w:val="both"/>
        <w:rPr>
          <w:rFonts w:ascii="Century Gothic" w:hAnsi="Century Gothic"/>
          <w:sz w:val="20"/>
          <w:szCs w:val="20"/>
        </w:rPr>
      </w:pPr>
    </w:p>
    <w:p w14:paraId="65AF00B5" w14:textId="157573D4" w:rsidR="00DE02C2" w:rsidRPr="00D146B7" w:rsidRDefault="00DE02C2" w:rsidP="00BA1372">
      <w:pPr>
        <w:spacing w:after="0" w:line="240" w:lineRule="auto"/>
        <w:jc w:val="both"/>
        <w:rPr>
          <w:rFonts w:ascii="Century Gothic" w:hAnsi="Century Gothic"/>
          <w:b/>
          <w:sz w:val="20"/>
          <w:szCs w:val="20"/>
          <w:u w:val="dotted"/>
        </w:rPr>
      </w:pPr>
      <w:r w:rsidRPr="00D146B7">
        <w:rPr>
          <w:rFonts w:ascii="Century Gothic" w:hAnsi="Century Gothic"/>
          <w:b/>
          <w:sz w:val="20"/>
          <w:szCs w:val="20"/>
        </w:rPr>
        <w:t xml:space="preserve">iii) </w:t>
      </w:r>
      <w:r w:rsidRPr="00D146B7">
        <w:rPr>
          <w:rFonts w:ascii="Century Gothic" w:hAnsi="Century Gothic"/>
          <w:b/>
          <w:sz w:val="20"/>
          <w:szCs w:val="20"/>
          <w:u w:val="dotted"/>
        </w:rPr>
        <w:t>Mode d'organisation de l'astreinte</w:t>
      </w:r>
      <w:r w:rsidR="00E95D61" w:rsidRPr="00D146B7">
        <w:rPr>
          <w:rFonts w:ascii="Century Gothic" w:hAnsi="Century Gothic"/>
          <w:b/>
          <w:sz w:val="20"/>
          <w:szCs w:val="20"/>
          <w:u w:val="dotted"/>
        </w:rPr>
        <w:t xml:space="preserve"> et m</w:t>
      </w:r>
      <w:r w:rsidRPr="00D146B7">
        <w:rPr>
          <w:rFonts w:ascii="Century Gothic" w:hAnsi="Century Gothic"/>
          <w:b/>
          <w:sz w:val="20"/>
          <w:szCs w:val="20"/>
          <w:u w:val="dotted"/>
        </w:rPr>
        <w:t>odalités d'information et les délais de prévenance des salariés</w:t>
      </w:r>
    </w:p>
    <w:p w14:paraId="03B813CF" w14:textId="77777777" w:rsidR="00DE02C2" w:rsidRPr="00D146B7" w:rsidRDefault="00DE02C2" w:rsidP="00BA1372">
      <w:pPr>
        <w:spacing w:after="0" w:line="240" w:lineRule="auto"/>
        <w:jc w:val="both"/>
        <w:rPr>
          <w:rFonts w:ascii="Century Gothic" w:hAnsi="Century Gothic"/>
          <w:sz w:val="20"/>
          <w:szCs w:val="20"/>
        </w:rPr>
      </w:pPr>
    </w:p>
    <w:p w14:paraId="2721A3A2" w14:textId="6BB86C18" w:rsidR="00E95D61" w:rsidRPr="00D146B7" w:rsidRDefault="00007980" w:rsidP="00BA1372">
      <w:pPr>
        <w:spacing w:after="0" w:line="240" w:lineRule="auto"/>
        <w:jc w:val="both"/>
        <w:rPr>
          <w:rFonts w:ascii="Century Gothic" w:hAnsi="Century Gothic"/>
          <w:sz w:val="20"/>
          <w:szCs w:val="20"/>
        </w:rPr>
      </w:pPr>
      <w:r w:rsidRPr="00D146B7">
        <w:rPr>
          <w:rFonts w:ascii="Century Gothic" w:hAnsi="Century Gothic"/>
          <w:sz w:val="20"/>
          <w:szCs w:val="20"/>
        </w:rPr>
        <w:t>Les salariés concernés par une astreinte seront informé</w:t>
      </w:r>
      <w:r w:rsidR="00CC61AF" w:rsidRPr="00D146B7">
        <w:rPr>
          <w:rFonts w:ascii="Century Gothic" w:hAnsi="Century Gothic"/>
          <w:sz w:val="20"/>
          <w:szCs w:val="20"/>
        </w:rPr>
        <w:t>s préalablement par le responsable hiérarchique</w:t>
      </w:r>
      <w:r w:rsidRPr="00D146B7">
        <w:rPr>
          <w:rFonts w:ascii="Century Gothic" w:hAnsi="Century Gothic"/>
          <w:sz w:val="20"/>
          <w:szCs w:val="20"/>
        </w:rPr>
        <w:t>, par voie d'e</w:t>
      </w:r>
      <w:r w:rsidR="0083334E" w:rsidRPr="00D146B7">
        <w:rPr>
          <w:rFonts w:ascii="Century Gothic" w:hAnsi="Century Gothic"/>
          <w:sz w:val="20"/>
          <w:szCs w:val="20"/>
        </w:rPr>
        <w:t>-mail</w:t>
      </w:r>
      <w:r w:rsidR="0063694E" w:rsidRPr="00D146B7">
        <w:rPr>
          <w:rFonts w:ascii="Century Gothic" w:hAnsi="Century Gothic"/>
          <w:sz w:val="20"/>
          <w:szCs w:val="20"/>
        </w:rPr>
        <w:t xml:space="preserve"> ou, à défaut, par sms</w:t>
      </w:r>
      <w:r w:rsidRPr="00D146B7">
        <w:rPr>
          <w:rFonts w:ascii="Century Gothic" w:hAnsi="Century Gothic"/>
          <w:sz w:val="20"/>
          <w:szCs w:val="20"/>
        </w:rPr>
        <w:t xml:space="preserve">, de la ou des dates prévues pour l'astreinte. </w:t>
      </w:r>
    </w:p>
    <w:p w14:paraId="61550383" w14:textId="77777777" w:rsidR="00E95D61" w:rsidRPr="00D146B7" w:rsidRDefault="00E95D61" w:rsidP="00BA1372">
      <w:pPr>
        <w:spacing w:after="0" w:line="240" w:lineRule="auto"/>
        <w:jc w:val="both"/>
        <w:rPr>
          <w:rFonts w:ascii="Century Gothic" w:hAnsi="Century Gothic"/>
          <w:sz w:val="20"/>
          <w:szCs w:val="20"/>
        </w:rPr>
      </w:pPr>
    </w:p>
    <w:p w14:paraId="43B9D46D" w14:textId="2B93E05D" w:rsidR="00E95D61" w:rsidRPr="00D146B7" w:rsidRDefault="0083334E" w:rsidP="00BA1372">
      <w:pPr>
        <w:spacing w:after="0" w:line="240" w:lineRule="auto"/>
        <w:jc w:val="both"/>
        <w:rPr>
          <w:rFonts w:ascii="Century Gothic" w:hAnsi="Century Gothic"/>
          <w:sz w:val="20"/>
          <w:szCs w:val="20"/>
        </w:rPr>
      </w:pPr>
      <w:r w:rsidRPr="00D146B7">
        <w:rPr>
          <w:rFonts w:ascii="Century Gothic" w:hAnsi="Century Gothic"/>
          <w:sz w:val="20"/>
          <w:szCs w:val="20"/>
        </w:rPr>
        <w:t>Les salariés</w:t>
      </w:r>
      <w:r w:rsidR="00E95D61" w:rsidRPr="00D146B7">
        <w:rPr>
          <w:rFonts w:ascii="Century Gothic" w:hAnsi="Century Gothic"/>
          <w:sz w:val="20"/>
          <w:szCs w:val="20"/>
        </w:rPr>
        <w:t xml:space="preserve"> devront accuser bonne réception de cette information dans les meilleurs délais. </w:t>
      </w:r>
    </w:p>
    <w:p w14:paraId="31FA63D4" w14:textId="77777777" w:rsidR="00E95D61" w:rsidRPr="00D146B7" w:rsidRDefault="00E95D61" w:rsidP="00BA1372">
      <w:pPr>
        <w:spacing w:after="0" w:line="240" w:lineRule="auto"/>
        <w:jc w:val="both"/>
        <w:rPr>
          <w:rFonts w:ascii="Century Gothic" w:hAnsi="Century Gothic"/>
          <w:sz w:val="20"/>
          <w:szCs w:val="20"/>
        </w:rPr>
      </w:pPr>
    </w:p>
    <w:p w14:paraId="77CA8064" w14:textId="4B174365" w:rsidR="00007980" w:rsidRPr="00D146B7" w:rsidRDefault="005C7D69" w:rsidP="00BA1372">
      <w:pPr>
        <w:spacing w:after="0" w:line="240" w:lineRule="auto"/>
        <w:jc w:val="both"/>
        <w:rPr>
          <w:rFonts w:ascii="Century Gothic" w:hAnsi="Century Gothic"/>
          <w:sz w:val="20"/>
          <w:szCs w:val="20"/>
        </w:rPr>
      </w:pPr>
      <w:r w:rsidRPr="00D146B7">
        <w:rPr>
          <w:rFonts w:ascii="Century Gothic" w:hAnsi="Century Gothic"/>
          <w:sz w:val="20"/>
          <w:szCs w:val="20"/>
        </w:rPr>
        <w:t xml:space="preserve">Sauf urgence ou circonstances exceptionnelles, </w:t>
      </w:r>
      <w:r w:rsidR="00A073F9" w:rsidRPr="00D146B7">
        <w:rPr>
          <w:rFonts w:ascii="Century Gothic" w:hAnsi="Century Gothic"/>
          <w:sz w:val="20"/>
          <w:szCs w:val="20"/>
        </w:rPr>
        <w:t>les</w:t>
      </w:r>
      <w:r w:rsidRPr="00D146B7">
        <w:rPr>
          <w:rFonts w:ascii="Century Gothic" w:hAnsi="Century Gothic"/>
          <w:sz w:val="20"/>
          <w:szCs w:val="20"/>
        </w:rPr>
        <w:t xml:space="preserve"> salariés concernés </w:t>
      </w:r>
      <w:r w:rsidR="00A073F9" w:rsidRPr="00D146B7">
        <w:rPr>
          <w:rFonts w:ascii="Century Gothic" w:hAnsi="Century Gothic"/>
          <w:sz w:val="20"/>
          <w:szCs w:val="20"/>
        </w:rPr>
        <w:t xml:space="preserve">seront informés de la programmation individuelle des périodes d'astreinte au moins 10 jours à l'avance. En cas d' urgence ou </w:t>
      </w:r>
      <w:r w:rsidR="00973D95" w:rsidRPr="00D146B7">
        <w:rPr>
          <w:rFonts w:ascii="Century Gothic" w:hAnsi="Century Gothic"/>
          <w:sz w:val="20"/>
          <w:szCs w:val="20"/>
        </w:rPr>
        <w:t xml:space="preserve">de </w:t>
      </w:r>
      <w:r w:rsidR="00A073F9" w:rsidRPr="00D146B7">
        <w:rPr>
          <w:rFonts w:ascii="Century Gothic" w:hAnsi="Century Gothic"/>
          <w:sz w:val="20"/>
          <w:szCs w:val="20"/>
        </w:rPr>
        <w:t xml:space="preserve">circonstances exceptionnelles, ce délai est porté à 1 jour franc. </w:t>
      </w:r>
    </w:p>
    <w:p w14:paraId="5A87347A" w14:textId="77777777" w:rsidR="0063694E" w:rsidRPr="00D146B7" w:rsidRDefault="0063694E" w:rsidP="00BA1372">
      <w:pPr>
        <w:spacing w:after="0" w:line="240" w:lineRule="auto"/>
        <w:jc w:val="both"/>
        <w:rPr>
          <w:rFonts w:ascii="Century Gothic" w:hAnsi="Century Gothic"/>
          <w:sz w:val="20"/>
          <w:szCs w:val="20"/>
        </w:rPr>
      </w:pPr>
    </w:p>
    <w:p w14:paraId="10B09C78" w14:textId="1CB76086" w:rsidR="0063694E" w:rsidRPr="00007CB6" w:rsidRDefault="0063694E" w:rsidP="00BA1372">
      <w:pPr>
        <w:spacing w:after="0" w:line="240" w:lineRule="auto"/>
        <w:jc w:val="both"/>
        <w:rPr>
          <w:rFonts w:ascii="Century Gothic" w:hAnsi="Century Gothic"/>
          <w:sz w:val="20"/>
          <w:szCs w:val="20"/>
          <w:highlight w:val="yellow"/>
        </w:rPr>
      </w:pPr>
      <w:r w:rsidRPr="00D146B7">
        <w:rPr>
          <w:rFonts w:ascii="Century Gothic" w:hAnsi="Century Gothic"/>
          <w:sz w:val="20"/>
          <w:szCs w:val="20"/>
        </w:rPr>
        <w:t xml:space="preserve">Les salariés </w:t>
      </w:r>
      <w:r w:rsidR="005C7D69" w:rsidRPr="00D146B7">
        <w:rPr>
          <w:rFonts w:ascii="Century Gothic" w:hAnsi="Century Gothic"/>
          <w:sz w:val="20"/>
          <w:szCs w:val="20"/>
        </w:rPr>
        <w:t xml:space="preserve">concernés par l'astreinte se verront </w:t>
      </w:r>
      <w:r w:rsidR="00D146B7">
        <w:rPr>
          <w:rFonts w:ascii="Century Gothic" w:hAnsi="Century Gothic"/>
          <w:sz w:val="20"/>
          <w:szCs w:val="20"/>
        </w:rPr>
        <w:t xml:space="preserve">le cas échéant </w:t>
      </w:r>
      <w:r w:rsidR="005C7D69" w:rsidRPr="00D146B7">
        <w:rPr>
          <w:rFonts w:ascii="Century Gothic" w:hAnsi="Century Gothic"/>
          <w:sz w:val="20"/>
          <w:szCs w:val="20"/>
        </w:rPr>
        <w:t xml:space="preserve">remettre le matériel nécessaire </w:t>
      </w:r>
      <w:r w:rsidR="00E95D61" w:rsidRPr="00D146B7">
        <w:rPr>
          <w:rFonts w:ascii="Century Gothic" w:hAnsi="Century Gothic"/>
          <w:sz w:val="20"/>
          <w:szCs w:val="20"/>
        </w:rPr>
        <w:t xml:space="preserve">destiné aux </w:t>
      </w:r>
      <w:r w:rsidR="005C7D69" w:rsidRPr="00D146B7">
        <w:rPr>
          <w:rFonts w:ascii="Century Gothic" w:hAnsi="Century Gothic"/>
          <w:sz w:val="20"/>
          <w:szCs w:val="20"/>
        </w:rPr>
        <w:t>intervention</w:t>
      </w:r>
      <w:r w:rsidR="00E95D61" w:rsidRPr="00D146B7">
        <w:rPr>
          <w:rFonts w:ascii="Century Gothic" w:hAnsi="Century Gothic"/>
          <w:sz w:val="20"/>
          <w:szCs w:val="20"/>
        </w:rPr>
        <w:t>s</w:t>
      </w:r>
      <w:r w:rsidR="005C7D69" w:rsidRPr="00D146B7">
        <w:rPr>
          <w:rFonts w:ascii="Century Gothic" w:hAnsi="Century Gothic"/>
          <w:sz w:val="20"/>
          <w:szCs w:val="20"/>
        </w:rPr>
        <w:t>, qu'ils conserveront à leur domicile</w:t>
      </w:r>
      <w:r w:rsidR="00DD1032" w:rsidRPr="00D146B7">
        <w:rPr>
          <w:rFonts w:ascii="Century Gothic" w:hAnsi="Century Gothic"/>
          <w:sz w:val="20"/>
          <w:szCs w:val="20"/>
        </w:rPr>
        <w:t xml:space="preserve"> dans un bon état d</w:t>
      </w:r>
      <w:r w:rsidR="00E95D61" w:rsidRPr="00D146B7">
        <w:rPr>
          <w:rFonts w:ascii="Century Gothic" w:hAnsi="Century Gothic"/>
          <w:sz w:val="20"/>
          <w:szCs w:val="20"/>
        </w:rPr>
        <w:t>e fonctionnement</w:t>
      </w:r>
      <w:r w:rsidR="005C7D69" w:rsidRPr="00D146B7">
        <w:rPr>
          <w:rFonts w:ascii="Century Gothic" w:hAnsi="Century Gothic"/>
          <w:sz w:val="20"/>
          <w:szCs w:val="20"/>
        </w:rPr>
        <w:t>.</w:t>
      </w:r>
    </w:p>
    <w:p w14:paraId="698C1B35" w14:textId="77777777" w:rsidR="00F36ADF" w:rsidRPr="00007CB6" w:rsidRDefault="00F36ADF" w:rsidP="00BA1372">
      <w:pPr>
        <w:spacing w:after="0" w:line="240" w:lineRule="auto"/>
        <w:jc w:val="both"/>
        <w:rPr>
          <w:rFonts w:ascii="Century Gothic" w:hAnsi="Century Gothic"/>
          <w:sz w:val="20"/>
          <w:szCs w:val="20"/>
          <w:highlight w:val="yellow"/>
        </w:rPr>
      </w:pPr>
    </w:p>
    <w:p w14:paraId="5F95EDA9" w14:textId="2998DEC2" w:rsidR="00F36ADF" w:rsidRPr="00007CB6" w:rsidRDefault="00F36ADF" w:rsidP="00BA1372">
      <w:pPr>
        <w:spacing w:after="0" w:line="240" w:lineRule="auto"/>
        <w:jc w:val="both"/>
        <w:rPr>
          <w:rFonts w:ascii="Century Gothic" w:hAnsi="Century Gothic"/>
          <w:sz w:val="20"/>
          <w:szCs w:val="20"/>
          <w:highlight w:val="yellow"/>
        </w:rPr>
      </w:pPr>
      <w:r w:rsidRPr="00D146B7">
        <w:rPr>
          <w:rFonts w:ascii="Century Gothic" w:hAnsi="Century Gothic"/>
          <w:sz w:val="20"/>
          <w:szCs w:val="20"/>
        </w:rPr>
        <w:t xml:space="preserve">Durant les périodes d'astreinte, les salariés devront conserver leur téléphone cellulaire professionnel à proximité </w:t>
      </w:r>
      <w:r w:rsidR="00973D95" w:rsidRPr="00D146B7">
        <w:rPr>
          <w:rFonts w:ascii="Century Gothic" w:hAnsi="Century Gothic"/>
          <w:sz w:val="20"/>
          <w:szCs w:val="20"/>
        </w:rPr>
        <w:t xml:space="preserve">immédiate </w:t>
      </w:r>
      <w:r w:rsidRPr="00D146B7">
        <w:rPr>
          <w:rFonts w:ascii="Century Gothic" w:hAnsi="Century Gothic"/>
          <w:sz w:val="20"/>
          <w:szCs w:val="20"/>
        </w:rPr>
        <w:t>pour répondre à toute demande d'intervention</w:t>
      </w:r>
      <w:r w:rsidR="00973D95" w:rsidRPr="00D146B7">
        <w:rPr>
          <w:rFonts w:ascii="Century Gothic" w:hAnsi="Century Gothic"/>
          <w:sz w:val="20"/>
          <w:szCs w:val="20"/>
        </w:rPr>
        <w:t xml:space="preserve"> dans les plus brefs délais</w:t>
      </w:r>
      <w:r w:rsidRPr="00D146B7">
        <w:rPr>
          <w:rFonts w:ascii="Century Gothic" w:hAnsi="Century Gothic"/>
          <w:sz w:val="20"/>
          <w:szCs w:val="20"/>
        </w:rPr>
        <w:t xml:space="preserve">. </w:t>
      </w:r>
      <w:r w:rsidR="0041128F" w:rsidRPr="00D146B7">
        <w:rPr>
          <w:rFonts w:ascii="Century Gothic" w:hAnsi="Century Gothic"/>
          <w:sz w:val="20"/>
          <w:szCs w:val="20"/>
        </w:rPr>
        <w:t xml:space="preserve">Une fois le demande reçue, ils devront se rendre sur le lieu d'intervention immédiatement ou, le cas échéant, à l'heure qui leur aura été communiquée par le supérieur hiérarchique. </w:t>
      </w:r>
    </w:p>
    <w:p w14:paraId="2E588A20" w14:textId="77777777" w:rsidR="00587A18" w:rsidRPr="00D146B7" w:rsidRDefault="00587A18" w:rsidP="00BA1372">
      <w:pPr>
        <w:spacing w:after="0" w:line="240" w:lineRule="auto"/>
        <w:jc w:val="both"/>
        <w:rPr>
          <w:rFonts w:ascii="Century Gothic" w:hAnsi="Century Gothic"/>
          <w:sz w:val="20"/>
          <w:szCs w:val="20"/>
        </w:rPr>
      </w:pPr>
    </w:p>
    <w:p w14:paraId="197FCD99" w14:textId="2A561979" w:rsidR="00587A18" w:rsidRPr="00D146B7" w:rsidRDefault="004A5886" w:rsidP="00BA1372">
      <w:pPr>
        <w:spacing w:after="0" w:line="240" w:lineRule="auto"/>
        <w:jc w:val="both"/>
        <w:rPr>
          <w:rFonts w:ascii="Century Gothic" w:hAnsi="Century Gothic"/>
          <w:sz w:val="20"/>
          <w:szCs w:val="20"/>
        </w:rPr>
      </w:pPr>
      <w:r w:rsidRPr="00D146B7">
        <w:rPr>
          <w:rFonts w:ascii="Century Gothic" w:hAnsi="Century Gothic"/>
          <w:sz w:val="20"/>
          <w:szCs w:val="20"/>
        </w:rPr>
        <w:t>Suite aux i</w:t>
      </w:r>
      <w:r w:rsidR="00587A18" w:rsidRPr="00D146B7">
        <w:rPr>
          <w:rFonts w:ascii="Century Gothic" w:hAnsi="Century Gothic"/>
          <w:sz w:val="20"/>
          <w:szCs w:val="20"/>
        </w:rPr>
        <w:t>ntervention</w:t>
      </w:r>
      <w:r w:rsidRPr="00D146B7">
        <w:rPr>
          <w:rFonts w:ascii="Century Gothic" w:hAnsi="Century Gothic"/>
          <w:sz w:val="20"/>
          <w:szCs w:val="20"/>
        </w:rPr>
        <w:t>s</w:t>
      </w:r>
      <w:r w:rsidR="00587A18" w:rsidRPr="00D146B7">
        <w:rPr>
          <w:rFonts w:ascii="Century Gothic" w:hAnsi="Century Gothic"/>
          <w:sz w:val="20"/>
          <w:szCs w:val="20"/>
        </w:rPr>
        <w:t>, les salariés devront communiquer</w:t>
      </w:r>
      <w:r w:rsidRPr="00D146B7">
        <w:rPr>
          <w:rFonts w:ascii="Century Gothic" w:hAnsi="Century Gothic"/>
          <w:sz w:val="20"/>
          <w:szCs w:val="20"/>
        </w:rPr>
        <w:t xml:space="preserve"> par écrit,</w:t>
      </w:r>
      <w:r w:rsidR="00587A18" w:rsidRPr="00D146B7">
        <w:rPr>
          <w:rFonts w:ascii="Century Gothic" w:hAnsi="Century Gothic"/>
          <w:sz w:val="20"/>
          <w:szCs w:val="20"/>
        </w:rPr>
        <w:t xml:space="preserve"> à leur responsable hiérarchique</w:t>
      </w:r>
      <w:r w:rsidRPr="00D146B7">
        <w:rPr>
          <w:rFonts w:ascii="Century Gothic" w:hAnsi="Century Gothic"/>
          <w:sz w:val="20"/>
          <w:szCs w:val="20"/>
        </w:rPr>
        <w:t>,</w:t>
      </w:r>
      <w:r w:rsidR="00587A18" w:rsidRPr="00D146B7">
        <w:rPr>
          <w:rFonts w:ascii="Century Gothic" w:hAnsi="Century Gothic"/>
          <w:sz w:val="20"/>
          <w:szCs w:val="20"/>
        </w:rPr>
        <w:t xml:space="preserve"> </w:t>
      </w:r>
      <w:r w:rsidRPr="00D146B7">
        <w:rPr>
          <w:rFonts w:ascii="Century Gothic" w:hAnsi="Century Gothic"/>
          <w:sz w:val="20"/>
          <w:szCs w:val="20"/>
        </w:rPr>
        <w:t xml:space="preserve">la durée totale de l'intervention, incluant la durée du trajet aller-retour pour se rendre sur le lieu d'intervention. </w:t>
      </w:r>
      <w:r w:rsidR="002B71AC" w:rsidRPr="00D146B7">
        <w:rPr>
          <w:rFonts w:ascii="Century Gothic" w:hAnsi="Century Gothic"/>
          <w:sz w:val="20"/>
          <w:szCs w:val="20"/>
        </w:rPr>
        <w:t xml:space="preserve">L'entreprise pourra à tout moment substituer à ce système auto-déclaratif un système de suivi automatisé. </w:t>
      </w:r>
    </w:p>
    <w:p w14:paraId="660D920D" w14:textId="77777777" w:rsidR="005C7D69" w:rsidRPr="00007CB6" w:rsidRDefault="005C7D69" w:rsidP="00BA1372">
      <w:pPr>
        <w:spacing w:after="0" w:line="240" w:lineRule="auto"/>
        <w:jc w:val="both"/>
        <w:rPr>
          <w:rFonts w:ascii="Century Gothic" w:hAnsi="Century Gothic"/>
          <w:sz w:val="20"/>
          <w:szCs w:val="20"/>
          <w:highlight w:val="yellow"/>
        </w:rPr>
      </w:pPr>
    </w:p>
    <w:p w14:paraId="48D2AE19" w14:textId="727E976B" w:rsidR="00DE02C2" w:rsidRPr="004112F7" w:rsidRDefault="00E95D61" w:rsidP="00BA1372">
      <w:pPr>
        <w:spacing w:after="0" w:line="240" w:lineRule="auto"/>
        <w:jc w:val="both"/>
        <w:rPr>
          <w:rFonts w:ascii="Century Gothic" w:hAnsi="Century Gothic"/>
          <w:sz w:val="20"/>
          <w:szCs w:val="20"/>
        </w:rPr>
      </w:pPr>
      <w:r w:rsidRPr="004112F7">
        <w:rPr>
          <w:rFonts w:ascii="Century Gothic" w:hAnsi="Century Gothic"/>
          <w:b/>
          <w:sz w:val="20"/>
          <w:szCs w:val="20"/>
        </w:rPr>
        <w:t>i</w:t>
      </w:r>
      <w:r w:rsidR="00DE02C2" w:rsidRPr="004112F7">
        <w:rPr>
          <w:rFonts w:ascii="Century Gothic" w:hAnsi="Century Gothic"/>
          <w:b/>
          <w:sz w:val="20"/>
          <w:szCs w:val="20"/>
        </w:rPr>
        <w:t xml:space="preserve">v) </w:t>
      </w:r>
      <w:r w:rsidR="00DE02C2" w:rsidRPr="004112F7">
        <w:rPr>
          <w:rFonts w:ascii="Century Gothic" w:hAnsi="Century Gothic"/>
          <w:b/>
          <w:sz w:val="20"/>
          <w:szCs w:val="20"/>
          <w:u w:val="dotted"/>
        </w:rPr>
        <w:t>Compensation de l'astreinte</w:t>
      </w:r>
    </w:p>
    <w:p w14:paraId="1CF88E40" w14:textId="77777777" w:rsidR="00DE02C2" w:rsidRPr="004112F7" w:rsidRDefault="00DE02C2" w:rsidP="00BA1372">
      <w:pPr>
        <w:spacing w:after="0" w:line="240" w:lineRule="auto"/>
        <w:jc w:val="both"/>
        <w:rPr>
          <w:rFonts w:ascii="Century Gothic" w:hAnsi="Century Gothic"/>
          <w:sz w:val="20"/>
          <w:szCs w:val="20"/>
        </w:rPr>
      </w:pPr>
    </w:p>
    <w:p w14:paraId="16B704D6" w14:textId="121EC604" w:rsidR="005C7D69" w:rsidRPr="004112F7" w:rsidRDefault="00A073F9" w:rsidP="00BA1372">
      <w:pPr>
        <w:spacing w:after="0" w:line="240" w:lineRule="auto"/>
        <w:jc w:val="both"/>
        <w:rPr>
          <w:rFonts w:ascii="Century Gothic" w:hAnsi="Century Gothic"/>
          <w:sz w:val="20"/>
          <w:szCs w:val="20"/>
        </w:rPr>
      </w:pPr>
      <w:r w:rsidRPr="004112F7">
        <w:rPr>
          <w:rFonts w:ascii="Century Gothic" w:hAnsi="Century Gothic"/>
          <w:sz w:val="20"/>
          <w:szCs w:val="20"/>
        </w:rPr>
        <w:t>Chaque journée d'astreinte donnera lieu à une compensation sous forme financière ou sous forme de repos, au choix de la Direction compte tenu des nécessités de bon fonctionnement de l'entreprise. Cette compensation sera fixée comme suit :</w:t>
      </w:r>
    </w:p>
    <w:p w14:paraId="7BA16D43" w14:textId="77777777" w:rsidR="00A073F9" w:rsidRPr="004112F7" w:rsidRDefault="00A073F9" w:rsidP="00BA1372">
      <w:pPr>
        <w:spacing w:after="0" w:line="240" w:lineRule="auto"/>
        <w:jc w:val="both"/>
        <w:rPr>
          <w:rFonts w:ascii="Century Gothic" w:hAnsi="Century Gothic"/>
          <w:sz w:val="20"/>
          <w:szCs w:val="20"/>
        </w:rPr>
      </w:pPr>
    </w:p>
    <w:p w14:paraId="2D3923D9" w14:textId="40F7C562" w:rsidR="00A073F9" w:rsidRPr="004112F7" w:rsidRDefault="001C2D10" w:rsidP="00634207">
      <w:pPr>
        <w:pStyle w:val="Paragraphedeliste"/>
        <w:numPr>
          <w:ilvl w:val="0"/>
          <w:numId w:val="17"/>
        </w:numPr>
        <w:spacing w:after="0" w:line="240" w:lineRule="auto"/>
        <w:jc w:val="both"/>
        <w:rPr>
          <w:rFonts w:ascii="Century Gothic" w:hAnsi="Century Gothic"/>
          <w:sz w:val="20"/>
          <w:szCs w:val="20"/>
        </w:rPr>
      </w:pPr>
      <w:r w:rsidRPr="004112F7">
        <w:rPr>
          <w:rFonts w:ascii="Century Gothic" w:hAnsi="Century Gothic"/>
          <w:sz w:val="20"/>
          <w:szCs w:val="20"/>
        </w:rPr>
        <w:t xml:space="preserve">sous forme financière : </w:t>
      </w:r>
      <w:r w:rsidR="002B71AC" w:rsidRPr="004112F7">
        <w:rPr>
          <w:rFonts w:ascii="Century Gothic" w:hAnsi="Century Gothic"/>
          <w:sz w:val="20"/>
          <w:szCs w:val="20"/>
        </w:rPr>
        <w:t xml:space="preserve">25% du taux journalier du salarié </w:t>
      </w:r>
      <w:r w:rsidRPr="004112F7">
        <w:rPr>
          <w:rFonts w:ascii="Century Gothic" w:hAnsi="Century Gothic"/>
          <w:sz w:val="20"/>
          <w:szCs w:val="20"/>
        </w:rPr>
        <w:t>par journée d'astreinte, payable dans les deux mois qui suivent la réalisation de l'astreinte ;</w:t>
      </w:r>
    </w:p>
    <w:p w14:paraId="35205252" w14:textId="77777777" w:rsidR="001C2D10" w:rsidRPr="004112F7" w:rsidRDefault="001C2D10" w:rsidP="00634207">
      <w:pPr>
        <w:pStyle w:val="Paragraphedeliste"/>
        <w:spacing w:after="0" w:line="240" w:lineRule="auto"/>
        <w:jc w:val="both"/>
        <w:rPr>
          <w:rFonts w:ascii="Century Gothic" w:hAnsi="Century Gothic"/>
          <w:sz w:val="20"/>
          <w:szCs w:val="20"/>
        </w:rPr>
      </w:pPr>
    </w:p>
    <w:p w14:paraId="5048849A" w14:textId="6C856131" w:rsidR="00641B38" w:rsidRPr="004112F7" w:rsidRDefault="001C2D10" w:rsidP="00634207">
      <w:pPr>
        <w:pStyle w:val="Paragraphedeliste"/>
        <w:numPr>
          <w:ilvl w:val="0"/>
          <w:numId w:val="17"/>
        </w:numPr>
        <w:spacing w:after="0" w:line="240" w:lineRule="auto"/>
        <w:jc w:val="both"/>
        <w:rPr>
          <w:rFonts w:ascii="Century Gothic" w:hAnsi="Century Gothic"/>
          <w:sz w:val="20"/>
          <w:szCs w:val="20"/>
        </w:rPr>
      </w:pPr>
      <w:r w:rsidRPr="004112F7">
        <w:rPr>
          <w:rFonts w:ascii="Century Gothic" w:hAnsi="Century Gothic"/>
          <w:sz w:val="20"/>
          <w:szCs w:val="20"/>
        </w:rPr>
        <w:t xml:space="preserve">sous forme de repos : </w:t>
      </w:r>
      <w:r w:rsidR="00E60396" w:rsidRPr="004112F7">
        <w:rPr>
          <w:rFonts w:ascii="Century Gothic" w:hAnsi="Century Gothic"/>
          <w:sz w:val="20"/>
          <w:szCs w:val="20"/>
        </w:rPr>
        <w:t>2</w:t>
      </w:r>
      <w:r w:rsidRPr="004112F7">
        <w:rPr>
          <w:rFonts w:ascii="Century Gothic" w:hAnsi="Century Gothic"/>
          <w:sz w:val="20"/>
          <w:szCs w:val="20"/>
        </w:rPr>
        <w:t xml:space="preserve"> heures de repos par journée d'astreinte, à prendre dans les deux mois qui suivent la réalisation de l'astreinte et dont les dates seront fixées d'un commun par le salarié et son supérieur hiérarchique. </w:t>
      </w:r>
    </w:p>
    <w:p w14:paraId="79534FF0" w14:textId="77777777" w:rsidR="00641B38" w:rsidRPr="004112F7" w:rsidRDefault="00641B38" w:rsidP="00634207">
      <w:pPr>
        <w:spacing w:after="0" w:line="240" w:lineRule="auto"/>
        <w:jc w:val="both"/>
        <w:rPr>
          <w:rFonts w:ascii="Century Gothic" w:hAnsi="Century Gothic"/>
          <w:sz w:val="20"/>
          <w:szCs w:val="20"/>
        </w:rPr>
      </w:pPr>
    </w:p>
    <w:p w14:paraId="7950CD67" w14:textId="2DF0023A" w:rsidR="00641B38" w:rsidRDefault="00641B38" w:rsidP="00634207">
      <w:pPr>
        <w:spacing w:after="0" w:line="240" w:lineRule="auto"/>
        <w:jc w:val="both"/>
        <w:rPr>
          <w:rFonts w:ascii="Century Gothic" w:hAnsi="Century Gothic"/>
          <w:sz w:val="20"/>
          <w:szCs w:val="20"/>
        </w:rPr>
      </w:pPr>
      <w:r w:rsidRPr="004112F7">
        <w:rPr>
          <w:rFonts w:ascii="Century Gothic" w:hAnsi="Century Gothic"/>
          <w:sz w:val="20"/>
          <w:szCs w:val="20"/>
        </w:rPr>
        <w:t>En fin de mois, l'employeur remettra à chaque salarié intéressé un document récapitulant le nombre d'heures d'astreinte accomplies par celui-ci au cours du mois écoulé ainsi que la compensation correspondante</w:t>
      </w:r>
      <w:r w:rsidR="00DD1032" w:rsidRPr="004112F7">
        <w:rPr>
          <w:rFonts w:ascii="Century Gothic" w:hAnsi="Century Gothic"/>
          <w:sz w:val="20"/>
          <w:szCs w:val="20"/>
        </w:rPr>
        <w:t>, en argent ou en repos</w:t>
      </w:r>
      <w:r w:rsidRPr="004112F7">
        <w:rPr>
          <w:rFonts w:ascii="Century Gothic" w:hAnsi="Century Gothic"/>
          <w:sz w:val="20"/>
          <w:szCs w:val="20"/>
        </w:rPr>
        <w:t>.</w:t>
      </w:r>
    </w:p>
    <w:p w14:paraId="047C6052" w14:textId="77777777" w:rsidR="00641B38" w:rsidRPr="00634207" w:rsidRDefault="00641B38" w:rsidP="00634207">
      <w:pPr>
        <w:spacing w:after="0" w:line="240" w:lineRule="auto"/>
        <w:jc w:val="both"/>
        <w:rPr>
          <w:rFonts w:ascii="Century Gothic" w:hAnsi="Century Gothic"/>
          <w:sz w:val="20"/>
          <w:szCs w:val="20"/>
        </w:rPr>
      </w:pPr>
    </w:p>
    <w:p w14:paraId="4481FC22" w14:textId="77777777" w:rsidR="003B7735" w:rsidRDefault="003B7735" w:rsidP="00634207">
      <w:pPr>
        <w:spacing w:after="0" w:line="240" w:lineRule="auto"/>
        <w:jc w:val="both"/>
        <w:rPr>
          <w:rFonts w:ascii="Century Gothic" w:hAnsi="Century Gothic"/>
          <w:sz w:val="20"/>
          <w:szCs w:val="20"/>
        </w:rPr>
      </w:pPr>
    </w:p>
    <w:p w14:paraId="3129E41B" w14:textId="6F4CC21D" w:rsidR="003B7735" w:rsidRDefault="00451914" w:rsidP="00204C46">
      <w:pPr>
        <w:spacing w:after="0" w:line="240" w:lineRule="auto"/>
        <w:rPr>
          <w:rFonts w:ascii="Century Gothic" w:hAnsi="Century Gothic"/>
          <w:sz w:val="20"/>
          <w:szCs w:val="20"/>
        </w:rPr>
      </w:pPr>
      <w:r>
        <w:rPr>
          <w:rFonts w:ascii="Century Gothic" w:hAnsi="Century Gothic"/>
          <w:b/>
          <w:sz w:val="20"/>
          <w:szCs w:val="20"/>
        </w:rPr>
        <w:t xml:space="preserve">Article 7 - </w:t>
      </w:r>
      <w:r w:rsidR="00EE1B87">
        <w:rPr>
          <w:rFonts w:ascii="Century Gothic" w:hAnsi="Century Gothic"/>
          <w:b/>
          <w:sz w:val="20"/>
          <w:szCs w:val="20"/>
          <w:u w:val="single"/>
        </w:rPr>
        <w:t xml:space="preserve">Travail </w:t>
      </w:r>
      <w:r w:rsidR="00234197">
        <w:rPr>
          <w:rFonts w:ascii="Century Gothic" w:hAnsi="Century Gothic"/>
          <w:b/>
          <w:sz w:val="20"/>
          <w:szCs w:val="20"/>
          <w:u w:val="single"/>
        </w:rPr>
        <w:t>en équipes su</w:t>
      </w:r>
      <w:r w:rsidR="0069590B">
        <w:rPr>
          <w:rFonts w:ascii="Century Gothic" w:hAnsi="Century Gothic"/>
          <w:b/>
          <w:sz w:val="20"/>
          <w:szCs w:val="20"/>
          <w:u w:val="single"/>
        </w:rPr>
        <w:t>ccessives</w:t>
      </w:r>
      <w:r w:rsidR="00234197">
        <w:rPr>
          <w:rFonts w:ascii="Century Gothic" w:hAnsi="Century Gothic"/>
          <w:b/>
          <w:sz w:val="20"/>
          <w:szCs w:val="20"/>
          <w:u w:val="single"/>
        </w:rPr>
        <w:t xml:space="preserve"> (travail posté)</w:t>
      </w:r>
    </w:p>
    <w:p w14:paraId="724C3E4C" w14:textId="77777777" w:rsidR="003B7735" w:rsidRPr="00634207" w:rsidRDefault="003B7735" w:rsidP="00204C46">
      <w:pPr>
        <w:spacing w:after="0" w:line="240" w:lineRule="auto"/>
        <w:rPr>
          <w:rFonts w:ascii="Century Gothic" w:hAnsi="Century Gothic"/>
          <w:sz w:val="20"/>
          <w:szCs w:val="20"/>
        </w:rPr>
      </w:pPr>
    </w:p>
    <w:p w14:paraId="3706D2C1" w14:textId="43EAD991" w:rsidR="00434574" w:rsidRDefault="00EE1B87" w:rsidP="00634207">
      <w:pPr>
        <w:spacing w:after="0" w:line="240" w:lineRule="auto"/>
        <w:jc w:val="both"/>
        <w:rPr>
          <w:rFonts w:ascii="Century Gothic" w:hAnsi="Century Gothic"/>
          <w:sz w:val="20"/>
          <w:szCs w:val="20"/>
        </w:rPr>
      </w:pPr>
      <w:r w:rsidRPr="00634207">
        <w:rPr>
          <w:rFonts w:ascii="Century Gothic" w:hAnsi="Century Gothic"/>
          <w:sz w:val="20"/>
          <w:szCs w:val="20"/>
        </w:rPr>
        <w:lastRenderedPageBreak/>
        <w:t>Dans le respect des dispositions légales</w:t>
      </w:r>
      <w:r w:rsidR="00234197">
        <w:rPr>
          <w:rFonts w:ascii="Century Gothic" w:hAnsi="Century Gothic"/>
          <w:sz w:val="20"/>
          <w:szCs w:val="20"/>
        </w:rPr>
        <w:t xml:space="preserve"> et réglementaires</w:t>
      </w:r>
      <w:r w:rsidRPr="00CD0183">
        <w:rPr>
          <w:rFonts w:ascii="Century Gothic" w:hAnsi="Century Gothic"/>
          <w:sz w:val="20"/>
          <w:szCs w:val="20"/>
        </w:rPr>
        <w:t xml:space="preserve">, en particulier celles relatives aux horaires collectifs de travail, </w:t>
      </w:r>
      <w:r>
        <w:rPr>
          <w:rFonts w:ascii="Century Gothic" w:hAnsi="Century Gothic"/>
          <w:sz w:val="20"/>
          <w:szCs w:val="20"/>
        </w:rPr>
        <w:t xml:space="preserve">l'entreprise pourra mettre en place le travail posté </w:t>
      </w:r>
      <w:r w:rsidR="00634207">
        <w:rPr>
          <w:rFonts w:ascii="Century Gothic" w:hAnsi="Century Gothic"/>
          <w:sz w:val="20"/>
          <w:szCs w:val="20"/>
        </w:rPr>
        <w:t xml:space="preserve">(2x8) </w:t>
      </w:r>
      <w:r>
        <w:rPr>
          <w:rFonts w:ascii="Century Gothic" w:hAnsi="Century Gothic"/>
          <w:sz w:val="20"/>
          <w:szCs w:val="20"/>
        </w:rPr>
        <w:t>dans l'entreprise</w:t>
      </w:r>
      <w:r w:rsidR="00434574">
        <w:rPr>
          <w:rFonts w:ascii="Century Gothic" w:hAnsi="Century Gothic"/>
          <w:sz w:val="20"/>
          <w:szCs w:val="20"/>
        </w:rPr>
        <w:t xml:space="preserve"> afin s'assurer en particulier la</w:t>
      </w:r>
      <w:r w:rsidR="00234197">
        <w:rPr>
          <w:rFonts w:ascii="Century Gothic" w:hAnsi="Century Gothic"/>
          <w:sz w:val="20"/>
          <w:szCs w:val="20"/>
        </w:rPr>
        <w:t xml:space="preserve"> continuité de la production. </w:t>
      </w:r>
    </w:p>
    <w:p w14:paraId="0806072F" w14:textId="77777777" w:rsidR="00434574" w:rsidRDefault="00434574" w:rsidP="00634207">
      <w:pPr>
        <w:spacing w:after="0" w:line="240" w:lineRule="auto"/>
        <w:jc w:val="both"/>
        <w:rPr>
          <w:rFonts w:ascii="Century Gothic" w:hAnsi="Century Gothic"/>
          <w:sz w:val="20"/>
          <w:szCs w:val="20"/>
        </w:rPr>
      </w:pPr>
    </w:p>
    <w:p w14:paraId="13886A11" w14:textId="60D99456" w:rsidR="00EE1B87" w:rsidRPr="00634207" w:rsidRDefault="00234197" w:rsidP="00634207">
      <w:pPr>
        <w:spacing w:after="0" w:line="240" w:lineRule="auto"/>
        <w:jc w:val="both"/>
        <w:rPr>
          <w:rFonts w:ascii="Century Gothic" w:hAnsi="Century Gothic"/>
          <w:sz w:val="20"/>
          <w:szCs w:val="20"/>
        </w:rPr>
      </w:pPr>
      <w:r>
        <w:rPr>
          <w:rFonts w:ascii="Century Gothic" w:hAnsi="Century Gothic"/>
          <w:sz w:val="20"/>
          <w:szCs w:val="20"/>
        </w:rPr>
        <w:t xml:space="preserve">Dans ce cadre, des équipes se succéderont selon des horaires </w:t>
      </w:r>
      <w:r w:rsidR="00434574">
        <w:rPr>
          <w:rFonts w:ascii="Century Gothic" w:hAnsi="Century Gothic"/>
          <w:sz w:val="20"/>
          <w:szCs w:val="20"/>
        </w:rPr>
        <w:t xml:space="preserve">collectifs </w:t>
      </w:r>
      <w:r>
        <w:rPr>
          <w:rFonts w:ascii="Century Gothic" w:hAnsi="Century Gothic"/>
          <w:sz w:val="20"/>
          <w:szCs w:val="20"/>
        </w:rPr>
        <w:t>déterminés</w:t>
      </w:r>
      <w:r w:rsidR="0069590B">
        <w:rPr>
          <w:rFonts w:ascii="Century Gothic" w:hAnsi="Century Gothic"/>
          <w:sz w:val="20"/>
          <w:szCs w:val="20"/>
        </w:rPr>
        <w:t xml:space="preserve">. </w:t>
      </w:r>
    </w:p>
    <w:p w14:paraId="5F815356" w14:textId="4488CF80" w:rsidR="0083334E" w:rsidRDefault="0083334E">
      <w:pPr>
        <w:rPr>
          <w:rFonts w:ascii="Century Gothic" w:hAnsi="Century Gothic"/>
          <w:b/>
          <w:sz w:val="20"/>
          <w:szCs w:val="20"/>
          <w:u w:val="single"/>
        </w:rPr>
      </w:pPr>
    </w:p>
    <w:p w14:paraId="3B83F528" w14:textId="55E223B9" w:rsidR="0017550C" w:rsidRDefault="00FA20A9" w:rsidP="00204C46">
      <w:pPr>
        <w:spacing w:after="0" w:line="240" w:lineRule="auto"/>
        <w:rPr>
          <w:rFonts w:ascii="Century Gothic" w:hAnsi="Century Gothic"/>
          <w:b/>
          <w:sz w:val="20"/>
          <w:szCs w:val="20"/>
        </w:rPr>
      </w:pPr>
      <w:r w:rsidRPr="00634207">
        <w:rPr>
          <w:rFonts w:ascii="Century Gothic" w:hAnsi="Century Gothic"/>
          <w:b/>
          <w:sz w:val="20"/>
          <w:szCs w:val="20"/>
          <w:u w:val="single"/>
        </w:rPr>
        <w:t xml:space="preserve">CHAPITRE </w:t>
      </w:r>
      <w:r w:rsidR="0069590B" w:rsidRPr="00634207">
        <w:rPr>
          <w:rFonts w:ascii="Century Gothic" w:hAnsi="Century Gothic"/>
          <w:b/>
          <w:sz w:val="20"/>
          <w:szCs w:val="20"/>
          <w:u w:val="single"/>
        </w:rPr>
        <w:t>3</w:t>
      </w:r>
      <w:r w:rsidR="0069590B">
        <w:rPr>
          <w:rFonts w:ascii="Century Gothic" w:hAnsi="Century Gothic"/>
          <w:b/>
          <w:sz w:val="20"/>
          <w:szCs w:val="20"/>
        </w:rPr>
        <w:t xml:space="preserve"> -</w:t>
      </w:r>
      <w:r w:rsidR="0017550C">
        <w:rPr>
          <w:rFonts w:ascii="Century Gothic" w:hAnsi="Century Gothic"/>
          <w:b/>
          <w:sz w:val="20"/>
          <w:szCs w:val="20"/>
        </w:rPr>
        <w:t xml:space="preserve"> </w:t>
      </w:r>
      <w:r w:rsidR="0069590B" w:rsidRPr="00634207">
        <w:rPr>
          <w:rFonts w:ascii="Century Gothic" w:hAnsi="Century Gothic"/>
          <w:b/>
          <w:sz w:val="20"/>
          <w:szCs w:val="20"/>
          <w:u w:val="single"/>
        </w:rPr>
        <w:t>PREAVIS DE LICENCIEMENT</w:t>
      </w:r>
    </w:p>
    <w:p w14:paraId="1B8283D6" w14:textId="77777777" w:rsidR="002E1BB5" w:rsidRDefault="002E1BB5" w:rsidP="00204C46">
      <w:pPr>
        <w:spacing w:after="0" w:line="240" w:lineRule="auto"/>
        <w:rPr>
          <w:rFonts w:ascii="Century Gothic" w:hAnsi="Century Gothic"/>
          <w:b/>
          <w:sz w:val="20"/>
          <w:szCs w:val="20"/>
        </w:rPr>
      </w:pPr>
    </w:p>
    <w:p w14:paraId="3156D710" w14:textId="42D6F19B" w:rsidR="002E1BB5" w:rsidRDefault="00155848" w:rsidP="00634207">
      <w:pPr>
        <w:spacing w:after="0" w:line="240" w:lineRule="auto"/>
        <w:jc w:val="both"/>
        <w:rPr>
          <w:rFonts w:ascii="Century Gothic" w:hAnsi="Century Gothic"/>
          <w:sz w:val="20"/>
          <w:szCs w:val="20"/>
        </w:rPr>
      </w:pPr>
      <w:r>
        <w:rPr>
          <w:rFonts w:ascii="Century Gothic" w:hAnsi="Century Gothic"/>
          <w:sz w:val="20"/>
          <w:szCs w:val="20"/>
        </w:rPr>
        <w:t xml:space="preserve">Lorsqu'il est dû, </w:t>
      </w:r>
      <w:r w:rsidRPr="00155848">
        <w:rPr>
          <w:rFonts w:ascii="Century Gothic" w:hAnsi="Century Gothic"/>
          <w:sz w:val="20"/>
          <w:szCs w:val="20"/>
        </w:rPr>
        <w:t>l</w:t>
      </w:r>
      <w:r w:rsidR="002E1BB5" w:rsidRPr="00634207">
        <w:rPr>
          <w:rFonts w:ascii="Century Gothic" w:hAnsi="Century Gothic"/>
          <w:sz w:val="20"/>
          <w:szCs w:val="20"/>
        </w:rPr>
        <w:t xml:space="preserve">e préavis de licenciement </w:t>
      </w:r>
      <w:r w:rsidR="002E1BB5">
        <w:rPr>
          <w:rFonts w:ascii="Century Gothic" w:hAnsi="Century Gothic"/>
          <w:sz w:val="20"/>
          <w:szCs w:val="20"/>
        </w:rPr>
        <w:t xml:space="preserve">des salariés appartenant à la catégorie ingénieurs et cadres est fixé comme suit : </w:t>
      </w:r>
    </w:p>
    <w:p w14:paraId="5996523A" w14:textId="77777777" w:rsidR="002E1BB5" w:rsidRDefault="002E1BB5" w:rsidP="00204C46">
      <w:pPr>
        <w:spacing w:after="0" w:line="240" w:lineRule="auto"/>
        <w:rPr>
          <w:rFonts w:ascii="Century Gothic" w:hAnsi="Century Gothic"/>
          <w:sz w:val="20"/>
          <w:szCs w:val="20"/>
        </w:rPr>
      </w:pPr>
    </w:p>
    <w:p w14:paraId="2C8F145F" w14:textId="143B4EB9" w:rsidR="002E1BB5" w:rsidRDefault="002E1BB5" w:rsidP="00634207">
      <w:pPr>
        <w:pStyle w:val="Paragraphedeliste"/>
        <w:numPr>
          <w:ilvl w:val="0"/>
          <w:numId w:val="14"/>
        </w:numPr>
        <w:spacing w:after="0" w:line="240" w:lineRule="auto"/>
        <w:rPr>
          <w:rFonts w:ascii="Century Gothic" w:hAnsi="Century Gothic"/>
          <w:sz w:val="20"/>
          <w:szCs w:val="20"/>
        </w:rPr>
      </w:pPr>
      <w:r>
        <w:rPr>
          <w:rFonts w:ascii="Century Gothic" w:hAnsi="Century Gothic"/>
          <w:sz w:val="20"/>
          <w:szCs w:val="20"/>
        </w:rPr>
        <w:t>2 mois de préavis jusqu'à deux ans d'ancienneté;</w:t>
      </w:r>
    </w:p>
    <w:p w14:paraId="78E85E82" w14:textId="13E84593" w:rsidR="002E1BB5" w:rsidRPr="000476C6" w:rsidRDefault="002E1BB5" w:rsidP="000476C6">
      <w:pPr>
        <w:pStyle w:val="Paragraphedeliste"/>
        <w:numPr>
          <w:ilvl w:val="0"/>
          <w:numId w:val="14"/>
        </w:numPr>
        <w:spacing w:after="0" w:line="240" w:lineRule="auto"/>
        <w:rPr>
          <w:rFonts w:ascii="Century Gothic" w:hAnsi="Century Gothic"/>
          <w:sz w:val="20"/>
          <w:szCs w:val="20"/>
        </w:rPr>
      </w:pPr>
      <w:r>
        <w:rPr>
          <w:rFonts w:ascii="Century Gothic" w:hAnsi="Century Gothic"/>
          <w:sz w:val="20"/>
          <w:szCs w:val="20"/>
        </w:rPr>
        <w:t xml:space="preserve">3 mois de préavis </w:t>
      </w:r>
      <w:r w:rsidR="00C9209C">
        <w:rPr>
          <w:rFonts w:ascii="Century Gothic" w:hAnsi="Century Gothic"/>
          <w:sz w:val="20"/>
          <w:szCs w:val="20"/>
        </w:rPr>
        <w:t xml:space="preserve">au-delà. </w:t>
      </w:r>
    </w:p>
    <w:p w14:paraId="545C583B" w14:textId="77777777" w:rsidR="00EA37D9" w:rsidRDefault="00EA37D9" w:rsidP="00EA37D9">
      <w:pPr>
        <w:spacing w:after="0" w:line="240" w:lineRule="auto"/>
        <w:rPr>
          <w:rFonts w:ascii="Century Gothic" w:hAnsi="Century Gothic"/>
          <w:sz w:val="20"/>
          <w:szCs w:val="20"/>
        </w:rPr>
      </w:pPr>
    </w:p>
    <w:p w14:paraId="6B196333" w14:textId="2C83831E" w:rsidR="00EA37D9" w:rsidRDefault="00EA37D9" w:rsidP="00EA37D9">
      <w:pPr>
        <w:spacing w:after="0" w:line="240" w:lineRule="auto"/>
        <w:rPr>
          <w:rFonts w:ascii="Century Gothic" w:hAnsi="Century Gothic"/>
          <w:sz w:val="20"/>
          <w:szCs w:val="20"/>
        </w:rPr>
      </w:pPr>
      <w:r>
        <w:rPr>
          <w:rFonts w:ascii="Century Gothic" w:hAnsi="Century Gothic"/>
          <w:sz w:val="20"/>
          <w:szCs w:val="20"/>
        </w:rPr>
        <w:t xml:space="preserve">L'ancienneté est appréciée à la date de notification du licenciement. </w:t>
      </w:r>
    </w:p>
    <w:p w14:paraId="1EC5E001" w14:textId="035AB7D8" w:rsidR="000476C6" w:rsidRDefault="00207A82" w:rsidP="00204C46">
      <w:pPr>
        <w:spacing w:after="0" w:line="240" w:lineRule="auto"/>
        <w:rPr>
          <w:rFonts w:ascii="Century Gothic" w:hAnsi="Century Gothic"/>
          <w:b/>
          <w:sz w:val="20"/>
          <w:szCs w:val="20"/>
        </w:rPr>
      </w:pPr>
      <w:bookmarkStart w:id="14" w:name="BASECOFORMRH__A797BC451F9DD355-EFL-2"/>
      <w:bookmarkEnd w:id="9"/>
      <w:bookmarkEnd w:id="10"/>
      <w:r w:rsidRPr="005B7782">
        <w:rPr>
          <w:rFonts w:ascii="Century Gothic" w:hAnsi="Century Gothic"/>
          <w:b/>
          <w:sz w:val="20"/>
          <w:szCs w:val="20"/>
        </w:rPr>
        <w:t xml:space="preserve">      </w:t>
      </w:r>
    </w:p>
    <w:p w14:paraId="3A377755" w14:textId="77777777" w:rsidR="000476C6" w:rsidRPr="005B7782" w:rsidRDefault="000476C6" w:rsidP="00204C46">
      <w:pPr>
        <w:spacing w:after="0" w:line="240" w:lineRule="auto"/>
        <w:rPr>
          <w:rFonts w:ascii="Century Gothic" w:hAnsi="Century Gothic"/>
          <w:b/>
          <w:sz w:val="20"/>
          <w:szCs w:val="20"/>
        </w:rPr>
      </w:pPr>
    </w:p>
    <w:p w14:paraId="548DF8B1" w14:textId="059E79C5" w:rsidR="00631AAE" w:rsidRPr="005B7782" w:rsidRDefault="0069590B" w:rsidP="00204C46">
      <w:pPr>
        <w:spacing w:after="0" w:line="240" w:lineRule="auto"/>
        <w:rPr>
          <w:rFonts w:ascii="Century Gothic" w:hAnsi="Century Gothic"/>
          <w:b/>
          <w:sz w:val="20"/>
          <w:szCs w:val="20"/>
        </w:rPr>
      </w:pPr>
      <w:r w:rsidRPr="00365231">
        <w:rPr>
          <w:rFonts w:ascii="Century Gothic" w:hAnsi="Century Gothic"/>
          <w:b/>
          <w:sz w:val="20"/>
          <w:szCs w:val="20"/>
          <w:u w:val="single"/>
        </w:rPr>
        <w:t xml:space="preserve">CHAPITRE </w:t>
      </w:r>
      <w:ins w:id="15" w:author="Latte, Alexandre" w:date="2023-04-21T19:14:00Z">
        <w:r w:rsidR="007A68A3">
          <w:rPr>
            <w:rFonts w:ascii="Century Gothic" w:hAnsi="Century Gothic"/>
            <w:b/>
            <w:sz w:val="20"/>
            <w:szCs w:val="20"/>
            <w:u w:val="single"/>
          </w:rPr>
          <w:t>4</w:t>
        </w:r>
      </w:ins>
      <w:del w:id="16" w:author="Latte, Alexandre" w:date="2023-04-21T19:14:00Z">
        <w:r w:rsidR="00997B6A" w:rsidDel="007A68A3">
          <w:rPr>
            <w:rFonts w:ascii="Century Gothic" w:hAnsi="Century Gothic"/>
            <w:b/>
            <w:sz w:val="20"/>
            <w:szCs w:val="20"/>
            <w:u w:val="single"/>
          </w:rPr>
          <w:delText>5</w:delText>
        </w:r>
      </w:del>
      <w:r w:rsidR="00631AAE" w:rsidRPr="00365231">
        <w:rPr>
          <w:rFonts w:ascii="Century Gothic" w:hAnsi="Century Gothic"/>
          <w:b/>
          <w:sz w:val="20"/>
          <w:szCs w:val="20"/>
        </w:rPr>
        <w:t xml:space="preserve"> -</w:t>
      </w:r>
      <w:r w:rsidR="00631AAE" w:rsidRPr="005B7782">
        <w:rPr>
          <w:rFonts w:ascii="Century Gothic" w:hAnsi="Century Gothic"/>
          <w:b/>
          <w:sz w:val="20"/>
          <w:szCs w:val="20"/>
        </w:rPr>
        <w:t xml:space="preserve"> </w:t>
      </w:r>
      <w:r w:rsidRPr="00634207">
        <w:rPr>
          <w:rFonts w:ascii="Century Gothic" w:hAnsi="Century Gothic"/>
          <w:b/>
          <w:sz w:val="20"/>
          <w:szCs w:val="20"/>
          <w:u w:val="single"/>
        </w:rPr>
        <w:t xml:space="preserve">DISPOSITIONS FINALES </w:t>
      </w:r>
    </w:p>
    <w:p w14:paraId="658A7704" w14:textId="464BC5C6" w:rsidR="00755F69" w:rsidRPr="00634207" w:rsidRDefault="00207A82" w:rsidP="00204C46">
      <w:pPr>
        <w:spacing w:after="0" w:line="240" w:lineRule="auto"/>
        <w:rPr>
          <w:rFonts w:ascii="Century Gothic" w:hAnsi="Century Gothic"/>
          <w:b/>
          <w:sz w:val="20"/>
          <w:szCs w:val="20"/>
        </w:rPr>
      </w:pPr>
      <w:r w:rsidRPr="005B7782">
        <w:rPr>
          <w:rFonts w:ascii="Century Gothic" w:hAnsi="Century Gothic"/>
          <w:b/>
          <w:sz w:val="20"/>
          <w:szCs w:val="20"/>
        </w:rPr>
        <w:t xml:space="preserve">                </w:t>
      </w:r>
    </w:p>
    <w:p w14:paraId="6BB8A0C9" w14:textId="59C6D6BC" w:rsidR="008D4AEC" w:rsidRPr="00634207" w:rsidRDefault="008D4AEC" w:rsidP="008073A3">
      <w:pPr>
        <w:spacing w:after="0" w:line="240" w:lineRule="auto"/>
        <w:jc w:val="both"/>
        <w:rPr>
          <w:rFonts w:ascii="Century Gothic" w:hAnsi="Century Gothic"/>
          <w:b/>
          <w:sz w:val="20"/>
          <w:szCs w:val="20"/>
        </w:rPr>
      </w:pPr>
      <w:r w:rsidRPr="00634207">
        <w:rPr>
          <w:rFonts w:ascii="Century Gothic" w:hAnsi="Century Gothic"/>
          <w:b/>
          <w:sz w:val="20"/>
          <w:szCs w:val="20"/>
        </w:rPr>
        <w:t xml:space="preserve">i) </w:t>
      </w:r>
      <w:r w:rsidRPr="00634207">
        <w:rPr>
          <w:rFonts w:ascii="Century Gothic" w:hAnsi="Century Gothic"/>
          <w:b/>
          <w:sz w:val="20"/>
          <w:szCs w:val="20"/>
          <w:u w:val="dotted"/>
        </w:rPr>
        <w:t>Ratification d</w:t>
      </w:r>
      <w:r w:rsidR="00634207">
        <w:rPr>
          <w:rFonts w:ascii="Century Gothic" w:hAnsi="Century Gothic"/>
          <w:b/>
          <w:sz w:val="20"/>
          <w:szCs w:val="20"/>
          <w:u w:val="dotted"/>
        </w:rPr>
        <w:t xml:space="preserve">u présent </w:t>
      </w:r>
      <w:r w:rsidRPr="00634207">
        <w:rPr>
          <w:rFonts w:ascii="Century Gothic" w:hAnsi="Century Gothic"/>
          <w:b/>
          <w:sz w:val="20"/>
          <w:szCs w:val="20"/>
          <w:u w:val="dotted"/>
        </w:rPr>
        <w:t>accord par les salariés</w:t>
      </w:r>
    </w:p>
    <w:p w14:paraId="13E9F54A" w14:textId="77777777" w:rsidR="008D4AEC" w:rsidRDefault="008D4AEC" w:rsidP="008073A3">
      <w:pPr>
        <w:spacing w:after="0" w:line="240" w:lineRule="auto"/>
        <w:jc w:val="both"/>
        <w:rPr>
          <w:rFonts w:ascii="Century Gothic" w:hAnsi="Century Gothic"/>
          <w:sz w:val="20"/>
          <w:szCs w:val="20"/>
        </w:rPr>
      </w:pPr>
    </w:p>
    <w:p w14:paraId="09B3B6C1" w14:textId="0B1B2177" w:rsidR="003A5325" w:rsidRDefault="00207A82" w:rsidP="008073A3">
      <w:pPr>
        <w:spacing w:after="0" w:line="240" w:lineRule="auto"/>
        <w:jc w:val="both"/>
        <w:rPr>
          <w:rFonts w:ascii="Century Gothic" w:hAnsi="Century Gothic"/>
          <w:sz w:val="20"/>
          <w:szCs w:val="20"/>
        </w:rPr>
      </w:pPr>
      <w:r w:rsidRPr="005B7782">
        <w:rPr>
          <w:rFonts w:ascii="Century Gothic" w:hAnsi="Century Gothic"/>
          <w:sz w:val="20"/>
          <w:szCs w:val="20"/>
        </w:rPr>
        <w:t>L</w:t>
      </w:r>
      <w:r w:rsidR="007E1C8C">
        <w:rPr>
          <w:rFonts w:ascii="Century Gothic" w:hAnsi="Century Gothic"/>
          <w:sz w:val="20"/>
          <w:szCs w:val="20"/>
        </w:rPr>
        <w:t>e présent</w:t>
      </w:r>
      <w:r w:rsidR="006E7E89">
        <w:rPr>
          <w:rFonts w:ascii="Century Gothic" w:hAnsi="Century Gothic"/>
          <w:sz w:val="20"/>
          <w:szCs w:val="20"/>
        </w:rPr>
        <w:t xml:space="preserve"> </w:t>
      </w:r>
      <w:r w:rsidRPr="005B7782">
        <w:rPr>
          <w:rFonts w:ascii="Century Gothic" w:hAnsi="Century Gothic"/>
          <w:sz w:val="20"/>
          <w:szCs w:val="20"/>
        </w:rPr>
        <w:t xml:space="preserve">accord </w:t>
      </w:r>
      <w:r w:rsidR="008073A3">
        <w:rPr>
          <w:rFonts w:ascii="Century Gothic" w:hAnsi="Century Gothic"/>
          <w:sz w:val="20"/>
          <w:szCs w:val="20"/>
        </w:rPr>
        <w:t>entre en vigueur conformément aux articles L 2232-21, L. 2232-22 et L</w:t>
      </w:r>
      <w:r w:rsidR="008073A3" w:rsidRPr="008073A3">
        <w:rPr>
          <w:rFonts w:ascii="Century Gothic" w:hAnsi="Century Gothic"/>
          <w:sz w:val="20"/>
          <w:szCs w:val="20"/>
        </w:rPr>
        <w:t xml:space="preserve"> 2232-22-1</w:t>
      </w:r>
      <w:r w:rsidR="008073A3">
        <w:rPr>
          <w:rFonts w:ascii="Century Gothic" w:hAnsi="Century Gothic"/>
          <w:sz w:val="20"/>
          <w:szCs w:val="20"/>
        </w:rPr>
        <w:t xml:space="preserve"> du Code du travail. </w:t>
      </w:r>
      <w:r w:rsidR="008073A3" w:rsidRPr="008073A3">
        <w:rPr>
          <w:rFonts w:ascii="Century Gothic" w:hAnsi="Century Gothic"/>
          <w:sz w:val="20"/>
          <w:szCs w:val="20"/>
        </w:rPr>
        <w:t xml:space="preserve"> </w:t>
      </w:r>
    </w:p>
    <w:p w14:paraId="01DB1877" w14:textId="77777777" w:rsidR="008D4AEC" w:rsidRDefault="008D4AEC" w:rsidP="008073A3">
      <w:pPr>
        <w:spacing w:after="0" w:line="240" w:lineRule="auto"/>
        <w:jc w:val="both"/>
        <w:rPr>
          <w:rFonts w:ascii="Century Gothic" w:hAnsi="Century Gothic"/>
          <w:sz w:val="20"/>
          <w:szCs w:val="20"/>
        </w:rPr>
      </w:pPr>
    </w:p>
    <w:p w14:paraId="02481649" w14:textId="26B4A9A6" w:rsidR="007511E7" w:rsidRDefault="008D4AEC" w:rsidP="008073A3">
      <w:pPr>
        <w:spacing w:after="0" w:line="240" w:lineRule="auto"/>
        <w:jc w:val="both"/>
        <w:rPr>
          <w:rFonts w:ascii="Century Gothic" w:hAnsi="Century Gothic"/>
          <w:sz w:val="20"/>
          <w:szCs w:val="20"/>
        </w:rPr>
      </w:pPr>
      <w:r w:rsidRPr="00DF30C3">
        <w:rPr>
          <w:rFonts w:ascii="Century Gothic" w:hAnsi="Century Gothic"/>
          <w:sz w:val="20"/>
          <w:szCs w:val="20"/>
        </w:rPr>
        <w:t xml:space="preserve">Le texte de l'accord a été transmis par </w:t>
      </w:r>
      <w:r w:rsidR="007F5798" w:rsidRPr="00DF30C3">
        <w:rPr>
          <w:rFonts w:ascii="Century Gothic" w:hAnsi="Century Gothic"/>
          <w:sz w:val="20"/>
          <w:szCs w:val="20"/>
        </w:rPr>
        <w:t>e-</w:t>
      </w:r>
      <w:r w:rsidRPr="00DF30C3">
        <w:rPr>
          <w:rFonts w:ascii="Century Gothic" w:hAnsi="Century Gothic"/>
          <w:sz w:val="20"/>
          <w:szCs w:val="20"/>
        </w:rPr>
        <w:t xml:space="preserve">mail avec accusé de réception à l'ensemble des salariés le </w:t>
      </w:r>
      <w:r w:rsidR="00501B1B">
        <w:rPr>
          <w:rFonts w:ascii="Century Gothic" w:hAnsi="Century Gothic"/>
          <w:sz w:val="20"/>
          <w:szCs w:val="20"/>
        </w:rPr>
        <w:t>20/03</w:t>
      </w:r>
      <w:r w:rsidR="00071DBC">
        <w:rPr>
          <w:rFonts w:ascii="Century Gothic" w:hAnsi="Century Gothic"/>
          <w:sz w:val="20"/>
          <w:szCs w:val="20"/>
        </w:rPr>
        <w:t>/</w:t>
      </w:r>
      <w:r w:rsidR="00365231">
        <w:rPr>
          <w:rFonts w:ascii="Century Gothic" w:hAnsi="Century Gothic"/>
          <w:sz w:val="20"/>
          <w:szCs w:val="20"/>
        </w:rPr>
        <w:t>202</w:t>
      </w:r>
      <w:r w:rsidR="00071DBC">
        <w:rPr>
          <w:rFonts w:ascii="Century Gothic" w:hAnsi="Century Gothic"/>
          <w:sz w:val="20"/>
          <w:szCs w:val="20"/>
        </w:rPr>
        <w:t>4</w:t>
      </w:r>
      <w:r w:rsidRPr="00DF30C3">
        <w:rPr>
          <w:rFonts w:ascii="Century Gothic" w:hAnsi="Century Gothic"/>
          <w:sz w:val="20"/>
          <w:szCs w:val="20"/>
        </w:rPr>
        <w:t>.</w:t>
      </w:r>
      <w:r>
        <w:rPr>
          <w:rFonts w:ascii="Century Gothic" w:hAnsi="Century Gothic"/>
          <w:sz w:val="20"/>
          <w:szCs w:val="20"/>
        </w:rPr>
        <w:t xml:space="preserve"> </w:t>
      </w:r>
    </w:p>
    <w:p w14:paraId="7D6E449E" w14:textId="77777777" w:rsidR="007511E7" w:rsidRDefault="007511E7" w:rsidP="008073A3">
      <w:pPr>
        <w:spacing w:after="0" w:line="240" w:lineRule="auto"/>
        <w:jc w:val="both"/>
        <w:rPr>
          <w:rFonts w:ascii="Century Gothic" w:hAnsi="Century Gothic"/>
          <w:sz w:val="20"/>
          <w:szCs w:val="20"/>
        </w:rPr>
      </w:pPr>
    </w:p>
    <w:p w14:paraId="7C5C5CCF" w14:textId="728ECD9D" w:rsidR="008D4AEC" w:rsidRDefault="008D4AEC" w:rsidP="008073A3">
      <w:pPr>
        <w:spacing w:after="0" w:line="240" w:lineRule="auto"/>
        <w:jc w:val="both"/>
        <w:rPr>
          <w:rFonts w:ascii="Century Gothic" w:hAnsi="Century Gothic"/>
          <w:sz w:val="20"/>
          <w:szCs w:val="20"/>
        </w:rPr>
      </w:pPr>
      <w:r>
        <w:rPr>
          <w:rFonts w:ascii="Century Gothic" w:hAnsi="Century Gothic"/>
          <w:sz w:val="20"/>
          <w:szCs w:val="20"/>
        </w:rPr>
        <w:t xml:space="preserve">Le mail comportait la question : </w:t>
      </w:r>
      <w:r w:rsidRPr="00634207">
        <w:rPr>
          <w:rFonts w:ascii="Century Gothic" w:hAnsi="Century Gothic"/>
          <w:i/>
          <w:sz w:val="20"/>
          <w:szCs w:val="20"/>
        </w:rPr>
        <w:t>"</w:t>
      </w:r>
      <w:r w:rsidR="007511E7" w:rsidRPr="00634207">
        <w:rPr>
          <w:rFonts w:ascii="Century Gothic" w:hAnsi="Century Gothic"/>
          <w:i/>
          <w:sz w:val="20"/>
          <w:szCs w:val="20"/>
        </w:rPr>
        <w:t>approuvez</w:t>
      </w:r>
      <w:r w:rsidRPr="00634207">
        <w:rPr>
          <w:rFonts w:ascii="Century Gothic" w:hAnsi="Century Gothic"/>
          <w:i/>
          <w:sz w:val="20"/>
          <w:szCs w:val="20"/>
        </w:rPr>
        <w:t>-vous</w:t>
      </w:r>
      <w:r w:rsidR="00634083">
        <w:rPr>
          <w:rFonts w:ascii="Century Gothic" w:hAnsi="Century Gothic"/>
          <w:i/>
          <w:sz w:val="20"/>
          <w:szCs w:val="20"/>
        </w:rPr>
        <w:t xml:space="preserve"> </w:t>
      </w:r>
      <w:r w:rsidR="007511E7" w:rsidRPr="00634207">
        <w:rPr>
          <w:rFonts w:ascii="Century Gothic" w:hAnsi="Century Gothic"/>
          <w:i/>
          <w:sz w:val="20"/>
          <w:szCs w:val="20"/>
        </w:rPr>
        <w:t xml:space="preserve">le projet d'accord collectif </w:t>
      </w:r>
      <w:r w:rsidR="008E7863">
        <w:rPr>
          <w:rFonts w:ascii="Century Gothic" w:hAnsi="Century Gothic"/>
          <w:i/>
          <w:sz w:val="20"/>
          <w:szCs w:val="20"/>
        </w:rPr>
        <w:t>intitulé "</w:t>
      </w:r>
      <w:r w:rsidR="008E7863" w:rsidRPr="008E7863">
        <w:rPr>
          <w:rFonts w:ascii="Century Gothic" w:hAnsi="Century Gothic"/>
          <w:i/>
          <w:sz w:val="20"/>
          <w:szCs w:val="20"/>
        </w:rPr>
        <w:t xml:space="preserve">PROJET </w:t>
      </w:r>
      <w:r w:rsidR="007960BB">
        <w:rPr>
          <w:rFonts w:ascii="Century Gothic" w:hAnsi="Century Gothic"/>
          <w:i/>
          <w:sz w:val="20"/>
          <w:szCs w:val="20"/>
        </w:rPr>
        <w:t>D'</w:t>
      </w:r>
      <w:r w:rsidR="007960BB" w:rsidRPr="007960BB">
        <w:rPr>
          <w:rFonts w:ascii="Century Gothic" w:hAnsi="Century Gothic"/>
          <w:i/>
          <w:sz w:val="20"/>
          <w:szCs w:val="20"/>
        </w:rPr>
        <w:t>ACCORD COLLECTIF D'ENTREPRISE PORTANT AMENAGEMENT DE DIVERSES DISPOSITIONS CONVENTIONNELLES</w:t>
      </w:r>
      <w:r w:rsidR="007511E7" w:rsidRPr="00634207">
        <w:rPr>
          <w:rFonts w:ascii="Century Gothic" w:hAnsi="Century Gothic"/>
          <w:i/>
          <w:sz w:val="20"/>
          <w:szCs w:val="20"/>
        </w:rPr>
        <w:t>"</w:t>
      </w:r>
      <w:r w:rsidR="003A79F8">
        <w:rPr>
          <w:rFonts w:ascii="Century Gothic" w:hAnsi="Century Gothic"/>
          <w:i/>
          <w:sz w:val="20"/>
          <w:szCs w:val="20"/>
        </w:rPr>
        <w:t xml:space="preserve"> communiqué par e-mail le</w:t>
      </w:r>
      <w:r w:rsidR="007960BB" w:rsidRPr="007960BB">
        <w:rPr>
          <w:rFonts w:ascii="Century Gothic" w:hAnsi="Century Gothic"/>
          <w:i/>
          <w:sz w:val="20"/>
          <w:szCs w:val="20"/>
        </w:rPr>
        <w:t xml:space="preserve"> </w:t>
      </w:r>
      <w:r w:rsidR="00071DBC">
        <w:rPr>
          <w:rFonts w:ascii="Century Gothic" w:hAnsi="Century Gothic"/>
          <w:i/>
          <w:sz w:val="20"/>
          <w:szCs w:val="20"/>
        </w:rPr>
        <w:t>2</w:t>
      </w:r>
      <w:r w:rsidR="0093592A">
        <w:rPr>
          <w:rFonts w:ascii="Century Gothic" w:hAnsi="Century Gothic"/>
          <w:i/>
          <w:sz w:val="20"/>
          <w:szCs w:val="20"/>
        </w:rPr>
        <w:t xml:space="preserve">0 mars </w:t>
      </w:r>
      <w:r w:rsidR="007960BB" w:rsidRPr="007960BB">
        <w:rPr>
          <w:rFonts w:ascii="Century Gothic" w:hAnsi="Century Gothic"/>
          <w:i/>
          <w:sz w:val="20"/>
          <w:szCs w:val="20"/>
        </w:rPr>
        <w:t>202</w:t>
      </w:r>
      <w:r w:rsidR="009D2C94">
        <w:rPr>
          <w:rFonts w:ascii="Century Gothic" w:hAnsi="Century Gothic"/>
          <w:i/>
          <w:sz w:val="20"/>
          <w:szCs w:val="20"/>
        </w:rPr>
        <w:t>4</w:t>
      </w:r>
      <w:r w:rsidR="008E7863">
        <w:rPr>
          <w:rFonts w:ascii="Century Gothic" w:hAnsi="Century Gothic"/>
          <w:i/>
          <w:sz w:val="20"/>
          <w:szCs w:val="20"/>
        </w:rPr>
        <w:t>"</w:t>
      </w:r>
      <w:r w:rsidR="007511E7">
        <w:rPr>
          <w:rFonts w:ascii="Century Gothic" w:hAnsi="Century Gothic"/>
          <w:sz w:val="20"/>
          <w:szCs w:val="20"/>
        </w:rPr>
        <w:t xml:space="preserve">. Il contenait </w:t>
      </w:r>
      <w:r w:rsidR="00397C7F">
        <w:rPr>
          <w:rFonts w:ascii="Century Gothic" w:hAnsi="Century Gothic"/>
          <w:sz w:val="20"/>
          <w:szCs w:val="20"/>
        </w:rPr>
        <w:t xml:space="preserve">par ailleurs </w:t>
      </w:r>
      <w:r w:rsidR="007511E7">
        <w:rPr>
          <w:rFonts w:ascii="Century Gothic" w:hAnsi="Century Gothic"/>
          <w:sz w:val="20"/>
          <w:szCs w:val="20"/>
        </w:rPr>
        <w:t>des indications sur l</w:t>
      </w:r>
      <w:r w:rsidR="007511E7" w:rsidRPr="007511E7">
        <w:rPr>
          <w:rFonts w:ascii="Century Gothic" w:hAnsi="Century Gothic"/>
          <w:sz w:val="20"/>
          <w:szCs w:val="20"/>
        </w:rPr>
        <w:t>e lieu, la date</w:t>
      </w:r>
      <w:r w:rsidR="007511E7">
        <w:rPr>
          <w:rFonts w:ascii="Century Gothic" w:hAnsi="Century Gothic"/>
          <w:sz w:val="20"/>
          <w:szCs w:val="20"/>
        </w:rPr>
        <w:t xml:space="preserve"> et l'heure de la consultation, ainsi que sur son </w:t>
      </w:r>
      <w:r w:rsidR="007511E7" w:rsidRPr="00634207">
        <w:rPr>
          <w:rFonts w:ascii="Century Gothic" w:hAnsi="Century Gothic"/>
          <w:sz w:val="20"/>
          <w:szCs w:val="20"/>
        </w:rPr>
        <w:t>organisation et</w:t>
      </w:r>
      <w:r w:rsidR="007511E7">
        <w:rPr>
          <w:rFonts w:ascii="Century Gothic" w:hAnsi="Century Gothic"/>
          <w:sz w:val="20"/>
          <w:szCs w:val="20"/>
        </w:rPr>
        <w:t xml:space="preserve"> son</w:t>
      </w:r>
      <w:r w:rsidR="007511E7" w:rsidRPr="00634207">
        <w:rPr>
          <w:rFonts w:ascii="Century Gothic" w:hAnsi="Century Gothic"/>
          <w:sz w:val="20"/>
          <w:szCs w:val="20"/>
        </w:rPr>
        <w:t xml:space="preserve"> déroulement</w:t>
      </w:r>
      <w:r w:rsidR="007511E7">
        <w:rPr>
          <w:rFonts w:ascii="Century Gothic" w:hAnsi="Century Gothic"/>
          <w:sz w:val="20"/>
          <w:szCs w:val="20"/>
        </w:rPr>
        <w:t>.</w:t>
      </w:r>
    </w:p>
    <w:p w14:paraId="11B54226" w14:textId="77777777" w:rsidR="003A5325" w:rsidRDefault="003A5325" w:rsidP="008073A3">
      <w:pPr>
        <w:spacing w:after="0" w:line="240" w:lineRule="auto"/>
        <w:jc w:val="both"/>
        <w:rPr>
          <w:rFonts w:ascii="Century Gothic" w:hAnsi="Century Gothic"/>
          <w:sz w:val="20"/>
          <w:szCs w:val="20"/>
        </w:rPr>
      </w:pPr>
    </w:p>
    <w:p w14:paraId="507DD3E1" w14:textId="4E35BFC2" w:rsidR="003A5325" w:rsidRDefault="003A5325" w:rsidP="008073A3">
      <w:pPr>
        <w:spacing w:after="0" w:line="240" w:lineRule="auto"/>
        <w:jc w:val="both"/>
        <w:rPr>
          <w:rFonts w:ascii="Century Gothic" w:hAnsi="Century Gothic"/>
          <w:sz w:val="20"/>
          <w:szCs w:val="20"/>
        </w:rPr>
      </w:pPr>
      <w:r>
        <w:rPr>
          <w:rFonts w:ascii="Century Gothic" w:hAnsi="Century Gothic"/>
          <w:sz w:val="20"/>
          <w:szCs w:val="20"/>
        </w:rPr>
        <w:t>La consultation des salariés a été organisée matériellement par l'entreprise pendant le temps de travail des sala</w:t>
      </w:r>
      <w:r w:rsidRPr="00DF30C3">
        <w:rPr>
          <w:rFonts w:ascii="Century Gothic" w:hAnsi="Century Gothic"/>
          <w:sz w:val="20"/>
          <w:szCs w:val="20"/>
        </w:rPr>
        <w:t>riés, le</w:t>
      </w:r>
      <w:r w:rsidR="007960BB" w:rsidRPr="007960BB">
        <w:rPr>
          <w:rFonts w:ascii="Century Gothic" w:hAnsi="Century Gothic"/>
          <w:sz w:val="20"/>
          <w:szCs w:val="20"/>
        </w:rPr>
        <w:t xml:space="preserve"> </w:t>
      </w:r>
      <w:r w:rsidR="0093592A">
        <w:rPr>
          <w:rFonts w:ascii="Century Gothic" w:hAnsi="Century Gothic"/>
          <w:sz w:val="20"/>
          <w:szCs w:val="20"/>
        </w:rPr>
        <w:t xml:space="preserve">04 avril </w:t>
      </w:r>
      <w:r w:rsidR="007960BB" w:rsidRPr="007960BB">
        <w:rPr>
          <w:rFonts w:ascii="Century Gothic" w:hAnsi="Century Gothic"/>
          <w:sz w:val="20"/>
          <w:szCs w:val="20"/>
        </w:rPr>
        <w:t>202</w:t>
      </w:r>
      <w:r w:rsidR="009D2C94">
        <w:rPr>
          <w:rFonts w:ascii="Century Gothic" w:hAnsi="Century Gothic"/>
          <w:sz w:val="20"/>
          <w:szCs w:val="20"/>
        </w:rPr>
        <w:t>4</w:t>
      </w:r>
      <w:r w:rsidR="00397C7F">
        <w:rPr>
          <w:rFonts w:ascii="Century Gothic" w:hAnsi="Century Gothic"/>
          <w:sz w:val="20"/>
          <w:szCs w:val="20"/>
        </w:rPr>
        <w:t xml:space="preserve">, soit </w:t>
      </w:r>
      <w:r w:rsidR="00397C7F" w:rsidRPr="006C012E">
        <w:rPr>
          <w:rFonts w:ascii="Century Gothic" w:hAnsi="Century Gothic"/>
          <w:sz w:val="20"/>
          <w:szCs w:val="20"/>
        </w:rPr>
        <w:t>plus de 15 jours après la date de transmission du projet d'accord aux salariés</w:t>
      </w:r>
      <w:r w:rsidRPr="006C012E">
        <w:rPr>
          <w:rFonts w:ascii="Century Gothic" w:hAnsi="Century Gothic"/>
          <w:sz w:val="20"/>
          <w:szCs w:val="20"/>
        </w:rPr>
        <w:t xml:space="preserve">. Elle s'est déroulée </w:t>
      </w:r>
      <w:r w:rsidR="008E7863" w:rsidRPr="006C012E">
        <w:rPr>
          <w:rFonts w:ascii="Century Gothic" w:hAnsi="Century Gothic"/>
          <w:sz w:val="20"/>
          <w:szCs w:val="20"/>
        </w:rPr>
        <w:t>par voie électronique</w:t>
      </w:r>
      <w:r w:rsidR="008D4AEC" w:rsidRPr="006C012E">
        <w:rPr>
          <w:rFonts w:ascii="Century Gothic" w:hAnsi="Century Gothic"/>
          <w:sz w:val="20"/>
          <w:szCs w:val="20"/>
        </w:rPr>
        <w:t xml:space="preserve">, </w:t>
      </w:r>
      <w:r w:rsidRPr="006C012E">
        <w:rPr>
          <w:rFonts w:ascii="Century Gothic" w:hAnsi="Century Gothic"/>
          <w:sz w:val="20"/>
          <w:szCs w:val="20"/>
        </w:rPr>
        <w:t>en l'absence de l'employeur.</w:t>
      </w:r>
    </w:p>
    <w:p w14:paraId="7C8E7E39" w14:textId="77777777" w:rsidR="003A5325" w:rsidRDefault="003A5325" w:rsidP="008073A3">
      <w:pPr>
        <w:spacing w:after="0" w:line="240" w:lineRule="auto"/>
        <w:jc w:val="both"/>
        <w:rPr>
          <w:rFonts w:ascii="Century Gothic" w:hAnsi="Century Gothic"/>
          <w:sz w:val="20"/>
          <w:szCs w:val="20"/>
        </w:rPr>
      </w:pPr>
    </w:p>
    <w:p w14:paraId="4798395F" w14:textId="7A05F857" w:rsidR="003A5325" w:rsidRDefault="003A5325" w:rsidP="008073A3">
      <w:pPr>
        <w:spacing w:after="0" w:line="240" w:lineRule="auto"/>
        <w:jc w:val="both"/>
        <w:rPr>
          <w:rFonts w:ascii="Century Gothic" w:hAnsi="Century Gothic"/>
          <w:sz w:val="20"/>
          <w:szCs w:val="20"/>
        </w:rPr>
      </w:pPr>
      <w:r w:rsidRPr="003A5325">
        <w:rPr>
          <w:rFonts w:ascii="Century Gothic" w:hAnsi="Century Gothic"/>
          <w:sz w:val="20"/>
          <w:szCs w:val="20"/>
        </w:rPr>
        <w:t xml:space="preserve">Le caractère </w:t>
      </w:r>
      <w:r w:rsidRPr="008E7863">
        <w:rPr>
          <w:rFonts w:ascii="Century Gothic" w:hAnsi="Century Gothic"/>
          <w:sz w:val="20"/>
          <w:szCs w:val="20"/>
        </w:rPr>
        <w:t xml:space="preserve">personnel et secret de la consultation a été garanti par l'utilisation </w:t>
      </w:r>
      <w:r w:rsidR="008E7863" w:rsidRPr="008E7863">
        <w:rPr>
          <w:rFonts w:ascii="Century Gothic" w:hAnsi="Century Gothic"/>
          <w:sz w:val="20"/>
          <w:szCs w:val="20"/>
        </w:rPr>
        <w:t>d'un logiciel</w:t>
      </w:r>
      <w:r w:rsidRPr="008E7863">
        <w:rPr>
          <w:rFonts w:ascii="Century Gothic" w:hAnsi="Century Gothic"/>
          <w:sz w:val="20"/>
          <w:szCs w:val="20"/>
        </w:rPr>
        <w:t xml:space="preserve"> </w:t>
      </w:r>
      <w:r w:rsidR="008E7863" w:rsidRPr="008E7863">
        <w:rPr>
          <w:rFonts w:ascii="Century Gothic" w:hAnsi="Century Gothic"/>
          <w:sz w:val="20"/>
          <w:szCs w:val="20"/>
        </w:rPr>
        <w:t>dédié</w:t>
      </w:r>
      <w:r w:rsidR="007F5798" w:rsidRPr="008E7863">
        <w:rPr>
          <w:rFonts w:ascii="Century Gothic" w:hAnsi="Century Gothic"/>
          <w:sz w:val="20"/>
          <w:szCs w:val="20"/>
        </w:rPr>
        <w:t xml:space="preserve">, </w:t>
      </w:r>
      <w:r w:rsidR="00501B1B">
        <w:rPr>
          <w:rFonts w:ascii="Century Gothic" w:hAnsi="Century Gothic"/>
          <w:sz w:val="20"/>
          <w:szCs w:val="20"/>
        </w:rPr>
        <w:t>deux</w:t>
      </w:r>
      <w:r w:rsidR="007F5798" w:rsidRPr="008E7863">
        <w:rPr>
          <w:rFonts w:ascii="Century Gothic" w:hAnsi="Century Gothic"/>
          <w:sz w:val="20"/>
          <w:szCs w:val="20"/>
        </w:rPr>
        <w:t xml:space="preserve"> salarié</w:t>
      </w:r>
      <w:r w:rsidR="007F5798" w:rsidRPr="007F5798">
        <w:rPr>
          <w:rFonts w:ascii="Century Gothic" w:hAnsi="Century Gothic"/>
          <w:sz w:val="20"/>
          <w:szCs w:val="20"/>
        </w:rPr>
        <w:t xml:space="preserve">s </w:t>
      </w:r>
      <w:r w:rsidR="003A79F8">
        <w:rPr>
          <w:rFonts w:ascii="Century Gothic" w:hAnsi="Century Gothic"/>
          <w:sz w:val="20"/>
          <w:szCs w:val="20"/>
        </w:rPr>
        <w:t xml:space="preserve">composant le bureau de vote </w:t>
      </w:r>
      <w:r w:rsidR="007F5798" w:rsidRPr="007F5798">
        <w:rPr>
          <w:rFonts w:ascii="Century Gothic" w:hAnsi="Century Gothic"/>
          <w:sz w:val="20"/>
          <w:szCs w:val="20"/>
        </w:rPr>
        <w:t>s'assurant de la sincérité d</w:t>
      </w:r>
      <w:r w:rsidR="007F5798">
        <w:rPr>
          <w:rFonts w:ascii="Century Gothic" w:hAnsi="Century Gothic"/>
          <w:sz w:val="20"/>
          <w:szCs w:val="20"/>
        </w:rPr>
        <w:t xml:space="preserve">e la consultation. </w:t>
      </w:r>
    </w:p>
    <w:p w14:paraId="221EE0AD" w14:textId="77777777" w:rsidR="005115C8" w:rsidRDefault="005115C8" w:rsidP="008073A3">
      <w:pPr>
        <w:spacing w:after="0" w:line="240" w:lineRule="auto"/>
        <w:jc w:val="both"/>
        <w:rPr>
          <w:rFonts w:ascii="Century Gothic" w:hAnsi="Century Gothic"/>
          <w:sz w:val="20"/>
          <w:szCs w:val="20"/>
        </w:rPr>
      </w:pPr>
    </w:p>
    <w:p w14:paraId="159E1348" w14:textId="0B6946ED" w:rsidR="005115C8" w:rsidRDefault="005115C8" w:rsidP="008073A3">
      <w:pPr>
        <w:spacing w:after="0" w:line="240" w:lineRule="auto"/>
        <w:jc w:val="both"/>
        <w:rPr>
          <w:rFonts w:ascii="Century Gothic" w:hAnsi="Century Gothic"/>
          <w:sz w:val="20"/>
          <w:szCs w:val="20"/>
        </w:rPr>
      </w:pPr>
      <w:r>
        <w:rPr>
          <w:rFonts w:ascii="Century Gothic" w:hAnsi="Century Gothic"/>
          <w:sz w:val="20"/>
          <w:szCs w:val="20"/>
        </w:rPr>
        <w:t>Immédiatement après la fin de la consultation, le résultat a été communiqué à la Direction par le</w:t>
      </w:r>
      <w:r w:rsidR="000A30FD">
        <w:rPr>
          <w:rFonts w:ascii="Century Gothic" w:hAnsi="Century Gothic"/>
          <w:sz w:val="20"/>
          <w:szCs w:val="20"/>
        </w:rPr>
        <w:t xml:space="preserve"> bureau de vote</w:t>
      </w:r>
      <w:r w:rsidRPr="008E7863">
        <w:rPr>
          <w:rFonts w:ascii="Century Gothic" w:hAnsi="Century Gothic"/>
          <w:sz w:val="20"/>
          <w:szCs w:val="20"/>
        </w:rPr>
        <w:t>.</w:t>
      </w:r>
      <w:r w:rsidR="00130900" w:rsidRPr="008E7863">
        <w:rPr>
          <w:rFonts w:ascii="Century Gothic" w:hAnsi="Century Gothic"/>
          <w:sz w:val="20"/>
          <w:szCs w:val="20"/>
        </w:rPr>
        <w:t xml:space="preserve"> Un procès-verbal portant résultat de la consultation a été établi </w:t>
      </w:r>
      <w:r w:rsidR="000A30FD">
        <w:rPr>
          <w:rFonts w:ascii="Century Gothic" w:hAnsi="Century Gothic"/>
          <w:sz w:val="20"/>
          <w:szCs w:val="20"/>
        </w:rPr>
        <w:t>par le bureau de vote puis communiqué</w:t>
      </w:r>
      <w:r w:rsidR="00130900" w:rsidRPr="007C40EA">
        <w:rPr>
          <w:rFonts w:ascii="Century Gothic" w:hAnsi="Century Gothic"/>
          <w:sz w:val="20"/>
          <w:szCs w:val="20"/>
        </w:rPr>
        <w:t xml:space="preserve"> </w:t>
      </w:r>
      <w:r w:rsidR="000A30FD">
        <w:rPr>
          <w:rFonts w:ascii="Century Gothic" w:hAnsi="Century Gothic"/>
          <w:sz w:val="20"/>
          <w:szCs w:val="20"/>
        </w:rPr>
        <w:t xml:space="preserve">à la Direction, qui l'a ensuite transmis </w:t>
      </w:r>
      <w:r w:rsidR="00130900" w:rsidRPr="007C40EA">
        <w:rPr>
          <w:rFonts w:ascii="Century Gothic" w:hAnsi="Century Gothic"/>
          <w:sz w:val="20"/>
          <w:szCs w:val="20"/>
        </w:rPr>
        <w:t xml:space="preserve">par e-mail </w:t>
      </w:r>
      <w:r w:rsidR="007F5798">
        <w:rPr>
          <w:rFonts w:ascii="Century Gothic" w:hAnsi="Century Gothic"/>
          <w:sz w:val="20"/>
          <w:szCs w:val="20"/>
        </w:rPr>
        <w:t>avec accusé de réception</w:t>
      </w:r>
      <w:r w:rsidR="007F5798" w:rsidRPr="007C40EA">
        <w:rPr>
          <w:rFonts w:ascii="Century Gothic" w:hAnsi="Century Gothic"/>
          <w:sz w:val="20"/>
          <w:szCs w:val="20"/>
        </w:rPr>
        <w:t xml:space="preserve"> </w:t>
      </w:r>
      <w:r w:rsidR="00130900" w:rsidRPr="007C40EA">
        <w:rPr>
          <w:rFonts w:ascii="Century Gothic" w:hAnsi="Century Gothic"/>
          <w:sz w:val="20"/>
          <w:szCs w:val="20"/>
        </w:rPr>
        <w:t>à l'en</w:t>
      </w:r>
      <w:r w:rsidR="00130900">
        <w:rPr>
          <w:rFonts w:ascii="Century Gothic" w:hAnsi="Century Gothic"/>
          <w:sz w:val="20"/>
          <w:szCs w:val="20"/>
        </w:rPr>
        <w:t xml:space="preserve">semble du personnel. </w:t>
      </w:r>
    </w:p>
    <w:p w14:paraId="2B287B5A" w14:textId="77777777" w:rsidR="007C40EA" w:rsidRDefault="007C40EA" w:rsidP="008073A3">
      <w:pPr>
        <w:spacing w:after="0" w:line="240" w:lineRule="auto"/>
        <w:jc w:val="both"/>
        <w:rPr>
          <w:rFonts w:ascii="Century Gothic" w:hAnsi="Century Gothic"/>
          <w:sz w:val="20"/>
          <w:szCs w:val="20"/>
        </w:rPr>
      </w:pPr>
    </w:p>
    <w:p w14:paraId="79C9F6D2" w14:textId="4CE81CC5" w:rsidR="0089788E" w:rsidRDefault="0089788E" w:rsidP="008073A3">
      <w:pPr>
        <w:spacing w:after="0" w:line="240" w:lineRule="auto"/>
        <w:jc w:val="both"/>
        <w:rPr>
          <w:rFonts w:ascii="Century Gothic" w:hAnsi="Century Gothic"/>
          <w:sz w:val="20"/>
          <w:szCs w:val="20"/>
        </w:rPr>
      </w:pPr>
      <w:r>
        <w:rPr>
          <w:rFonts w:ascii="Century Gothic" w:hAnsi="Century Gothic"/>
          <w:sz w:val="20"/>
          <w:szCs w:val="20"/>
        </w:rPr>
        <w:t xml:space="preserve">Le présent accord </w:t>
      </w:r>
      <w:r w:rsidRPr="00DF30C3">
        <w:rPr>
          <w:rFonts w:ascii="Century Gothic" w:hAnsi="Century Gothic"/>
          <w:sz w:val="20"/>
          <w:szCs w:val="20"/>
        </w:rPr>
        <w:t>a été</w:t>
      </w:r>
      <w:r w:rsidR="001A2EC5">
        <w:rPr>
          <w:rFonts w:ascii="Century Gothic" w:hAnsi="Century Gothic"/>
          <w:sz w:val="20"/>
          <w:szCs w:val="20"/>
        </w:rPr>
        <w:t xml:space="preserve"> </w:t>
      </w:r>
      <w:r w:rsidR="00A67BA0">
        <w:rPr>
          <w:rFonts w:ascii="Century Gothic" w:hAnsi="Century Gothic"/>
          <w:sz w:val="20"/>
          <w:szCs w:val="20"/>
        </w:rPr>
        <w:t>accepté</w:t>
      </w:r>
      <w:r w:rsidR="001A2EC5">
        <w:rPr>
          <w:rFonts w:ascii="Century Gothic" w:hAnsi="Century Gothic"/>
          <w:sz w:val="20"/>
          <w:szCs w:val="20"/>
        </w:rPr>
        <w:t xml:space="preserve"> </w:t>
      </w:r>
      <w:r w:rsidRPr="00DF30C3">
        <w:rPr>
          <w:rFonts w:ascii="Century Gothic" w:hAnsi="Century Gothic"/>
          <w:sz w:val="20"/>
          <w:szCs w:val="20"/>
        </w:rPr>
        <w:t>à la</w:t>
      </w:r>
      <w:r>
        <w:rPr>
          <w:rFonts w:ascii="Century Gothic" w:hAnsi="Century Gothic"/>
          <w:sz w:val="20"/>
          <w:szCs w:val="20"/>
        </w:rPr>
        <w:t xml:space="preserve"> majorité des deux tiers du personnel (</w:t>
      </w:r>
      <w:r w:rsidR="00A67BA0">
        <w:rPr>
          <w:rFonts w:ascii="Century Gothic" w:hAnsi="Century Gothic"/>
          <w:sz w:val="20"/>
          <w:szCs w:val="20"/>
        </w:rPr>
        <w:t>4</w:t>
      </w:r>
      <w:r>
        <w:rPr>
          <w:rFonts w:ascii="Century Gothic" w:hAnsi="Century Gothic"/>
          <w:sz w:val="20"/>
          <w:szCs w:val="20"/>
        </w:rPr>
        <w:t xml:space="preserve"> votes favorable</w:t>
      </w:r>
      <w:r w:rsidR="005115C8">
        <w:rPr>
          <w:rFonts w:ascii="Century Gothic" w:hAnsi="Century Gothic"/>
          <w:sz w:val="20"/>
          <w:szCs w:val="20"/>
        </w:rPr>
        <w:t>s</w:t>
      </w:r>
      <w:r>
        <w:rPr>
          <w:rFonts w:ascii="Century Gothic" w:hAnsi="Century Gothic"/>
          <w:sz w:val="20"/>
          <w:szCs w:val="20"/>
        </w:rPr>
        <w:t xml:space="preserve"> sur </w:t>
      </w:r>
      <w:r w:rsidR="00A67BA0">
        <w:rPr>
          <w:rFonts w:ascii="Century Gothic" w:hAnsi="Century Gothic"/>
          <w:sz w:val="20"/>
          <w:szCs w:val="20"/>
        </w:rPr>
        <w:t>5</w:t>
      </w:r>
      <w:r>
        <w:rPr>
          <w:rFonts w:ascii="Century Gothic" w:hAnsi="Century Gothic"/>
          <w:sz w:val="20"/>
          <w:szCs w:val="20"/>
        </w:rPr>
        <w:t xml:space="preserve"> salariés </w:t>
      </w:r>
      <w:r w:rsidR="005115C8">
        <w:rPr>
          <w:rFonts w:ascii="Century Gothic" w:hAnsi="Century Gothic"/>
          <w:sz w:val="20"/>
          <w:szCs w:val="20"/>
        </w:rPr>
        <w:t>à l'effectif</w:t>
      </w:r>
      <w:r>
        <w:rPr>
          <w:rFonts w:ascii="Century Gothic" w:hAnsi="Century Gothic"/>
          <w:sz w:val="20"/>
          <w:szCs w:val="20"/>
        </w:rPr>
        <w:t xml:space="preserve">). </w:t>
      </w:r>
    </w:p>
    <w:p w14:paraId="2AFB40C8" w14:textId="12D08446"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03F10144" w14:textId="66B4B99C" w:rsidR="00631AAE" w:rsidRPr="005B7782" w:rsidRDefault="0069590B" w:rsidP="00204C46">
      <w:pPr>
        <w:spacing w:after="0" w:line="240" w:lineRule="auto"/>
        <w:rPr>
          <w:rFonts w:ascii="Century Gothic" w:hAnsi="Century Gothic"/>
          <w:b/>
          <w:sz w:val="20"/>
          <w:szCs w:val="20"/>
        </w:rPr>
      </w:pPr>
      <w:r>
        <w:rPr>
          <w:rFonts w:ascii="Century Gothic" w:hAnsi="Century Gothic"/>
          <w:b/>
          <w:sz w:val="20"/>
          <w:szCs w:val="20"/>
        </w:rPr>
        <w:t>i</w:t>
      </w:r>
      <w:r w:rsidR="008D4AEC">
        <w:rPr>
          <w:rFonts w:ascii="Century Gothic" w:hAnsi="Century Gothic"/>
          <w:b/>
          <w:sz w:val="20"/>
          <w:szCs w:val="20"/>
        </w:rPr>
        <w:t>i</w:t>
      </w:r>
      <w:r>
        <w:rPr>
          <w:rFonts w:ascii="Century Gothic" w:hAnsi="Century Gothic"/>
          <w:b/>
          <w:sz w:val="20"/>
          <w:szCs w:val="20"/>
        </w:rPr>
        <w:t>)</w:t>
      </w:r>
      <w:r w:rsidR="00207A82" w:rsidRPr="005B7782">
        <w:rPr>
          <w:rFonts w:ascii="Century Gothic" w:hAnsi="Century Gothic"/>
          <w:b/>
          <w:sz w:val="20"/>
          <w:szCs w:val="20"/>
        </w:rPr>
        <w:t xml:space="preserve"> </w:t>
      </w:r>
      <w:r w:rsidR="00207A82" w:rsidRPr="00634207">
        <w:rPr>
          <w:rFonts w:ascii="Century Gothic" w:hAnsi="Century Gothic"/>
          <w:b/>
          <w:sz w:val="20"/>
          <w:szCs w:val="20"/>
          <w:u w:val="dotted"/>
        </w:rPr>
        <w:t xml:space="preserve">Durée d'application </w:t>
      </w:r>
      <w:r w:rsidR="00207A82" w:rsidRPr="005B7782">
        <w:rPr>
          <w:rFonts w:ascii="Century Gothic" w:hAnsi="Century Gothic"/>
          <w:b/>
          <w:sz w:val="20"/>
          <w:szCs w:val="20"/>
        </w:rPr>
        <w:t xml:space="preserve">          </w:t>
      </w:r>
    </w:p>
    <w:p w14:paraId="4FCA418E"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59740283" w14:textId="051C184F" w:rsidR="00755F69" w:rsidRPr="005B7782" w:rsidRDefault="00207A82" w:rsidP="00204C46">
      <w:pPr>
        <w:spacing w:after="0" w:line="240" w:lineRule="auto"/>
        <w:jc w:val="both"/>
        <w:rPr>
          <w:rFonts w:ascii="Century Gothic" w:hAnsi="Century Gothic"/>
          <w:sz w:val="20"/>
          <w:szCs w:val="20"/>
        </w:rPr>
      </w:pPr>
      <w:bookmarkStart w:id="17" w:name="BASECOFORMRH__I84D9257DX47E0X414FX9B1FXE"/>
      <w:r w:rsidRPr="005B7782">
        <w:rPr>
          <w:rFonts w:ascii="Century Gothic" w:hAnsi="Century Gothic"/>
          <w:sz w:val="20"/>
          <w:szCs w:val="20"/>
        </w:rPr>
        <w:t>Le présent accord s'applique à comp</w:t>
      </w:r>
      <w:r w:rsidRPr="006C012E">
        <w:rPr>
          <w:rFonts w:ascii="Century Gothic" w:hAnsi="Century Gothic"/>
          <w:sz w:val="20"/>
          <w:szCs w:val="20"/>
        </w:rPr>
        <w:t xml:space="preserve">ter </w:t>
      </w:r>
      <w:r w:rsidRPr="00657225">
        <w:rPr>
          <w:rFonts w:ascii="Century Gothic" w:hAnsi="Century Gothic"/>
          <w:sz w:val="20"/>
          <w:szCs w:val="20"/>
        </w:rPr>
        <w:t xml:space="preserve">du </w:t>
      </w:r>
      <w:r w:rsidR="009443D6">
        <w:rPr>
          <w:rFonts w:ascii="Century Gothic" w:hAnsi="Century Gothic"/>
          <w:sz w:val="20"/>
          <w:szCs w:val="20"/>
        </w:rPr>
        <w:t>1</w:t>
      </w:r>
      <w:r w:rsidR="00B462A9" w:rsidRPr="00657225">
        <w:rPr>
          <w:rFonts w:ascii="Century Gothic" w:hAnsi="Century Gothic"/>
          <w:sz w:val="20"/>
          <w:szCs w:val="20"/>
        </w:rPr>
        <w:t xml:space="preserve">er </w:t>
      </w:r>
      <w:r w:rsidR="009443D6">
        <w:rPr>
          <w:rFonts w:ascii="Century Gothic" w:hAnsi="Century Gothic"/>
          <w:sz w:val="20"/>
          <w:szCs w:val="20"/>
        </w:rPr>
        <w:t>mai</w:t>
      </w:r>
      <w:r w:rsidR="00430DCB" w:rsidRPr="00657225">
        <w:rPr>
          <w:rFonts w:ascii="Century Gothic" w:hAnsi="Century Gothic"/>
          <w:sz w:val="20"/>
          <w:szCs w:val="20"/>
        </w:rPr>
        <w:t xml:space="preserve"> </w:t>
      </w:r>
      <w:r w:rsidR="003C5F4E" w:rsidRPr="00657225">
        <w:rPr>
          <w:rFonts w:ascii="Century Gothic" w:hAnsi="Century Gothic"/>
          <w:sz w:val="20"/>
          <w:szCs w:val="20"/>
        </w:rPr>
        <w:t>20</w:t>
      </w:r>
      <w:r w:rsidR="003C5F4E" w:rsidRPr="006C012E">
        <w:rPr>
          <w:rFonts w:ascii="Century Gothic" w:hAnsi="Century Gothic"/>
          <w:sz w:val="20"/>
          <w:szCs w:val="20"/>
        </w:rPr>
        <w:t>2</w:t>
      </w:r>
      <w:r w:rsidR="009443D6">
        <w:rPr>
          <w:rFonts w:ascii="Century Gothic" w:hAnsi="Century Gothic"/>
          <w:sz w:val="20"/>
          <w:szCs w:val="20"/>
        </w:rPr>
        <w:t>4</w:t>
      </w:r>
      <w:r w:rsidRPr="006C012E">
        <w:rPr>
          <w:rFonts w:ascii="Century Gothic" w:hAnsi="Century Gothic"/>
          <w:sz w:val="20"/>
          <w:szCs w:val="20"/>
        </w:rPr>
        <w:t xml:space="preserve"> et</w:t>
      </w:r>
      <w:r w:rsidRPr="005B7782">
        <w:rPr>
          <w:rFonts w:ascii="Century Gothic" w:hAnsi="Century Gothic"/>
          <w:sz w:val="20"/>
          <w:szCs w:val="20"/>
        </w:rPr>
        <w:t xml:space="preserve"> pour une durée </w:t>
      </w:r>
      <w:r w:rsidR="007E1C8C">
        <w:rPr>
          <w:rFonts w:ascii="Century Gothic" w:hAnsi="Century Gothic"/>
          <w:sz w:val="20"/>
          <w:szCs w:val="20"/>
        </w:rPr>
        <w:t xml:space="preserve">indéterminée. </w:t>
      </w:r>
      <w:bookmarkEnd w:id="17"/>
    </w:p>
    <w:p w14:paraId="52913C2C" w14:textId="77777777" w:rsidR="00631AAE" w:rsidRPr="005B7782" w:rsidRDefault="00631AAE" w:rsidP="00204C46">
      <w:pPr>
        <w:spacing w:after="0" w:line="240" w:lineRule="auto"/>
        <w:rPr>
          <w:rFonts w:ascii="Century Gothic" w:hAnsi="Century Gothic"/>
          <w:sz w:val="20"/>
          <w:szCs w:val="20"/>
        </w:rPr>
      </w:pPr>
    </w:p>
    <w:p w14:paraId="28BE42FF" w14:textId="309079AD" w:rsidR="00631AAE" w:rsidRPr="005B7782" w:rsidRDefault="0069590B" w:rsidP="00204C46">
      <w:pPr>
        <w:spacing w:after="0" w:line="240" w:lineRule="auto"/>
        <w:rPr>
          <w:rFonts w:ascii="Century Gothic" w:hAnsi="Century Gothic"/>
          <w:b/>
          <w:sz w:val="20"/>
          <w:szCs w:val="20"/>
        </w:rPr>
      </w:pPr>
      <w:r>
        <w:rPr>
          <w:rFonts w:ascii="Century Gothic" w:hAnsi="Century Gothic"/>
          <w:b/>
          <w:sz w:val="20"/>
          <w:szCs w:val="20"/>
        </w:rPr>
        <w:t>i</w:t>
      </w:r>
      <w:r w:rsidR="008D4AEC">
        <w:rPr>
          <w:rFonts w:ascii="Century Gothic" w:hAnsi="Century Gothic"/>
          <w:b/>
          <w:sz w:val="20"/>
          <w:szCs w:val="20"/>
        </w:rPr>
        <w:t>i</w:t>
      </w:r>
      <w:r>
        <w:rPr>
          <w:rFonts w:ascii="Century Gothic" w:hAnsi="Century Gothic"/>
          <w:b/>
          <w:sz w:val="20"/>
          <w:szCs w:val="20"/>
        </w:rPr>
        <w:t>i)</w:t>
      </w:r>
      <w:r w:rsidR="00207A82" w:rsidRPr="005B7782">
        <w:rPr>
          <w:rFonts w:ascii="Century Gothic" w:hAnsi="Century Gothic"/>
          <w:b/>
          <w:sz w:val="20"/>
          <w:szCs w:val="20"/>
        </w:rPr>
        <w:t xml:space="preserve"> </w:t>
      </w:r>
      <w:r w:rsidR="00207A82" w:rsidRPr="00634207">
        <w:rPr>
          <w:rFonts w:ascii="Century Gothic" w:hAnsi="Century Gothic"/>
          <w:b/>
          <w:sz w:val="20"/>
          <w:szCs w:val="20"/>
          <w:u w:val="dotted"/>
        </w:rPr>
        <w:t xml:space="preserve">Suivi de l'application de l'accord </w:t>
      </w:r>
    </w:p>
    <w:p w14:paraId="261CF067"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70B38F99" w14:textId="08F3EDE4" w:rsidR="00B72269" w:rsidRPr="00634207" w:rsidRDefault="00730AE7" w:rsidP="00B72269">
      <w:pPr>
        <w:jc w:val="both"/>
        <w:rPr>
          <w:rFonts w:ascii="Century Gothic" w:hAnsi="Century Gothic"/>
          <w:sz w:val="20"/>
          <w:szCs w:val="20"/>
        </w:rPr>
      </w:pPr>
      <w:r>
        <w:rPr>
          <w:rFonts w:ascii="Century Gothic" w:hAnsi="Century Gothic"/>
          <w:sz w:val="20"/>
          <w:szCs w:val="20"/>
        </w:rPr>
        <w:t>L</w:t>
      </w:r>
      <w:r w:rsidR="00B72269" w:rsidRPr="00634207">
        <w:rPr>
          <w:rFonts w:ascii="Century Gothic" w:hAnsi="Century Gothic"/>
          <w:sz w:val="20"/>
          <w:szCs w:val="20"/>
        </w:rPr>
        <w:t>es Parties se réuniront</w:t>
      </w:r>
      <w:r>
        <w:rPr>
          <w:rFonts w:ascii="Century Gothic" w:hAnsi="Century Gothic"/>
          <w:sz w:val="20"/>
          <w:szCs w:val="20"/>
        </w:rPr>
        <w:t xml:space="preserve"> en tant que de besoin </w:t>
      </w:r>
      <w:r w:rsidR="00B72269" w:rsidRPr="00634207">
        <w:rPr>
          <w:rFonts w:ascii="Century Gothic" w:hAnsi="Century Gothic"/>
          <w:sz w:val="20"/>
          <w:szCs w:val="20"/>
        </w:rPr>
        <w:t xml:space="preserve">après l'entrée en vigueur de l'accord pour échanger sur sa mise en œuvre. </w:t>
      </w:r>
    </w:p>
    <w:p w14:paraId="3F3F68FF" w14:textId="46CA95A2" w:rsidR="00755F69" w:rsidRPr="005B7782" w:rsidRDefault="00B72269" w:rsidP="00B72269">
      <w:pPr>
        <w:spacing w:after="0" w:line="240" w:lineRule="auto"/>
        <w:jc w:val="both"/>
        <w:rPr>
          <w:rFonts w:ascii="Century Gothic" w:hAnsi="Century Gothic"/>
          <w:sz w:val="20"/>
          <w:szCs w:val="20"/>
        </w:rPr>
      </w:pPr>
      <w:r w:rsidRPr="00634207">
        <w:rPr>
          <w:rFonts w:ascii="Century Gothic" w:hAnsi="Century Gothic"/>
          <w:sz w:val="20"/>
          <w:szCs w:val="20"/>
        </w:rPr>
        <w:lastRenderedPageBreak/>
        <w:t>Les Parties pourront à tout moment se réunir afin de trancher une difficulté d'interprétation concerna</w:t>
      </w:r>
      <w:r w:rsidRPr="00B72269">
        <w:rPr>
          <w:rFonts w:ascii="Century Gothic" w:hAnsi="Century Gothic"/>
          <w:sz w:val="20"/>
          <w:szCs w:val="20"/>
        </w:rPr>
        <w:t xml:space="preserve">nt les </w:t>
      </w:r>
      <w:r>
        <w:rPr>
          <w:rFonts w:ascii="Century Gothic" w:hAnsi="Century Gothic"/>
          <w:sz w:val="20"/>
          <w:szCs w:val="20"/>
        </w:rPr>
        <w:t>stipulations</w:t>
      </w:r>
      <w:r w:rsidRPr="00B72269">
        <w:rPr>
          <w:rFonts w:ascii="Century Gothic" w:hAnsi="Century Gothic"/>
          <w:sz w:val="20"/>
          <w:szCs w:val="20"/>
        </w:rPr>
        <w:t xml:space="preserve"> du présent </w:t>
      </w:r>
      <w:r>
        <w:rPr>
          <w:rFonts w:ascii="Century Gothic" w:hAnsi="Century Gothic"/>
          <w:sz w:val="20"/>
          <w:szCs w:val="20"/>
        </w:rPr>
        <w:t>a</w:t>
      </w:r>
      <w:r w:rsidRPr="00634207">
        <w:rPr>
          <w:rFonts w:ascii="Century Gothic" w:hAnsi="Century Gothic"/>
          <w:sz w:val="20"/>
          <w:szCs w:val="20"/>
        </w:rPr>
        <w:t xml:space="preserve">ccord. </w:t>
      </w:r>
    </w:p>
    <w:p w14:paraId="7EABE6B5" w14:textId="77777777" w:rsidR="00631AAE" w:rsidRPr="005B7782" w:rsidRDefault="00631AAE" w:rsidP="00204C46">
      <w:pPr>
        <w:spacing w:after="0" w:line="240" w:lineRule="auto"/>
        <w:jc w:val="both"/>
        <w:rPr>
          <w:rFonts w:ascii="Century Gothic" w:hAnsi="Century Gothic"/>
          <w:sz w:val="20"/>
          <w:szCs w:val="20"/>
        </w:rPr>
      </w:pPr>
    </w:p>
    <w:p w14:paraId="23BEB96C" w14:textId="64DB42E3" w:rsidR="00755F69" w:rsidRPr="005B7782" w:rsidRDefault="008D4AEC" w:rsidP="00204C46">
      <w:pPr>
        <w:spacing w:after="0" w:line="240" w:lineRule="auto"/>
        <w:rPr>
          <w:rFonts w:ascii="Century Gothic" w:hAnsi="Century Gothic"/>
          <w:b/>
          <w:sz w:val="20"/>
          <w:szCs w:val="20"/>
        </w:rPr>
      </w:pPr>
      <w:r>
        <w:rPr>
          <w:rFonts w:ascii="Century Gothic" w:hAnsi="Century Gothic"/>
          <w:b/>
          <w:sz w:val="20"/>
          <w:szCs w:val="20"/>
        </w:rPr>
        <w:t>iv</w:t>
      </w:r>
      <w:r w:rsidR="0069590B">
        <w:rPr>
          <w:rFonts w:ascii="Century Gothic" w:hAnsi="Century Gothic"/>
          <w:b/>
          <w:sz w:val="20"/>
          <w:szCs w:val="20"/>
        </w:rPr>
        <w:t>)</w:t>
      </w:r>
      <w:r w:rsidR="00207A82" w:rsidRPr="005B7782">
        <w:rPr>
          <w:rFonts w:ascii="Century Gothic" w:hAnsi="Century Gothic"/>
          <w:b/>
          <w:sz w:val="20"/>
          <w:szCs w:val="20"/>
        </w:rPr>
        <w:t xml:space="preserve"> </w:t>
      </w:r>
      <w:r w:rsidR="00207A82" w:rsidRPr="00634207">
        <w:rPr>
          <w:rFonts w:ascii="Century Gothic" w:hAnsi="Century Gothic"/>
          <w:b/>
          <w:sz w:val="20"/>
          <w:szCs w:val="20"/>
          <w:u w:val="dotted"/>
        </w:rPr>
        <w:t>Rendez-vous</w:t>
      </w:r>
      <w:r w:rsidR="00207A82" w:rsidRPr="005B7782">
        <w:rPr>
          <w:rFonts w:ascii="Century Gothic" w:hAnsi="Century Gothic"/>
          <w:b/>
          <w:sz w:val="20"/>
          <w:szCs w:val="20"/>
        </w:rPr>
        <w:t xml:space="preserve">                           </w:t>
      </w:r>
    </w:p>
    <w:p w14:paraId="66DC2DE3" w14:textId="77777777" w:rsidR="00631AAE" w:rsidRPr="005B7782" w:rsidRDefault="00631AAE" w:rsidP="00204C46">
      <w:pPr>
        <w:spacing w:after="0" w:line="240" w:lineRule="auto"/>
        <w:jc w:val="both"/>
        <w:rPr>
          <w:rFonts w:ascii="Century Gothic" w:hAnsi="Century Gothic"/>
          <w:sz w:val="20"/>
          <w:szCs w:val="20"/>
        </w:rPr>
      </w:pPr>
    </w:p>
    <w:p w14:paraId="27D94C83" w14:textId="77777777" w:rsidR="00755F69" w:rsidRPr="005B7782" w:rsidRDefault="00207A82" w:rsidP="00204C46">
      <w:pPr>
        <w:spacing w:after="0" w:line="240" w:lineRule="auto"/>
        <w:jc w:val="both"/>
        <w:rPr>
          <w:rFonts w:ascii="Century Gothic" w:hAnsi="Century Gothic"/>
          <w:sz w:val="20"/>
          <w:szCs w:val="20"/>
        </w:rPr>
      </w:pPr>
      <w:r w:rsidRPr="005B7782">
        <w:rPr>
          <w:rFonts w:ascii="Century Gothic" w:hAnsi="Century Gothic"/>
          <w:sz w:val="20"/>
          <w:szCs w:val="20"/>
        </w:rPr>
        <w:t>Les parties conviennent de se revoir en cas de modifications des règles légales ou réglementaires impactant significativement les termes du présent accord.</w:t>
      </w:r>
    </w:p>
    <w:p w14:paraId="5658F868" w14:textId="77777777" w:rsidR="00631AAE"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E3E9E2D" w14:textId="4AA1F2E7" w:rsidR="00755F69" w:rsidRPr="005B7782" w:rsidRDefault="0069590B" w:rsidP="00204C46">
      <w:pPr>
        <w:spacing w:after="0" w:line="240" w:lineRule="auto"/>
        <w:rPr>
          <w:rFonts w:ascii="Century Gothic" w:hAnsi="Century Gothic"/>
          <w:b/>
          <w:sz w:val="20"/>
          <w:szCs w:val="20"/>
        </w:rPr>
      </w:pPr>
      <w:r>
        <w:rPr>
          <w:rFonts w:ascii="Century Gothic" w:hAnsi="Century Gothic"/>
          <w:b/>
          <w:sz w:val="20"/>
          <w:szCs w:val="20"/>
        </w:rPr>
        <w:t>v)</w:t>
      </w:r>
      <w:r w:rsidR="00DF068B" w:rsidRPr="005B7782">
        <w:rPr>
          <w:rFonts w:ascii="Century Gothic" w:hAnsi="Century Gothic"/>
          <w:b/>
          <w:sz w:val="20"/>
          <w:szCs w:val="20"/>
        </w:rPr>
        <w:t xml:space="preserve"> </w:t>
      </w:r>
      <w:r w:rsidR="00207A82" w:rsidRPr="00634207">
        <w:rPr>
          <w:rFonts w:ascii="Century Gothic" w:hAnsi="Century Gothic"/>
          <w:b/>
          <w:sz w:val="20"/>
          <w:szCs w:val="20"/>
          <w:u w:val="dotted"/>
        </w:rPr>
        <w:t xml:space="preserve">Révision </w:t>
      </w:r>
      <w:r w:rsidR="00B72269" w:rsidRPr="00634207">
        <w:rPr>
          <w:rFonts w:ascii="Century Gothic" w:hAnsi="Century Gothic"/>
          <w:b/>
          <w:sz w:val="20"/>
          <w:szCs w:val="20"/>
          <w:u w:val="dotted"/>
        </w:rPr>
        <w:t xml:space="preserve">et dénonciation </w:t>
      </w:r>
      <w:r w:rsidR="00207A82" w:rsidRPr="00634207">
        <w:rPr>
          <w:rFonts w:ascii="Century Gothic" w:hAnsi="Century Gothic"/>
          <w:b/>
          <w:sz w:val="20"/>
          <w:szCs w:val="20"/>
          <w:u w:val="dotted"/>
        </w:rPr>
        <w:t xml:space="preserve">  </w:t>
      </w:r>
      <w:r w:rsidR="00207A82" w:rsidRPr="005B7782">
        <w:rPr>
          <w:rFonts w:ascii="Century Gothic" w:hAnsi="Century Gothic"/>
          <w:b/>
          <w:sz w:val="20"/>
          <w:szCs w:val="20"/>
        </w:rPr>
        <w:t xml:space="preserve">                        </w:t>
      </w:r>
    </w:p>
    <w:p w14:paraId="3346E982" w14:textId="77777777" w:rsidR="006D4BD7" w:rsidRPr="005B7782" w:rsidRDefault="006D4BD7" w:rsidP="00204C46">
      <w:pPr>
        <w:spacing w:after="0" w:line="240" w:lineRule="auto"/>
        <w:rPr>
          <w:rFonts w:ascii="Century Gothic" w:hAnsi="Century Gothic"/>
          <w:b/>
          <w:sz w:val="20"/>
          <w:szCs w:val="20"/>
        </w:rPr>
      </w:pPr>
    </w:p>
    <w:p w14:paraId="4278ECCE" w14:textId="5E47F05F" w:rsidR="004921D3" w:rsidRPr="005B7782" w:rsidRDefault="004921D3" w:rsidP="004921D3">
      <w:pPr>
        <w:pStyle w:val="Default"/>
        <w:jc w:val="both"/>
        <w:rPr>
          <w:rFonts w:ascii="Century Gothic" w:hAnsi="Century Gothic"/>
          <w:color w:val="auto"/>
          <w:sz w:val="20"/>
          <w:szCs w:val="23"/>
        </w:rPr>
      </w:pPr>
      <w:r w:rsidRPr="005B7782">
        <w:rPr>
          <w:rFonts w:ascii="Century Gothic" w:hAnsi="Century Gothic"/>
          <w:color w:val="auto"/>
          <w:sz w:val="20"/>
          <w:szCs w:val="23"/>
        </w:rPr>
        <w:t xml:space="preserve">Toute demande de révision à l’initiative de l’une ou l’autre des parties doit être formulée par lettre recommandée avec accusé de réception. </w:t>
      </w:r>
    </w:p>
    <w:p w14:paraId="342166BD" w14:textId="77777777" w:rsidR="004921D3" w:rsidRPr="005B7782" w:rsidRDefault="004921D3" w:rsidP="004921D3">
      <w:pPr>
        <w:pStyle w:val="Default"/>
        <w:jc w:val="both"/>
        <w:rPr>
          <w:rFonts w:ascii="Century Gothic" w:hAnsi="Century Gothic"/>
          <w:color w:val="auto"/>
          <w:sz w:val="20"/>
          <w:szCs w:val="23"/>
        </w:rPr>
      </w:pPr>
    </w:p>
    <w:p w14:paraId="006F3A94" w14:textId="77777777" w:rsidR="004921D3" w:rsidRDefault="004921D3" w:rsidP="004921D3">
      <w:pPr>
        <w:pStyle w:val="Default"/>
        <w:jc w:val="both"/>
        <w:rPr>
          <w:rFonts w:ascii="Century Gothic" w:hAnsi="Century Gothic"/>
          <w:color w:val="auto"/>
          <w:sz w:val="20"/>
          <w:szCs w:val="23"/>
        </w:rPr>
      </w:pPr>
      <w:r w:rsidRPr="005B7782">
        <w:rPr>
          <w:rFonts w:ascii="Century Gothic" w:hAnsi="Century Gothic"/>
          <w:color w:val="auto"/>
          <w:sz w:val="20"/>
          <w:szCs w:val="23"/>
        </w:rPr>
        <w:t xml:space="preserve">En cas de révision, toute modification qui ferait l’objet d’un accord entre les parties signataires donnera lieu à la </w:t>
      </w:r>
      <w:r w:rsidR="00692152" w:rsidRPr="005B7782">
        <w:rPr>
          <w:rFonts w:ascii="Century Gothic" w:hAnsi="Century Gothic"/>
          <w:color w:val="auto"/>
          <w:sz w:val="20"/>
          <w:szCs w:val="23"/>
        </w:rPr>
        <w:t xml:space="preserve">signature d’un nouvel avenant. </w:t>
      </w:r>
      <w:r w:rsidRPr="005B7782">
        <w:rPr>
          <w:rFonts w:ascii="Century Gothic" w:hAnsi="Century Gothic"/>
          <w:color w:val="auto"/>
          <w:sz w:val="20"/>
          <w:szCs w:val="23"/>
        </w:rPr>
        <w:t xml:space="preserve"> </w:t>
      </w:r>
    </w:p>
    <w:p w14:paraId="44349257" w14:textId="77777777" w:rsidR="00B72269" w:rsidRDefault="00B72269" w:rsidP="004921D3">
      <w:pPr>
        <w:pStyle w:val="Default"/>
        <w:jc w:val="both"/>
        <w:rPr>
          <w:rFonts w:ascii="Century Gothic" w:hAnsi="Century Gothic"/>
          <w:color w:val="auto"/>
          <w:sz w:val="20"/>
          <w:szCs w:val="23"/>
        </w:rPr>
      </w:pPr>
    </w:p>
    <w:p w14:paraId="3D63EB0D" w14:textId="1C4E615E" w:rsidR="00FC70D4" w:rsidRPr="0022362B" w:rsidRDefault="00B72269" w:rsidP="00634207">
      <w:pPr>
        <w:pStyle w:val="Default"/>
        <w:jc w:val="both"/>
        <w:rPr>
          <w:rFonts w:ascii="Century Gothic" w:hAnsi="Century Gothic"/>
          <w:sz w:val="20"/>
          <w:szCs w:val="23"/>
        </w:rPr>
      </w:pPr>
      <w:r w:rsidRPr="00B72269">
        <w:rPr>
          <w:rFonts w:ascii="Century Gothic" w:hAnsi="Century Gothic"/>
          <w:color w:val="auto"/>
          <w:sz w:val="20"/>
          <w:szCs w:val="23"/>
        </w:rPr>
        <w:t>Le présent accord pourra être dénoncé par l'une des parties moyennant l'envoi d'un courrier recommandé avec accusé de réception. La dénonciation sera effective après un préavis de 3 mois.</w:t>
      </w:r>
      <w:r w:rsidR="005D6CF2">
        <w:rPr>
          <w:rFonts w:ascii="Century Gothic" w:hAnsi="Century Gothic"/>
          <w:color w:val="auto"/>
          <w:sz w:val="20"/>
          <w:szCs w:val="23"/>
        </w:rPr>
        <w:t xml:space="preserve"> </w:t>
      </w:r>
      <w:r w:rsidR="005D6CF2" w:rsidRPr="005D6CF2">
        <w:rPr>
          <w:rFonts w:ascii="Century Gothic" w:hAnsi="Century Gothic"/>
          <w:color w:val="auto"/>
          <w:sz w:val="20"/>
          <w:szCs w:val="23"/>
        </w:rPr>
        <w:t>L</w:t>
      </w:r>
      <w:r w:rsidR="00FC70D4" w:rsidRPr="00634207">
        <w:rPr>
          <w:rFonts w:ascii="Century Gothic" w:hAnsi="Century Gothic"/>
          <w:color w:val="auto"/>
          <w:sz w:val="20"/>
          <w:szCs w:val="23"/>
        </w:rPr>
        <w:t xml:space="preserve">es </w:t>
      </w:r>
      <w:r w:rsidR="005D6CF2">
        <w:rPr>
          <w:rFonts w:ascii="Century Gothic" w:hAnsi="Century Gothic"/>
          <w:color w:val="auto"/>
          <w:sz w:val="20"/>
          <w:szCs w:val="23"/>
        </w:rPr>
        <w:t>modalités de dénonciation</w:t>
      </w:r>
      <w:r w:rsidR="00FC70D4" w:rsidRPr="00634207">
        <w:rPr>
          <w:rFonts w:ascii="Century Gothic" w:hAnsi="Century Gothic"/>
          <w:color w:val="auto"/>
          <w:sz w:val="20"/>
          <w:szCs w:val="23"/>
        </w:rPr>
        <w:t xml:space="preserve"> prévues par</w:t>
      </w:r>
      <w:r w:rsidR="005D6CF2">
        <w:rPr>
          <w:rFonts w:ascii="Century Gothic" w:hAnsi="Century Gothic"/>
          <w:color w:val="auto"/>
          <w:sz w:val="20"/>
          <w:szCs w:val="23"/>
        </w:rPr>
        <w:t xml:space="preserve"> les </w:t>
      </w:r>
      <w:r w:rsidR="00FC70D4" w:rsidRPr="00634207">
        <w:rPr>
          <w:rFonts w:ascii="Century Gothic" w:hAnsi="Century Gothic"/>
          <w:color w:val="auto"/>
          <w:sz w:val="20"/>
          <w:szCs w:val="23"/>
        </w:rPr>
        <w:t>articles L. 2261-9 à L. 2261-13</w:t>
      </w:r>
      <w:r w:rsidR="005D6CF2">
        <w:rPr>
          <w:rFonts w:ascii="Century Gothic" w:hAnsi="Century Gothic"/>
          <w:color w:val="auto"/>
          <w:sz w:val="20"/>
          <w:szCs w:val="23"/>
        </w:rPr>
        <w:t xml:space="preserve"> </w:t>
      </w:r>
      <w:r w:rsidR="00C827AB">
        <w:rPr>
          <w:rFonts w:ascii="Century Gothic" w:hAnsi="Century Gothic"/>
          <w:color w:val="auto"/>
          <w:sz w:val="20"/>
          <w:szCs w:val="23"/>
        </w:rPr>
        <w:t xml:space="preserve">du Code du travail </w:t>
      </w:r>
      <w:r w:rsidR="005D6CF2">
        <w:rPr>
          <w:rFonts w:ascii="Century Gothic" w:hAnsi="Century Gothic"/>
          <w:color w:val="auto"/>
          <w:sz w:val="20"/>
          <w:szCs w:val="23"/>
        </w:rPr>
        <w:t>seront applicables</w:t>
      </w:r>
      <w:r w:rsidR="00FC70D4" w:rsidRPr="00634207">
        <w:rPr>
          <w:rFonts w:ascii="Century Gothic" w:hAnsi="Century Gothic"/>
          <w:color w:val="auto"/>
          <w:sz w:val="20"/>
          <w:szCs w:val="23"/>
        </w:rPr>
        <w:t xml:space="preserve">, sous réserve des dispositions suivantes </w:t>
      </w:r>
      <w:r w:rsidR="005D6CF2">
        <w:rPr>
          <w:rFonts w:ascii="Century Gothic" w:hAnsi="Century Gothic"/>
          <w:color w:val="auto"/>
          <w:sz w:val="20"/>
          <w:szCs w:val="23"/>
        </w:rPr>
        <w:t xml:space="preserve">en ce qui concerne la dénonciation par les salariés </w:t>
      </w:r>
      <w:r w:rsidR="00FC70D4" w:rsidRPr="00634207">
        <w:rPr>
          <w:rFonts w:ascii="Century Gothic" w:hAnsi="Century Gothic"/>
          <w:color w:val="auto"/>
          <w:sz w:val="20"/>
          <w:szCs w:val="23"/>
        </w:rPr>
        <w:t>:</w:t>
      </w:r>
    </w:p>
    <w:p w14:paraId="1B2B8EF5" w14:textId="77777777" w:rsidR="00FC70D4" w:rsidRPr="00634207" w:rsidRDefault="00FC70D4" w:rsidP="00634207">
      <w:pPr>
        <w:pStyle w:val="Default"/>
        <w:jc w:val="both"/>
        <w:rPr>
          <w:rFonts w:ascii="Century Gothic" w:hAnsi="Century Gothic"/>
          <w:color w:val="auto"/>
          <w:sz w:val="20"/>
          <w:szCs w:val="23"/>
        </w:rPr>
      </w:pPr>
    </w:p>
    <w:p w14:paraId="3A73CA6B" w14:textId="0647EA54" w:rsidR="00FC70D4" w:rsidRDefault="00FC70D4" w:rsidP="00634207">
      <w:pPr>
        <w:pStyle w:val="Default"/>
        <w:numPr>
          <w:ilvl w:val="0"/>
          <w:numId w:val="16"/>
        </w:numPr>
        <w:jc w:val="both"/>
        <w:rPr>
          <w:rFonts w:ascii="Century Gothic" w:hAnsi="Century Gothic"/>
          <w:sz w:val="20"/>
          <w:szCs w:val="23"/>
        </w:rPr>
      </w:pPr>
      <w:r w:rsidRPr="00634207">
        <w:rPr>
          <w:rFonts w:ascii="Century Gothic" w:hAnsi="Century Gothic"/>
          <w:color w:val="auto"/>
          <w:sz w:val="20"/>
          <w:szCs w:val="23"/>
        </w:rPr>
        <w:t xml:space="preserve">les salariés représentant les deux tiers du personnel </w:t>
      </w:r>
      <w:r w:rsidR="00855AE7">
        <w:rPr>
          <w:rFonts w:ascii="Century Gothic" w:hAnsi="Century Gothic"/>
          <w:color w:val="auto"/>
          <w:sz w:val="20"/>
          <w:szCs w:val="23"/>
        </w:rPr>
        <w:t>d</w:t>
      </w:r>
      <w:r w:rsidR="00C827AB">
        <w:rPr>
          <w:rFonts w:ascii="Century Gothic" w:hAnsi="Century Gothic"/>
          <w:color w:val="auto"/>
          <w:sz w:val="20"/>
          <w:szCs w:val="23"/>
        </w:rPr>
        <w:t>evront</w:t>
      </w:r>
      <w:r w:rsidR="00855AE7">
        <w:rPr>
          <w:rFonts w:ascii="Century Gothic" w:hAnsi="Century Gothic"/>
          <w:color w:val="auto"/>
          <w:sz w:val="20"/>
          <w:szCs w:val="23"/>
        </w:rPr>
        <w:t xml:space="preserve"> </w:t>
      </w:r>
      <w:r w:rsidR="00855AE7" w:rsidRPr="00855AE7">
        <w:rPr>
          <w:rFonts w:ascii="Century Gothic" w:hAnsi="Century Gothic"/>
          <w:color w:val="auto"/>
          <w:sz w:val="20"/>
          <w:szCs w:val="23"/>
        </w:rPr>
        <w:t>notifier</w:t>
      </w:r>
      <w:r w:rsidRPr="00634207">
        <w:rPr>
          <w:rFonts w:ascii="Century Gothic" w:hAnsi="Century Gothic"/>
          <w:color w:val="auto"/>
          <w:sz w:val="20"/>
          <w:szCs w:val="23"/>
        </w:rPr>
        <w:t xml:space="preserve"> collectivement et par écrit la dénonciation à l'employeur ;</w:t>
      </w:r>
    </w:p>
    <w:p w14:paraId="04D1AC65" w14:textId="77777777" w:rsidR="00FC70D4" w:rsidRDefault="00FC70D4" w:rsidP="00634207">
      <w:pPr>
        <w:pStyle w:val="Default"/>
        <w:ind w:left="720"/>
        <w:jc w:val="both"/>
        <w:rPr>
          <w:rFonts w:ascii="Century Gothic" w:hAnsi="Century Gothic"/>
          <w:sz w:val="20"/>
          <w:szCs w:val="23"/>
        </w:rPr>
      </w:pPr>
    </w:p>
    <w:p w14:paraId="3D3D2E09" w14:textId="3336CF93" w:rsidR="00FC70D4" w:rsidRDefault="00FC70D4" w:rsidP="00634207">
      <w:pPr>
        <w:pStyle w:val="Default"/>
        <w:numPr>
          <w:ilvl w:val="0"/>
          <w:numId w:val="16"/>
        </w:numPr>
        <w:jc w:val="both"/>
        <w:rPr>
          <w:rFonts w:ascii="Arial" w:hAnsi="Arial" w:cs="Arial"/>
          <w:sz w:val="21"/>
          <w:szCs w:val="21"/>
        </w:rPr>
      </w:pPr>
      <w:r w:rsidRPr="00634207">
        <w:rPr>
          <w:rFonts w:ascii="Century Gothic" w:hAnsi="Century Gothic"/>
          <w:color w:val="auto"/>
          <w:sz w:val="20"/>
          <w:szCs w:val="23"/>
        </w:rPr>
        <w:t>la dénonciation à l'init</w:t>
      </w:r>
      <w:r w:rsidR="00855AE7" w:rsidRPr="00855AE7">
        <w:rPr>
          <w:rFonts w:ascii="Century Gothic" w:hAnsi="Century Gothic"/>
          <w:color w:val="auto"/>
          <w:sz w:val="20"/>
          <w:szCs w:val="23"/>
        </w:rPr>
        <w:t>iative des salariés ne pou</w:t>
      </w:r>
      <w:r w:rsidR="00855AE7">
        <w:rPr>
          <w:rFonts w:ascii="Century Gothic" w:hAnsi="Century Gothic"/>
          <w:color w:val="auto"/>
          <w:sz w:val="20"/>
          <w:szCs w:val="23"/>
        </w:rPr>
        <w:t>rra</w:t>
      </w:r>
      <w:r w:rsidRPr="00634207">
        <w:rPr>
          <w:rFonts w:ascii="Century Gothic" w:hAnsi="Century Gothic"/>
          <w:color w:val="auto"/>
          <w:sz w:val="20"/>
          <w:szCs w:val="23"/>
        </w:rPr>
        <w:t xml:space="preserve"> avoir lieu que pendant un délai d'un mois avant chaque date anniversaire de la conclusion de l'accord.</w:t>
      </w:r>
    </w:p>
    <w:p w14:paraId="408814EA" w14:textId="6D152A96" w:rsidR="00FC70D4" w:rsidRPr="005B7782" w:rsidRDefault="00FC70D4" w:rsidP="00B72269">
      <w:pPr>
        <w:pStyle w:val="Default"/>
        <w:jc w:val="both"/>
        <w:rPr>
          <w:rFonts w:ascii="Century Gothic" w:hAnsi="Century Gothic"/>
          <w:color w:val="auto"/>
          <w:sz w:val="20"/>
          <w:szCs w:val="23"/>
        </w:rPr>
      </w:pPr>
    </w:p>
    <w:p w14:paraId="4626F20B" w14:textId="77777777" w:rsidR="00631AAE" w:rsidRPr="005B7782" w:rsidRDefault="00207A82" w:rsidP="004921D3">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5F206544" w14:textId="2BACFEB2" w:rsidR="00631AAE" w:rsidRPr="005B7782" w:rsidRDefault="0069590B" w:rsidP="00204C46">
      <w:pPr>
        <w:spacing w:after="0" w:line="240" w:lineRule="auto"/>
        <w:rPr>
          <w:rFonts w:ascii="Century Gothic" w:hAnsi="Century Gothic"/>
          <w:b/>
          <w:sz w:val="20"/>
          <w:szCs w:val="20"/>
        </w:rPr>
      </w:pPr>
      <w:r>
        <w:rPr>
          <w:rFonts w:ascii="Century Gothic" w:hAnsi="Century Gothic"/>
          <w:b/>
          <w:sz w:val="20"/>
          <w:szCs w:val="20"/>
        </w:rPr>
        <w:t>v</w:t>
      </w:r>
      <w:r w:rsidR="008D4AEC">
        <w:rPr>
          <w:rFonts w:ascii="Century Gothic" w:hAnsi="Century Gothic"/>
          <w:b/>
          <w:sz w:val="20"/>
          <w:szCs w:val="20"/>
        </w:rPr>
        <w:t>i</w:t>
      </w:r>
      <w:r>
        <w:rPr>
          <w:rFonts w:ascii="Century Gothic" w:hAnsi="Century Gothic"/>
          <w:b/>
          <w:sz w:val="20"/>
          <w:szCs w:val="20"/>
        </w:rPr>
        <w:t>)</w:t>
      </w:r>
      <w:r w:rsidR="00207A82" w:rsidRPr="005B7782">
        <w:rPr>
          <w:rFonts w:ascii="Century Gothic" w:hAnsi="Century Gothic"/>
          <w:b/>
          <w:sz w:val="20"/>
          <w:szCs w:val="20"/>
        </w:rPr>
        <w:t xml:space="preserve"> </w:t>
      </w:r>
      <w:r w:rsidR="008D4AEC" w:rsidRPr="00634207">
        <w:rPr>
          <w:rFonts w:ascii="Century Gothic" w:hAnsi="Century Gothic"/>
          <w:b/>
          <w:sz w:val="20"/>
          <w:szCs w:val="20"/>
          <w:u w:val="dotted"/>
        </w:rPr>
        <w:t xml:space="preserve">Publicité, </w:t>
      </w:r>
      <w:r w:rsidR="008D4AEC">
        <w:rPr>
          <w:rFonts w:ascii="Century Gothic" w:hAnsi="Century Gothic"/>
          <w:b/>
          <w:sz w:val="20"/>
          <w:szCs w:val="20"/>
          <w:u w:val="dotted"/>
        </w:rPr>
        <w:t>n</w:t>
      </w:r>
      <w:r w:rsidR="00207A82" w:rsidRPr="00634207">
        <w:rPr>
          <w:rFonts w:ascii="Century Gothic" w:hAnsi="Century Gothic"/>
          <w:b/>
          <w:sz w:val="20"/>
          <w:szCs w:val="20"/>
          <w:u w:val="dotted"/>
        </w:rPr>
        <w:t xml:space="preserve">otification et dépôt  </w:t>
      </w:r>
    </w:p>
    <w:p w14:paraId="78D9BBC4" w14:textId="77777777" w:rsidR="00755F69" w:rsidRPr="005B7782" w:rsidRDefault="00207A82" w:rsidP="00204C46">
      <w:pPr>
        <w:spacing w:after="0" w:line="240" w:lineRule="auto"/>
        <w:rPr>
          <w:rFonts w:ascii="Century Gothic" w:hAnsi="Century Gothic"/>
          <w:sz w:val="20"/>
          <w:szCs w:val="20"/>
        </w:rPr>
      </w:pPr>
      <w:r w:rsidRPr="005B7782">
        <w:rPr>
          <w:rFonts w:ascii="Century Gothic" w:hAnsi="Century Gothic"/>
          <w:sz w:val="20"/>
          <w:szCs w:val="20"/>
        </w:rPr>
        <w:t xml:space="preserve">                         </w:t>
      </w:r>
    </w:p>
    <w:p w14:paraId="29902A54" w14:textId="26DC1653" w:rsidR="008D4AEC" w:rsidRDefault="008D4AEC" w:rsidP="00991D18">
      <w:pPr>
        <w:spacing w:after="0" w:line="240" w:lineRule="auto"/>
        <w:jc w:val="both"/>
        <w:rPr>
          <w:rFonts w:ascii="Century Gothic" w:hAnsi="Century Gothic"/>
          <w:sz w:val="20"/>
          <w:szCs w:val="20"/>
        </w:rPr>
      </w:pPr>
      <w:r w:rsidRPr="008D4AEC">
        <w:rPr>
          <w:rFonts w:ascii="Century Gothic" w:hAnsi="Century Gothic"/>
          <w:sz w:val="20"/>
          <w:szCs w:val="20"/>
        </w:rPr>
        <w:t>Le résultat de la consultation</w:t>
      </w:r>
      <w:r>
        <w:rPr>
          <w:rFonts w:ascii="Century Gothic" w:hAnsi="Century Gothic"/>
          <w:sz w:val="20"/>
          <w:szCs w:val="20"/>
        </w:rPr>
        <w:t xml:space="preserve"> des salariés a fait l'objet d'un procès-verbal, diffusé par e-mail à l'ensemble des salariés</w:t>
      </w:r>
      <w:r w:rsidRPr="008D4AEC">
        <w:rPr>
          <w:rFonts w:ascii="Century Gothic" w:hAnsi="Century Gothic"/>
          <w:sz w:val="20"/>
          <w:szCs w:val="20"/>
        </w:rPr>
        <w:t xml:space="preserve">. Ce procès-verbal est annexé </w:t>
      </w:r>
      <w:r>
        <w:rPr>
          <w:rFonts w:ascii="Century Gothic" w:hAnsi="Century Gothic"/>
          <w:sz w:val="20"/>
          <w:szCs w:val="20"/>
        </w:rPr>
        <w:t xml:space="preserve">au présent accord. </w:t>
      </w:r>
    </w:p>
    <w:p w14:paraId="594333AD" w14:textId="77777777" w:rsidR="008D4AEC" w:rsidRDefault="008D4AEC" w:rsidP="00991D18">
      <w:pPr>
        <w:spacing w:after="0" w:line="240" w:lineRule="auto"/>
        <w:jc w:val="both"/>
        <w:rPr>
          <w:rFonts w:ascii="Century Gothic" w:hAnsi="Century Gothic"/>
          <w:sz w:val="20"/>
          <w:szCs w:val="20"/>
        </w:rPr>
      </w:pPr>
    </w:p>
    <w:p w14:paraId="540534C7" w14:textId="77777777" w:rsidR="00755F69" w:rsidRDefault="00991D18" w:rsidP="00991D18">
      <w:pPr>
        <w:spacing w:after="0" w:line="240" w:lineRule="auto"/>
        <w:jc w:val="both"/>
        <w:rPr>
          <w:rFonts w:ascii="Century Gothic" w:hAnsi="Century Gothic"/>
          <w:sz w:val="20"/>
          <w:szCs w:val="20"/>
        </w:rPr>
      </w:pPr>
      <w:r w:rsidRPr="005B7782">
        <w:rPr>
          <w:rFonts w:ascii="Century Gothic" w:hAnsi="Century Gothic"/>
          <w:sz w:val="20"/>
          <w:szCs w:val="20"/>
        </w:rPr>
        <w:t>Conformément aux dispositions de l’article D. 2231-2 du Code du Travail, le présent accord fera l’objet d’un dépôt sur la plateforme de téléprocédure du Ministère du Travail ainsi qu’auprès du Secrétariat-Greffe du Conseil de Prud’hommes de Paris.</w:t>
      </w:r>
    </w:p>
    <w:p w14:paraId="56FAE877" w14:textId="77777777" w:rsidR="00091B4D" w:rsidRDefault="00091B4D" w:rsidP="00991D18">
      <w:pPr>
        <w:spacing w:after="0" w:line="240" w:lineRule="auto"/>
        <w:jc w:val="both"/>
        <w:rPr>
          <w:rFonts w:ascii="Century Gothic" w:hAnsi="Century Gothic"/>
          <w:sz w:val="20"/>
          <w:szCs w:val="20"/>
        </w:rPr>
      </w:pPr>
    </w:p>
    <w:p w14:paraId="2488911D" w14:textId="679DEAF3" w:rsidR="00091B4D" w:rsidRDefault="00091B4D" w:rsidP="00991D18">
      <w:pPr>
        <w:spacing w:after="0" w:line="240" w:lineRule="auto"/>
        <w:jc w:val="both"/>
        <w:rPr>
          <w:rFonts w:ascii="Century Gothic" w:hAnsi="Century Gothic"/>
          <w:sz w:val="20"/>
          <w:szCs w:val="20"/>
        </w:rPr>
      </w:pPr>
      <w:r>
        <w:rPr>
          <w:rFonts w:ascii="Century Gothic" w:hAnsi="Century Gothic"/>
          <w:sz w:val="20"/>
          <w:szCs w:val="20"/>
        </w:rPr>
        <w:t>Le présent accord sera également publié</w:t>
      </w:r>
      <w:r w:rsidRPr="00091B4D">
        <w:rPr>
          <w:rFonts w:ascii="Century Gothic" w:hAnsi="Century Gothic"/>
          <w:sz w:val="20"/>
          <w:szCs w:val="20"/>
        </w:rPr>
        <w:t xml:space="preserve"> sur </w:t>
      </w:r>
      <w:r>
        <w:rPr>
          <w:rFonts w:ascii="Century Gothic" w:hAnsi="Century Gothic"/>
          <w:sz w:val="20"/>
          <w:szCs w:val="20"/>
        </w:rPr>
        <w:t>la</w:t>
      </w:r>
      <w:r w:rsidRPr="00091B4D">
        <w:rPr>
          <w:rFonts w:ascii="Century Gothic" w:hAnsi="Century Gothic"/>
          <w:sz w:val="20"/>
          <w:szCs w:val="20"/>
        </w:rPr>
        <w:t xml:space="preserve"> base de données nationale</w:t>
      </w:r>
      <w:r>
        <w:rPr>
          <w:rFonts w:ascii="Century Gothic" w:hAnsi="Century Gothic"/>
          <w:sz w:val="20"/>
          <w:szCs w:val="20"/>
        </w:rPr>
        <w:t xml:space="preserve"> prévue à cet effet.</w:t>
      </w:r>
    </w:p>
    <w:p w14:paraId="1E27F1A8" w14:textId="7D6E7F43" w:rsidR="007960BB" w:rsidRDefault="007960BB" w:rsidP="00991D18">
      <w:pPr>
        <w:spacing w:after="0" w:line="240" w:lineRule="auto"/>
        <w:jc w:val="both"/>
        <w:rPr>
          <w:rFonts w:ascii="Century Gothic" w:hAnsi="Century Gothic"/>
          <w:sz w:val="20"/>
          <w:szCs w:val="20"/>
        </w:rPr>
      </w:pPr>
    </w:p>
    <w:p w14:paraId="13152740" w14:textId="4F6E119B" w:rsidR="007960BB" w:rsidRPr="005B7782" w:rsidRDefault="007960BB" w:rsidP="00991D18">
      <w:pPr>
        <w:spacing w:after="0" w:line="240" w:lineRule="auto"/>
        <w:jc w:val="both"/>
        <w:rPr>
          <w:rFonts w:ascii="Century Gothic" w:hAnsi="Century Gothic"/>
          <w:sz w:val="20"/>
          <w:szCs w:val="20"/>
        </w:rPr>
      </w:pPr>
      <w:r>
        <w:rPr>
          <w:rFonts w:ascii="Century Gothic" w:hAnsi="Century Gothic"/>
          <w:sz w:val="20"/>
          <w:szCs w:val="20"/>
        </w:rPr>
        <w:t xml:space="preserve">Enfin, le présent accord sera </w:t>
      </w:r>
      <w:r w:rsidR="005E74DD">
        <w:rPr>
          <w:rFonts w:ascii="Century Gothic" w:hAnsi="Century Gothic"/>
          <w:sz w:val="20"/>
          <w:szCs w:val="20"/>
        </w:rPr>
        <w:t xml:space="preserve">également </w:t>
      </w:r>
      <w:r>
        <w:rPr>
          <w:rFonts w:ascii="Century Gothic" w:hAnsi="Century Gothic"/>
          <w:sz w:val="20"/>
          <w:szCs w:val="20"/>
        </w:rPr>
        <w:t xml:space="preserve">notifié à la </w:t>
      </w:r>
      <w:r w:rsidRPr="007960BB">
        <w:rPr>
          <w:rFonts w:ascii="Century Gothic" w:hAnsi="Century Gothic"/>
          <w:sz w:val="20"/>
          <w:szCs w:val="20"/>
        </w:rPr>
        <w:t>Commission paritaire permanente de négociation et d’interprétation</w:t>
      </w:r>
      <w:r>
        <w:rPr>
          <w:rFonts w:ascii="Century Gothic" w:hAnsi="Century Gothic"/>
          <w:sz w:val="20"/>
          <w:szCs w:val="20"/>
        </w:rPr>
        <w:t xml:space="preserve"> de la branche</w:t>
      </w:r>
      <w:r w:rsidR="005E74DD">
        <w:rPr>
          <w:rFonts w:ascii="Century Gothic" w:hAnsi="Century Gothic"/>
          <w:sz w:val="20"/>
          <w:szCs w:val="20"/>
        </w:rPr>
        <w:t xml:space="preserve"> à l'adresse suivante : </w:t>
      </w:r>
      <w:hyperlink r:id="rId10" w:history="1">
        <w:r w:rsidR="005E74DD" w:rsidRPr="00565DFC">
          <w:rPr>
            <w:rStyle w:val="Lienhypertexte"/>
            <w:rFonts w:ascii="Century Gothic" w:hAnsi="Century Gothic"/>
            <w:sz w:val="20"/>
            <w:szCs w:val="20"/>
          </w:rPr>
          <w:t>secretariatcppni@ccn-betic.fr</w:t>
        </w:r>
      </w:hyperlink>
      <w:r w:rsidR="005E74DD">
        <w:rPr>
          <w:rFonts w:ascii="Century Gothic" w:hAnsi="Century Gothic"/>
          <w:sz w:val="20"/>
          <w:szCs w:val="20"/>
        </w:rPr>
        <w:t>.</w:t>
      </w:r>
      <w:r>
        <w:rPr>
          <w:rFonts w:ascii="Century Gothic" w:hAnsi="Century Gothic"/>
          <w:sz w:val="20"/>
          <w:szCs w:val="20"/>
        </w:rPr>
        <w:t xml:space="preserve"> </w:t>
      </w:r>
    </w:p>
    <w:p w14:paraId="66C6A9C1" w14:textId="77777777" w:rsidR="00991D18" w:rsidRPr="005B7782" w:rsidRDefault="00991D18" w:rsidP="00991D18">
      <w:pPr>
        <w:spacing w:after="0" w:line="240" w:lineRule="auto"/>
        <w:jc w:val="both"/>
        <w:rPr>
          <w:rFonts w:ascii="Century Gothic" w:hAnsi="Century Gothic"/>
          <w:sz w:val="20"/>
          <w:szCs w:val="20"/>
        </w:rPr>
      </w:pPr>
    </w:p>
    <w:p w14:paraId="6E6B4DCB" w14:textId="77777777" w:rsidR="00631AAE" w:rsidRPr="005B7782" w:rsidRDefault="00631AAE" w:rsidP="00204C46">
      <w:pPr>
        <w:spacing w:after="0" w:line="240" w:lineRule="auto"/>
        <w:jc w:val="both"/>
        <w:rPr>
          <w:rFonts w:ascii="Century Gothic" w:hAnsi="Century Gothic"/>
          <w:sz w:val="20"/>
          <w:szCs w:val="20"/>
        </w:rPr>
      </w:pPr>
    </w:p>
    <w:p w14:paraId="2594482E" w14:textId="77777777" w:rsidR="004921D3" w:rsidRPr="005B7782" w:rsidRDefault="004921D3" w:rsidP="00204C46">
      <w:pPr>
        <w:spacing w:after="0" w:line="240" w:lineRule="auto"/>
        <w:jc w:val="both"/>
        <w:rPr>
          <w:rFonts w:ascii="Century Gothic" w:hAnsi="Century Gothic"/>
          <w:sz w:val="20"/>
          <w:szCs w:val="20"/>
        </w:rPr>
      </w:pPr>
    </w:p>
    <w:bookmarkEnd w:id="14"/>
    <w:p w14:paraId="44A1C1AF" w14:textId="5EAD9AD7" w:rsidR="006D4BD7" w:rsidRPr="005B7782" w:rsidRDefault="00207A82" w:rsidP="00204C46">
      <w:pPr>
        <w:spacing w:after="0" w:line="240" w:lineRule="auto"/>
        <w:jc w:val="both"/>
        <w:rPr>
          <w:rFonts w:ascii="Century Gothic" w:hAnsi="Century Gothic"/>
          <w:i/>
          <w:sz w:val="20"/>
          <w:szCs w:val="20"/>
        </w:rPr>
      </w:pPr>
      <w:r w:rsidRPr="005B7782">
        <w:rPr>
          <w:rFonts w:ascii="Century Gothic" w:hAnsi="Century Gothic"/>
          <w:sz w:val="20"/>
          <w:szCs w:val="20"/>
        </w:rPr>
        <w:t xml:space="preserve">Fait à </w:t>
      </w:r>
      <w:r w:rsidR="00571BD0">
        <w:rPr>
          <w:rFonts w:ascii="Century Gothic" w:hAnsi="Century Gothic"/>
          <w:i/>
          <w:sz w:val="20"/>
          <w:szCs w:val="20"/>
        </w:rPr>
        <w:t>Paris</w:t>
      </w:r>
    </w:p>
    <w:p w14:paraId="0C904087" w14:textId="0AABF6B0" w:rsidR="00755F69" w:rsidRPr="005B7782" w:rsidRDefault="004921D3" w:rsidP="00204C46">
      <w:pPr>
        <w:spacing w:after="0" w:line="240" w:lineRule="auto"/>
        <w:jc w:val="both"/>
        <w:rPr>
          <w:rFonts w:ascii="Century Gothic" w:hAnsi="Century Gothic"/>
          <w:sz w:val="20"/>
          <w:szCs w:val="20"/>
        </w:rPr>
      </w:pPr>
      <w:r w:rsidRPr="00ED5135">
        <w:rPr>
          <w:rFonts w:ascii="Century Gothic" w:hAnsi="Century Gothic"/>
          <w:sz w:val="20"/>
          <w:szCs w:val="20"/>
        </w:rPr>
        <w:t>L</w:t>
      </w:r>
      <w:r w:rsidR="00207A82" w:rsidRPr="00ED5135">
        <w:rPr>
          <w:rFonts w:ascii="Century Gothic" w:hAnsi="Century Gothic"/>
          <w:sz w:val="20"/>
          <w:szCs w:val="20"/>
        </w:rPr>
        <w:t xml:space="preserve">e </w:t>
      </w:r>
      <w:r w:rsidR="00571BD0">
        <w:rPr>
          <w:rFonts w:ascii="Century Gothic" w:hAnsi="Century Gothic"/>
          <w:sz w:val="20"/>
          <w:szCs w:val="20"/>
        </w:rPr>
        <w:t>20 mars</w:t>
      </w:r>
      <w:r w:rsidR="005E74DD">
        <w:rPr>
          <w:rFonts w:ascii="Century Gothic" w:hAnsi="Century Gothic"/>
          <w:sz w:val="20"/>
          <w:szCs w:val="20"/>
        </w:rPr>
        <w:t xml:space="preserve"> 202</w:t>
      </w:r>
      <w:r w:rsidR="00571BD0">
        <w:rPr>
          <w:rFonts w:ascii="Century Gothic" w:hAnsi="Century Gothic"/>
          <w:sz w:val="20"/>
          <w:szCs w:val="20"/>
        </w:rPr>
        <w:t>4</w:t>
      </w:r>
      <w:r w:rsidR="006C012E" w:rsidRPr="00ED5135">
        <w:rPr>
          <w:rFonts w:ascii="Century Gothic" w:hAnsi="Century Gothic"/>
          <w:sz w:val="20"/>
          <w:szCs w:val="20"/>
        </w:rPr>
        <w:t xml:space="preserve">, approuvé le </w:t>
      </w:r>
      <w:r w:rsidR="00A67BA0">
        <w:rPr>
          <w:rFonts w:ascii="Century Gothic" w:hAnsi="Century Gothic"/>
          <w:sz w:val="20"/>
          <w:szCs w:val="20"/>
        </w:rPr>
        <w:t>04 avril</w:t>
      </w:r>
      <w:r w:rsidR="005E74DD">
        <w:rPr>
          <w:rFonts w:ascii="Century Gothic" w:hAnsi="Century Gothic"/>
          <w:sz w:val="20"/>
          <w:szCs w:val="20"/>
        </w:rPr>
        <w:t xml:space="preserve"> 202</w:t>
      </w:r>
      <w:r w:rsidR="009443D6">
        <w:rPr>
          <w:rFonts w:ascii="Century Gothic" w:hAnsi="Century Gothic"/>
          <w:sz w:val="20"/>
          <w:szCs w:val="20"/>
        </w:rPr>
        <w:t>4</w:t>
      </w:r>
      <w:r w:rsidR="005E74DD" w:rsidRPr="00ED5135">
        <w:rPr>
          <w:rFonts w:ascii="Century Gothic" w:hAnsi="Century Gothic"/>
          <w:sz w:val="20"/>
          <w:szCs w:val="20"/>
        </w:rPr>
        <w:t>,</w:t>
      </w:r>
    </w:p>
    <w:p w14:paraId="15082861" w14:textId="77777777" w:rsidR="004921D3" w:rsidRPr="005B7782" w:rsidRDefault="004921D3" w:rsidP="00204C46">
      <w:pPr>
        <w:spacing w:after="0" w:line="240" w:lineRule="auto"/>
        <w:jc w:val="both"/>
        <w:rPr>
          <w:rFonts w:ascii="Century Gothic" w:hAnsi="Century Gothic"/>
          <w:i/>
          <w:sz w:val="20"/>
          <w:szCs w:val="20"/>
        </w:rPr>
      </w:pPr>
    </w:p>
    <w:p w14:paraId="7501C097" w14:textId="77777777" w:rsidR="004921D3" w:rsidRPr="005B7782" w:rsidRDefault="004921D3" w:rsidP="004921D3">
      <w:pPr>
        <w:spacing w:after="0" w:line="240" w:lineRule="auto"/>
        <w:jc w:val="center"/>
        <w:rPr>
          <w:rFonts w:ascii="Century Gothic" w:hAnsi="Century Gothic"/>
          <w:i/>
          <w:sz w:val="20"/>
          <w:szCs w:val="20"/>
        </w:rPr>
      </w:pPr>
    </w:p>
    <w:p w14:paraId="0257AFE6" w14:textId="77777777" w:rsidR="004921D3" w:rsidRDefault="004921D3" w:rsidP="008E7863">
      <w:pPr>
        <w:spacing w:after="0" w:line="240" w:lineRule="auto"/>
        <w:rPr>
          <w:rFonts w:ascii="Century Gothic" w:hAnsi="Century Gothic"/>
          <w:b/>
          <w:sz w:val="20"/>
          <w:szCs w:val="20"/>
        </w:rPr>
      </w:pPr>
    </w:p>
    <w:p w14:paraId="20537ED5" w14:textId="77777777" w:rsidR="008E7863" w:rsidRDefault="008E7863" w:rsidP="008E7863">
      <w:pPr>
        <w:spacing w:after="0" w:line="240" w:lineRule="auto"/>
        <w:rPr>
          <w:rFonts w:ascii="Century Gothic" w:hAnsi="Century Gothic"/>
          <w:b/>
          <w:sz w:val="20"/>
          <w:szCs w:val="20"/>
        </w:rPr>
      </w:pPr>
    </w:p>
    <w:p w14:paraId="3E35690D" w14:textId="77777777" w:rsidR="008E7863" w:rsidRPr="005B7782" w:rsidRDefault="008E7863" w:rsidP="008E7863">
      <w:pPr>
        <w:spacing w:after="0" w:line="240" w:lineRule="auto"/>
        <w:rPr>
          <w:rFonts w:ascii="Century Gothic" w:hAnsi="Century Gothic"/>
          <w:b/>
          <w:sz w:val="20"/>
          <w:szCs w:val="20"/>
        </w:rPr>
      </w:pPr>
    </w:p>
    <w:p w14:paraId="72CE91CE" w14:textId="037FD4A0" w:rsidR="0069590B" w:rsidRPr="005B7782" w:rsidRDefault="004921D3" w:rsidP="00CD0183">
      <w:pPr>
        <w:spacing w:after="0" w:line="240" w:lineRule="auto"/>
        <w:rPr>
          <w:rFonts w:ascii="Century Gothic" w:hAnsi="Century Gothic"/>
          <w:b/>
          <w:sz w:val="20"/>
          <w:szCs w:val="20"/>
        </w:rPr>
      </w:pPr>
      <w:r w:rsidRPr="005B7782">
        <w:rPr>
          <w:rFonts w:ascii="Century Gothic" w:hAnsi="Century Gothic"/>
          <w:b/>
          <w:sz w:val="20"/>
          <w:szCs w:val="20"/>
        </w:rPr>
        <w:t xml:space="preserve">Le </w:t>
      </w:r>
      <w:r w:rsidR="009675AF">
        <w:rPr>
          <w:rFonts w:ascii="Century Gothic" w:hAnsi="Century Gothic"/>
          <w:b/>
          <w:sz w:val="20"/>
          <w:szCs w:val="20"/>
        </w:rPr>
        <w:t>Représentant de l'Entreprise</w:t>
      </w:r>
      <w:r w:rsidRPr="005B7782">
        <w:rPr>
          <w:rFonts w:ascii="Century Gothic" w:hAnsi="Century Gothic"/>
          <w:b/>
          <w:sz w:val="20"/>
          <w:szCs w:val="20"/>
        </w:rPr>
        <w:tab/>
      </w:r>
      <w:r w:rsidRPr="005B7782">
        <w:rPr>
          <w:rFonts w:ascii="Century Gothic" w:hAnsi="Century Gothic"/>
          <w:b/>
          <w:sz w:val="20"/>
          <w:szCs w:val="20"/>
        </w:rPr>
        <w:tab/>
      </w:r>
      <w:r w:rsidRPr="005B7782">
        <w:rPr>
          <w:rFonts w:ascii="Century Gothic" w:hAnsi="Century Gothic"/>
          <w:b/>
          <w:sz w:val="20"/>
          <w:szCs w:val="20"/>
        </w:rPr>
        <w:tab/>
      </w:r>
      <w:r w:rsidRPr="005B7782">
        <w:rPr>
          <w:rFonts w:ascii="Century Gothic" w:hAnsi="Century Gothic"/>
          <w:b/>
          <w:sz w:val="20"/>
          <w:szCs w:val="20"/>
        </w:rPr>
        <w:tab/>
      </w:r>
    </w:p>
    <w:p w14:paraId="1D2B66C7" w14:textId="24C438C9" w:rsidR="005B7782" w:rsidRPr="005B7782" w:rsidRDefault="005B7782" w:rsidP="00634207">
      <w:pPr>
        <w:spacing w:after="0" w:line="240" w:lineRule="auto"/>
        <w:rPr>
          <w:rFonts w:ascii="Century Gothic" w:hAnsi="Century Gothic"/>
          <w:b/>
          <w:sz w:val="20"/>
          <w:szCs w:val="20"/>
        </w:rPr>
      </w:pPr>
      <w:r w:rsidRPr="005B7782">
        <w:rPr>
          <w:rFonts w:ascii="Century Gothic" w:hAnsi="Century Gothic"/>
          <w:b/>
          <w:sz w:val="20"/>
          <w:szCs w:val="20"/>
        </w:rPr>
        <w:tab/>
      </w:r>
      <w:r w:rsidRPr="005B7782">
        <w:rPr>
          <w:rFonts w:ascii="Century Gothic" w:hAnsi="Century Gothic"/>
          <w:b/>
          <w:sz w:val="20"/>
          <w:szCs w:val="20"/>
        </w:rPr>
        <w:tab/>
      </w:r>
      <w:r w:rsidRPr="005B7782">
        <w:rPr>
          <w:rFonts w:ascii="Century Gothic" w:hAnsi="Century Gothic"/>
          <w:b/>
          <w:sz w:val="20"/>
          <w:szCs w:val="20"/>
        </w:rPr>
        <w:tab/>
      </w:r>
      <w:r w:rsidRPr="005B7782">
        <w:rPr>
          <w:rFonts w:ascii="Century Gothic" w:hAnsi="Century Gothic"/>
          <w:b/>
          <w:sz w:val="20"/>
          <w:szCs w:val="20"/>
        </w:rPr>
        <w:tab/>
        <w:t xml:space="preserve">      </w:t>
      </w:r>
      <w:r w:rsidRPr="005B7782">
        <w:rPr>
          <w:rFonts w:ascii="Century Gothic" w:hAnsi="Century Gothic"/>
          <w:b/>
          <w:sz w:val="20"/>
          <w:szCs w:val="20"/>
        </w:rPr>
        <w:tab/>
      </w:r>
    </w:p>
    <w:p w14:paraId="25129412" w14:textId="77777777" w:rsidR="00755F69" w:rsidRPr="005B7782" w:rsidRDefault="005B7782" w:rsidP="004921D3">
      <w:pPr>
        <w:spacing w:after="0" w:line="240" w:lineRule="auto"/>
        <w:ind w:left="708"/>
        <w:rPr>
          <w:rFonts w:ascii="Century Gothic" w:hAnsi="Century Gothic"/>
          <w:b/>
          <w:sz w:val="20"/>
          <w:szCs w:val="20"/>
        </w:rPr>
      </w:pPr>
      <w:r w:rsidRPr="005B7782">
        <w:rPr>
          <w:rFonts w:ascii="Century Gothic" w:hAnsi="Century Gothic"/>
          <w:b/>
          <w:sz w:val="20"/>
          <w:szCs w:val="20"/>
        </w:rPr>
        <w:t xml:space="preserve"> </w:t>
      </w:r>
      <w:r w:rsidRPr="005B7782">
        <w:rPr>
          <w:rFonts w:ascii="Century Gothic" w:hAnsi="Century Gothic"/>
          <w:b/>
          <w:sz w:val="20"/>
          <w:szCs w:val="20"/>
        </w:rPr>
        <w:tab/>
      </w:r>
    </w:p>
    <w:bookmarkEnd w:id="0"/>
    <w:p w14:paraId="5CD5A21A" w14:textId="6716D49A" w:rsidR="008E7863" w:rsidRDefault="008E7863">
      <w:pPr>
        <w:rPr>
          <w:rFonts w:ascii="Century Gothic" w:hAnsi="Century Gothic"/>
          <w:sz w:val="20"/>
          <w:szCs w:val="20"/>
        </w:rPr>
      </w:pPr>
    </w:p>
    <w:p w14:paraId="3B6EB3B7" w14:textId="77777777" w:rsidR="008E7863" w:rsidRDefault="008E7863">
      <w:pPr>
        <w:rPr>
          <w:rFonts w:ascii="Arial Bold" w:eastAsia="Calibri" w:hAnsi="Arial Bold" w:cs="Arial"/>
          <w:b/>
          <w:bCs/>
          <w:sz w:val="24"/>
        </w:rPr>
      </w:pPr>
    </w:p>
    <w:p w14:paraId="220BEFFE" w14:textId="77777777" w:rsidR="008E7863" w:rsidRDefault="008E7863">
      <w:pPr>
        <w:rPr>
          <w:rFonts w:ascii="Arial Bold" w:eastAsia="Calibri" w:hAnsi="Arial Bold" w:cs="Arial"/>
          <w:b/>
          <w:bCs/>
          <w:sz w:val="24"/>
        </w:rPr>
      </w:pPr>
    </w:p>
    <w:p w14:paraId="20F15377" w14:textId="77777777" w:rsidR="008E7863" w:rsidRDefault="008E7863">
      <w:pPr>
        <w:rPr>
          <w:rFonts w:ascii="Arial Bold" w:eastAsia="Calibri" w:hAnsi="Arial Bold" w:cs="Arial"/>
          <w:b/>
          <w:bCs/>
          <w:sz w:val="24"/>
        </w:rPr>
      </w:pPr>
    </w:p>
    <w:p w14:paraId="48AA8615" w14:textId="761BB74A" w:rsidR="008E7863" w:rsidRDefault="008E7863" w:rsidP="009675AF">
      <w:pPr>
        <w:spacing w:after="0" w:line="240" w:lineRule="auto"/>
        <w:rPr>
          <w:rFonts w:ascii="Arial Bold" w:eastAsia="Calibri" w:hAnsi="Arial Bold" w:cs="Arial"/>
          <w:b/>
          <w:bCs/>
          <w:sz w:val="24"/>
        </w:rPr>
      </w:pPr>
      <w:r w:rsidRPr="009675AF">
        <w:rPr>
          <w:rFonts w:ascii="Century Gothic" w:hAnsi="Century Gothic"/>
          <w:b/>
          <w:sz w:val="20"/>
          <w:szCs w:val="20"/>
        </w:rPr>
        <w:t xml:space="preserve">Le personnel de l'entreprise par ratification à la majorité des deux tiers </w:t>
      </w:r>
      <w:r>
        <w:rPr>
          <w:rFonts w:ascii="Arial Bold" w:eastAsia="Calibri" w:hAnsi="Arial Bold" w:cs="Arial"/>
          <w:b/>
          <w:bCs/>
          <w:sz w:val="24"/>
        </w:rPr>
        <w:br w:type="page"/>
      </w:r>
    </w:p>
    <w:p w14:paraId="581B0BCF" w14:textId="71E71200" w:rsidR="00024962" w:rsidRPr="00024962" w:rsidRDefault="00024962" w:rsidP="00024962">
      <w:pPr>
        <w:pBdr>
          <w:bottom w:val="single" w:sz="4" w:space="1" w:color="auto"/>
        </w:pBdr>
        <w:spacing w:after="0" w:line="240" w:lineRule="auto"/>
        <w:ind w:firstLine="348"/>
        <w:jc w:val="center"/>
        <w:rPr>
          <w:rFonts w:ascii="Arial Bold" w:eastAsia="Calibri" w:hAnsi="Arial Bold" w:cs="Arial"/>
          <w:b/>
          <w:bCs/>
          <w:sz w:val="24"/>
        </w:rPr>
      </w:pPr>
      <w:r>
        <w:rPr>
          <w:rFonts w:ascii="Arial Bold" w:eastAsia="Calibri" w:hAnsi="Arial Bold" w:cs="Arial"/>
          <w:b/>
          <w:bCs/>
          <w:sz w:val="24"/>
        </w:rPr>
        <w:lastRenderedPageBreak/>
        <w:t>Annex</w:t>
      </w:r>
      <w:r w:rsidRPr="00024962">
        <w:rPr>
          <w:rFonts w:ascii="Arial Bold" w:eastAsia="Calibri" w:hAnsi="Arial Bold" w:cs="Arial"/>
          <w:b/>
          <w:bCs/>
          <w:sz w:val="24"/>
        </w:rPr>
        <w:t>e 1</w:t>
      </w:r>
      <w:r w:rsidRPr="00024962">
        <w:rPr>
          <w:rFonts w:ascii="Calibri" w:eastAsia="Calibri" w:hAnsi="Calibri" w:cs="Times New Roman"/>
          <w:sz w:val="24"/>
        </w:rPr>
        <w:t xml:space="preserve"> : </w:t>
      </w:r>
      <w:r w:rsidRPr="00024962">
        <w:rPr>
          <w:rFonts w:ascii="Arial Bold" w:eastAsia="Calibri" w:hAnsi="Arial Bold" w:cs="Arial"/>
          <w:b/>
          <w:bCs/>
          <w:sz w:val="24"/>
        </w:rPr>
        <w:t>Modèle de compte-rendu de l'entre</w:t>
      </w:r>
      <w:r w:rsidR="00B12A94">
        <w:rPr>
          <w:rFonts w:ascii="Arial Bold" w:eastAsia="Calibri" w:hAnsi="Arial Bold" w:cs="Arial"/>
          <w:b/>
          <w:bCs/>
          <w:sz w:val="24"/>
        </w:rPr>
        <w:t xml:space="preserve">tien annuel de suivi du forfait en </w:t>
      </w:r>
      <w:r w:rsidRPr="00024962">
        <w:rPr>
          <w:rFonts w:ascii="Arial Bold" w:eastAsia="Calibri" w:hAnsi="Arial Bold" w:cs="Arial"/>
          <w:b/>
          <w:bCs/>
          <w:sz w:val="24"/>
        </w:rPr>
        <w:t>jours</w:t>
      </w:r>
    </w:p>
    <w:p w14:paraId="20A0EEF9" w14:textId="77777777" w:rsidR="00024962" w:rsidRPr="00024962" w:rsidRDefault="00024962" w:rsidP="00024962">
      <w:pPr>
        <w:spacing w:after="0" w:line="240" w:lineRule="auto"/>
        <w:ind w:firstLine="348"/>
        <w:rPr>
          <w:rFonts w:ascii="Arial Bold" w:eastAsia="Calibri" w:hAnsi="Arial Bold" w:cs="Arial"/>
          <w:bCs/>
        </w:rPr>
      </w:pPr>
    </w:p>
    <w:tbl>
      <w:tblPr>
        <w:tblStyle w:val="TableGrid1"/>
        <w:tblW w:w="10080" w:type="dxa"/>
        <w:tblInd w:w="-545" w:type="dxa"/>
        <w:tblLook w:val="04A0" w:firstRow="1" w:lastRow="0" w:firstColumn="1" w:lastColumn="0" w:noHBand="0" w:noVBand="1"/>
      </w:tblPr>
      <w:tblGrid>
        <w:gridCol w:w="10101"/>
      </w:tblGrid>
      <w:tr w:rsidR="00024962" w:rsidRPr="00024962" w14:paraId="7B26D6D9" w14:textId="77777777" w:rsidTr="00634207">
        <w:trPr>
          <w:trHeight w:val="12082"/>
        </w:trPr>
        <w:tc>
          <w:tcPr>
            <w:tcW w:w="10080" w:type="dxa"/>
          </w:tcPr>
          <w:p w14:paraId="58FC9A13" w14:textId="77777777" w:rsidR="00024962" w:rsidRPr="00634207" w:rsidRDefault="00024962" w:rsidP="00024962">
            <w:pPr>
              <w:jc w:val="center"/>
              <w:rPr>
                <w:rFonts w:ascii="Arial" w:eastAsia="Calibri" w:hAnsi="Arial" w:cs="Arial"/>
                <w:bCs/>
                <w:lang w:val="fr-FR"/>
              </w:rPr>
            </w:pPr>
          </w:p>
          <w:p w14:paraId="6DAFC003" w14:textId="77777777" w:rsidR="00024962" w:rsidRPr="00634207" w:rsidRDefault="00024962" w:rsidP="00024962">
            <w:pPr>
              <w:jc w:val="center"/>
              <w:rPr>
                <w:rFonts w:ascii="Arial" w:eastAsia="Calibri" w:hAnsi="Arial" w:cs="Arial"/>
                <w:bCs/>
                <w:sz w:val="24"/>
                <w:u w:val="single"/>
                <w:lang w:val="fr-FR"/>
              </w:rPr>
            </w:pPr>
            <w:r w:rsidRPr="00634207">
              <w:rPr>
                <w:rFonts w:ascii="Arial" w:eastAsia="Calibri" w:hAnsi="Arial" w:cs="Arial"/>
                <w:bCs/>
                <w:sz w:val="24"/>
                <w:u w:val="single"/>
                <w:lang w:val="fr-FR"/>
              </w:rPr>
              <w:t>Compte rendu de l'entretien annuel de suivi du forfait jours</w:t>
            </w:r>
          </w:p>
          <w:p w14:paraId="0A662FA0" w14:textId="77777777" w:rsidR="00024962" w:rsidRPr="00634207" w:rsidRDefault="00024962" w:rsidP="00024962">
            <w:pPr>
              <w:jc w:val="center"/>
              <w:rPr>
                <w:rFonts w:ascii="Arial" w:eastAsia="Calibri" w:hAnsi="Arial" w:cs="Arial"/>
                <w:bCs/>
                <w:sz w:val="20"/>
                <w:lang w:val="fr-FR"/>
              </w:rPr>
            </w:pPr>
          </w:p>
          <w:p w14:paraId="0D3DBC68" w14:textId="77777777" w:rsidR="00024962" w:rsidRPr="00634207" w:rsidRDefault="00024962" w:rsidP="00024962">
            <w:pPr>
              <w:rPr>
                <w:rFonts w:ascii="Arial" w:eastAsia="Calibri" w:hAnsi="Arial" w:cs="Arial"/>
                <w:sz w:val="20"/>
                <w:szCs w:val="20"/>
                <w:lang w:val="fr-FR"/>
              </w:rPr>
            </w:pPr>
            <w:r w:rsidRPr="00634207">
              <w:rPr>
                <w:rFonts w:ascii="Arial" w:eastAsia="Calibri" w:hAnsi="Arial" w:cs="Arial"/>
                <w:sz w:val="20"/>
                <w:szCs w:val="20"/>
                <w:lang w:val="fr-FR"/>
              </w:rPr>
              <w:t>Date de l'entretien :</w:t>
            </w:r>
          </w:p>
          <w:p w14:paraId="1471ACDD" w14:textId="77777777" w:rsidR="00024962" w:rsidRPr="00634207" w:rsidRDefault="00024962" w:rsidP="00024962">
            <w:pPr>
              <w:rPr>
                <w:rFonts w:ascii="Arial" w:eastAsia="Calibri" w:hAnsi="Arial" w:cs="Arial"/>
                <w:sz w:val="20"/>
                <w:szCs w:val="20"/>
                <w:lang w:val="fr-FR"/>
              </w:rPr>
            </w:pPr>
            <w:r w:rsidRPr="00634207">
              <w:rPr>
                <w:rFonts w:ascii="Arial" w:eastAsia="Calibri" w:hAnsi="Arial" w:cs="Arial"/>
                <w:sz w:val="20"/>
                <w:szCs w:val="20"/>
                <w:lang w:val="fr-FR"/>
              </w:rPr>
              <w:t>Année civile faisant l'objet d'un suivi :</w:t>
            </w:r>
          </w:p>
          <w:p w14:paraId="68014DE9" w14:textId="77777777" w:rsidR="00024962" w:rsidRPr="00634207" w:rsidRDefault="00024962" w:rsidP="00024962">
            <w:pPr>
              <w:rPr>
                <w:rFonts w:ascii="Arial" w:eastAsia="Calibri" w:hAnsi="Arial" w:cs="Arial"/>
                <w:sz w:val="20"/>
                <w:szCs w:val="20"/>
                <w:lang w:val="fr-FR"/>
              </w:rPr>
            </w:pPr>
            <w:r w:rsidRPr="00634207">
              <w:rPr>
                <w:rFonts w:ascii="Arial" w:eastAsia="Calibri" w:hAnsi="Arial" w:cs="Arial"/>
                <w:sz w:val="20"/>
                <w:szCs w:val="20"/>
                <w:lang w:val="fr-FR"/>
              </w:rPr>
              <w:t>Nom, prénom et fonctions du Salarié :</w:t>
            </w:r>
          </w:p>
          <w:p w14:paraId="1516C342" w14:textId="63802E06" w:rsidR="00024962" w:rsidRPr="00634207" w:rsidRDefault="00024962" w:rsidP="00024962">
            <w:pPr>
              <w:jc w:val="both"/>
              <w:rPr>
                <w:rFonts w:ascii="Arial" w:eastAsia="Calibri" w:hAnsi="Arial" w:cs="Arial"/>
                <w:bCs/>
                <w:sz w:val="20"/>
                <w:lang w:val="fr-FR"/>
              </w:rPr>
            </w:pPr>
            <w:r w:rsidRPr="00634207">
              <w:rPr>
                <w:rFonts w:ascii="Arial" w:eastAsia="Calibri" w:hAnsi="Arial" w:cs="Arial"/>
                <w:bCs/>
                <w:sz w:val="20"/>
                <w:lang w:val="fr-FR"/>
              </w:rPr>
              <w:t xml:space="preserve">Nom, prénom et fonctions du </w:t>
            </w:r>
            <w:r w:rsidR="004B4586">
              <w:rPr>
                <w:rFonts w:ascii="Arial" w:eastAsia="Calibri" w:hAnsi="Arial" w:cs="Arial"/>
                <w:bCs/>
                <w:sz w:val="20"/>
                <w:lang w:val="fr-FR"/>
              </w:rPr>
              <w:t>responsable hiérarchique</w:t>
            </w:r>
            <w:r w:rsidRPr="00634207">
              <w:rPr>
                <w:rFonts w:ascii="Arial" w:eastAsia="Calibri" w:hAnsi="Arial" w:cs="Arial"/>
                <w:bCs/>
                <w:sz w:val="20"/>
                <w:lang w:val="fr-FR"/>
              </w:rPr>
              <w:t xml:space="preserve"> :</w:t>
            </w:r>
          </w:p>
          <w:p w14:paraId="254D65C3" w14:textId="77777777" w:rsidR="00024962" w:rsidRPr="00634207" w:rsidRDefault="00024962" w:rsidP="00024962">
            <w:pPr>
              <w:jc w:val="both"/>
              <w:rPr>
                <w:rFonts w:ascii="Arial" w:eastAsia="Calibri" w:hAnsi="Arial" w:cs="Arial"/>
                <w:bCs/>
                <w:lang w:val="fr-FR"/>
              </w:rPr>
            </w:pPr>
          </w:p>
          <w:p w14:paraId="2545B8D1" w14:textId="77777777" w:rsidR="00024962" w:rsidRPr="00634207" w:rsidRDefault="00024962" w:rsidP="00024962">
            <w:pPr>
              <w:jc w:val="both"/>
              <w:rPr>
                <w:rFonts w:ascii="Arial" w:eastAsia="Calibri" w:hAnsi="Arial" w:cs="Arial"/>
                <w:bCs/>
                <w:lang w:val="fr-FR"/>
              </w:rPr>
            </w:pPr>
          </w:p>
          <w:p w14:paraId="7ECFEEA2" w14:textId="77777777" w:rsidR="00024962" w:rsidRPr="00634207" w:rsidRDefault="00024962" w:rsidP="00024962">
            <w:pPr>
              <w:jc w:val="both"/>
              <w:rPr>
                <w:rFonts w:ascii="Arial" w:eastAsia="Calibri" w:hAnsi="Arial" w:cs="Arial"/>
                <w:bCs/>
                <w:sz w:val="20"/>
                <w:lang w:val="fr-FR"/>
              </w:rPr>
            </w:pPr>
            <w:r w:rsidRPr="00634207">
              <w:rPr>
                <w:rFonts w:ascii="Arial" w:eastAsia="Calibri" w:hAnsi="Arial" w:cs="Arial"/>
                <w:bCs/>
                <w:sz w:val="20"/>
                <w:lang w:val="fr-FR"/>
              </w:rPr>
              <w:t>Au cours de cet entretien ont été évoqués la charge de travail du Salarié, l'organisation de son travail, l'articulation entre son activité professionnelle et sa vie personnelle ainsi que sa rémunération. A cette occasion, le Salarié a fait part des commentaires résumés dans le tableau suivant :</w:t>
            </w:r>
          </w:p>
          <w:p w14:paraId="0A02AC59" w14:textId="77777777" w:rsidR="00024962" w:rsidRPr="00634207" w:rsidRDefault="00024962" w:rsidP="00024962">
            <w:pPr>
              <w:jc w:val="both"/>
              <w:rPr>
                <w:rFonts w:ascii="Arial" w:eastAsia="Calibri" w:hAnsi="Arial" w:cs="Arial"/>
                <w:bCs/>
                <w:lang w:val="fr-FR"/>
              </w:rPr>
            </w:pPr>
          </w:p>
          <w:tbl>
            <w:tblPr>
              <w:tblStyle w:val="TableGrid1"/>
              <w:tblW w:w="9875" w:type="dxa"/>
              <w:tblLook w:val="04A0" w:firstRow="1" w:lastRow="0" w:firstColumn="1" w:lastColumn="0" w:noHBand="0" w:noVBand="1"/>
            </w:tblPr>
            <w:tblGrid>
              <w:gridCol w:w="2972"/>
              <w:gridCol w:w="6903"/>
            </w:tblGrid>
            <w:tr w:rsidR="00024962" w:rsidRPr="00024962" w14:paraId="46FDFFA8" w14:textId="77777777" w:rsidTr="00634207">
              <w:tc>
                <w:tcPr>
                  <w:tcW w:w="2972" w:type="dxa"/>
                </w:tcPr>
                <w:p w14:paraId="239A9099" w14:textId="77777777" w:rsidR="00024962" w:rsidRPr="00024962" w:rsidRDefault="00024962" w:rsidP="00024962">
                  <w:pPr>
                    <w:jc w:val="center"/>
                    <w:rPr>
                      <w:rFonts w:ascii="Arial" w:eastAsia="Calibri" w:hAnsi="Arial" w:cs="Arial"/>
                      <w:b/>
                      <w:bCs/>
                    </w:rPr>
                  </w:pPr>
                  <w:proofErr w:type="spellStart"/>
                  <w:r w:rsidRPr="00024962">
                    <w:rPr>
                      <w:rFonts w:ascii="Arial" w:eastAsia="Calibri" w:hAnsi="Arial" w:cs="Arial"/>
                      <w:b/>
                      <w:bCs/>
                    </w:rPr>
                    <w:t>Sujet</w:t>
                  </w:r>
                  <w:proofErr w:type="spellEnd"/>
                </w:p>
              </w:tc>
              <w:tc>
                <w:tcPr>
                  <w:tcW w:w="6903" w:type="dxa"/>
                </w:tcPr>
                <w:p w14:paraId="7BAA153F" w14:textId="77777777" w:rsidR="00024962" w:rsidRPr="00024962" w:rsidRDefault="00024962" w:rsidP="00024962">
                  <w:pPr>
                    <w:jc w:val="center"/>
                    <w:rPr>
                      <w:rFonts w:ascii="Arial" w:eastAsia="Calibri" w:hAnsi="Arial" w:cs="Arial"/>
                      <w:b/>
                      <w:bCs/>
                    </w:rPr>
                  </w:pPr>
                  <w:proofErr w:type="spellStart"/>
                  <w:r w:rsidRPr="00024962">
                    <w:rPr>
                      <w:rFonts w:ascii="Arial" w:eastAsia="Calibri" w:hAnsi="Arial" w:cs="Arial"/>
                      <w:b/>
                      <w:bCs/>
                    </w:rPr>
                    <w:t>Commentaires</w:t>
                  </w:r>
                  <w:proofErr w:type="spellEnd"/>
                  <w:r w:rsidRPr="00024962">
                    <w:rPr>
                      <w:rFonts w:ascii="Arial" w:eastAsia="Calibri" w:hAnsi="Arial" w:cs="Arial"/>
                      <w:b/>
                      <w:bCs/>
                    </w:rPr>
                    <w:t xml:space="preserve"> du </w:t>
                  </w:r>
                  <w:proofErr w:type="spellStart"/>
                  <w:r w:rsidRPr="00024962">
                    <w:rPr>
                      <w:rFonts w:ascii="Arial" w:eastAsia="Calibri" w:hAnsi="Arial" w:cs="Arial"/>
                      <w:b/>
                      <w:bCs/>
                    </w:rPr>
                    <w:t>Salarié</w:t>
                  </w:r>
                  <w:proofErr w:type="spellEnd"/>
                </w:p>
              </w:tc>
            </w:tr>
            <w:tr w:rsidR="00024962" w:rsidRPr="00024962" w14:paraId="772BE60E" w14:textId="77777777" w:rsidTr="00634207">
              <w:trPr>
                <w:trHeight w:val="730"/>
              </w:trPr>
              <w:tc>
                <w:tcPr>
                  <w:tcW w:w="2972" w:type="dxa"/>
                  <w:vAlign w:val="center"/>
                </w:tcPr>
                <w:p w14:paraId="1945ADEB" w14:textId="77777777" w:rsidR="00024962" w:rsidRPr="00024962" w:rsidRDefault="00024962" w:rsidP="00024962">
                  <w:pPr>
                    <w:jc w:val="center"/>
                    <w:rPr>
                      <w:rFonts w:ascii="Arial" w:eastAsia="Calibri" w:hAnsi="Arial" w:cs="Arial"/>
                      <w:bCs/>
                      <w:sz w:val="20"/>
                    </w:rPr>
                  </w:pPr>
                  <w:r w:rsidRPr="00024962">
                    <w:rPr>
                      <w:rFonts w:ascii="Arial" w:eastAsia="Calibri" w:hAnsi="Arial" w:cs="Arial"/>
                      <w:bCs/>
                      <w:sz w:val="20"/>
                    </w:rPr>
                    <w:t>Charge de travail</w:t>
                  </w:r>
                </w:p>
              </w:tc>
              <w:tc>
                <w:tcPr>
                  <w:tcW w:w="6903" w:type="dxa"/>
                  <w:vAlign w:val="center"/>
                </w:tcPr>
                <w:p w14:paraId="212DDAB4" w14:textId="77777777" w:rsidR="00024962" w:rsidRPr="00024962" w:rsidRDefault="00024962" w:rsidP="00024962">
                  <w:pPr>
                    <w:jc w:val="center"/>
                    <w:rPr>
                      <w:rFonts w:ascii="Arial" w:eastAsia="Calibri" w:hAnsi="Arial" w:cs="Arial"/>
                      <w:bCs/>
                      <w:sz w:val="20"/>
                    </w:rPr>
                  </w:pPr>
                </w:p>
              </w:tc>
            </w:tr>
            <w:tr w:rsidR="00024962" w:rsidRPr="00024962" w14:paraId="45C3D925" w14:textId="77777777" w:rsidTr="00634207">
              <w:trPr>
                <w:trHeight w:val="697"/>
              </w:trPr>
              <w:tc>
                <w:tcPr>
                  <w:tcW w:w="2972" w:type="dxa"/>
                  <w:vAlign w:val="center"/>
                </w:tcPr>
                <w:p w14:paraId="6A25AFE7" w14:textId="77777777" w:rsidR="00024962" w:rsidRPr="00024962" w:rsidRDefault="00024962" w:rsidP="00024962">
                  <w:pPr>
                    <w:jc w:val="center"/>
                    <w:rPr>
                      <w:rFonts w:ascii="Arial" w:eastAsia="Calibri" w:hAnsi="Arial" w:cs="Arial"/>
                      <w:bCs/>
                      <w:sz w:val="20"/>
                    </w:rPr>
                  </w:pPr>
                  <w:r w:rsidRPr="00024962">
                    <w:rPr>
                      <w:rFonts w:ascii="Arial" w:eastAsia="Calibri" w:hAnsi="Arial" w:cs="Arial"/>
                      <w:bCs/>
                      <w:sz w:val="20"/>
                    </w:rPr>
                    <w:t>Organisation du travail</w:t>
                  </w:r>
                </w:p>
              </w:tc>
              <w:tc>
                <w:tcPr>
                  <w:tcW w:w="6903" w:type="dxa"/>
                  <w:vAlign w:val="center"/>
                </w:tcPr>
                <w:p w14:paraId="42DA24D5" w14:textId="77777777" w:rsidR="00024962" w:rsidRPr="00024962" w:rsidRDefault="00024962" w:rsidP="00024962">
                  <w:pPr>
                    <w:jc w:val="center"/>
                    <w:rPr>
                      <w:rFonts w:ascii="Arial" w:eastAsia="Calibri" w:hAnsi="Arial" w:cs="Arial"/>
                      <w:bCs/>
                      <w:sz w:val="20"/>
                    </w:rPr>
                  </w:pPr>
                </w:p>
              </w:tc>
            </w:tr>
            <w:tr w:rsidR="00024962" w:rsidRPr="00024962" w14:paraId="5A8FE97D" w14:textId="77777777" w:rsidTr="00634207">
              <w:trPr>
                <w:trHeight w:val="835"/>
              </w:trPr>
              <w:tc>
                <w:tcPr>
                  <w:tcW w:w="2972" w:type="dxa"/>
                  <w:vAlign w:val="center"/>
                </w:tcPr>
                <w:p w14:paraId="056E2B26" w14:textId="77777777" w:rsidR="00024962" w:rsidRPr="00634207" w:rsidRDefault="00024962" w:rsidP="00024962">
                  <w:pPr>
                    <w:jc w:val="center"/>
                    <w:rPr>
                      <w:rFonts w:ascii="Arial" w:eastAsia="Calibri" w:hAnsi="Arial" w:cs="Arial"/>
                      <w:bCs/>
                      <w:sz w:val="20"/>
                      <w:lang w:val="fr-FR"/>
                    </w:rPr>
                  </w:pPr>
                  <w:r w:rsidRPr="00634207">
                    <w:rPr>
                      <w:rFonts w:ascii="Arial" w:eastAsia="Calibri" w:hAnsi="Arial" w:cs="Arial"/>
                      <w:bCs/>
                      <w:sz w:val="20"/>
                      <w:lang w:val="fr-FR"/>
                    </w:rPr>
                    <w:t>Articulation vie professionnelle / vie personnelle</w:t>
                  </w:r>
                </w:p>
              </w:tc>
              <w:tc>
                <w:tcPr>
                  <w:tcW w:w="6903" w:type="dxa"/>
                  <w:vAlign w:val="center"/>
                </w:tcPr>
                <w:p w14:paraId="6E7A07F3" w14:textId="77777777" w:rsidR="00024962" w:rsidRPr="00634207" w:rsidRDefault="00024962" w:rsidP="00024962">
                  <w:pPr>
                    <w:jc w:val="center"/>
                    <w:rPr>
                      <w:rFonts w:ascii="Arial" w:eastAsia="Calibri" w:hAnsi="Arial" w:cs="Arial"/>
                      <w:bCs/>
                      <w:sz w:val="20"/>
                      <w:lang w:val="fr-FR"/>
                    </w:rPr>
                  </w:pPr>
                </w:p>
              </w:tc>
            </w:tr>
            <w:tr w:rsidR="00024962" w:rsidRPr="00024962" w14:paraId="09BA6874" w14:textId="77777777" w:rsidTr="00634207">
              <w:trPr>
                <w:trHeight w:val="705"/>
              </w:trPr>
              <w:tc>
                <w:tcPr>
                  <w:tcW w:w="2972" w:type="dxa"/>
                  <w:vAlign w:val="center"/>
                </w:tcPr>
                <w:p w14:paraId="5DFD561F" w14:textId="77777777" w:rsidR="00024962" w:rsidRPr="00634207" w:rsidRDefault="00024962" w:rsidP="00024962">
                  <w:pPr>
                    <w:jc w:val="center"/>
                    <w:rPr>
                      <w:rFonts w:ascii="Arial" w:eastAsia="Calibri" w:hAnsi="Arial" w:cs="Arial"/>
                      <w:bCs/>
                      <w:sz w:val="20"/>
                      <w:lang w:val="fr-FR"/>
                    </w:rPr>
                  </w:pPr>
                  <w:r w:rsidRPr="00634207">
                    <w:rPr>
                      <w:rFonts w:ascii="Arial" w:eastAsia="Calibri" w:hAnsi="Arial" w:cs="Arial"/>
                      <w:bCs/>
                      <w:sz w:val="20"/>
                      <w:lang w:val="fr-FR"/>
                    </w:rPr>
                    <w:t>Rémunération</w:t>
                  </w:r>
                </w:p>
              </w:tc>
              <w:tc>
                <w:tcPr>
                  <w:tcW w:w="6903" w:type="dxa"/>
                  <w:vAlign w:val="center"/>
                </w:tcPr>
                <w:p w14:paraId="5ADDCAD0" w14:textId="77777777" w:rsidR="00024962" w:rsidRPr="00634207" w:rsidRDefault="00024962" w:rsidP="00024962">
                  <w:pPr>
                    <w:jc w:val="center"/>
                    <w:rPr>
                      <w:rFonts w:ascii="Arial" w:eastAsia="Calibri" w:hAnsi="Arial" w:cs="Arial"/>
                      <w:bCs/>
                      <w:sz w:val="20"/>
                      <w:lang w:val="fr-FR"/>
                    </w:rPr>
                  </w:pPr>
                </w:p>
              </w:tc>
            </w:tr>
          </w:tbl>
          <w:p w14:paraId="4F45EA47" w14:textId="77777777" w:rsidR="00024962" w:rsidRPr="00634207" w:rsidRDefault="00024962" w:rsidP="00024962">
            <w:pPr>
              <w:jc w:val="both"/>
              <w:rPr>
                <w:rFonts w:ascii="Arial" w:eastAsia="Calibri" w:hAnsi="Arial" w:cs="Arial"/>
                <w:bCs/>
                <w:sz w:val="20"/>
                <w:lang w:val="fr-FR"/>
              </w:rPr>
            </w:pPr>
          </w:p>
          <w:p w14:paraId="48399237" w14:textId="77777777" w:rsidR="00024962" w:rsidRPr="00634207" w:rsidRDefault="00024962" w:rsidP="00024962">
            <w:pPr>
              <w:jc w:val="both"/>
              <w:rPr>
                <w:rFonts w:ascii="Arial" w:eastAsia="Calibri" w:hAnsi="Arial" w:cs="Arial"/>
                <w:bCs/>
                <w:sz w:val="20"/>
                <w:lang w:val="fr-FR"/>
              </w:rPr>
            </w:pPr>
          </w:p>
          <w:p w14:paraId="63AB1B73" w14:textId="5690E4DC" w:rsidR="00024962" w:rsidRPr="00634207" w:rsidRDefault="00024962" w:rsidP="00024962">
            <w:pPr>
              <w:jc w:val="both"/>
              <w:rPr>
                <w:rFonts w:ascii="Arial" w:eastAsia="Calibri" w:hAnsi="Arial" w:cs="Arial"/>
                <w:bCs/>
                <w:sz w:val="20"/>
                <w:lang w:val="fr-FR"/>
              </w:rPr>
            </w:pPr>
            <w:r w:rsidRPr="00634207">
              <w:rPr>
                <w:rFonts w:ascii="Arial" w:eastAsia="Calibri" w:hAnsi="Arial" w:cs="Arial"/>
                <w:bCs/>
                <w:sz w:val="20"/>
                <w:lang w:val="fr-FR"/>
              </w:rPr>
              <w:t>Le Salarié considère que sa charge de travail</w:t>
            </w:r>
            <w:r w:rsidR="008A468F">
              <w:rPr>
                <w:rFonts w:ascii="Arial" w:eastAsia="Calibri" w:hAnsi="Arial" w:cs="Arial"/>
                <w:bCs/>
                <w:sz w:val="20"/>
                <w:lang w:val="fr-FR"/>
              </w:rPr>
              <w:t xml:space="preserve"> globale est raisonnable</w:t>
            </w:r>
            <w:r w:rsidR="008A468F" w:rsidRPr="008A468F">
              <w:rPr>
                <w:rFonts w:ascii="Arial" w:eastAsia="Calibri" w:hAnsi="Arial" w:cs="Arial"/>
                <w:bCs/>
                <w:sz w:val="20"/>
                <w:lang w:val="fr-FR"/>
              </w:rPr>
              <w:t xml:space="preserve"> e</w:t>
            </w:r>
            <w:r w:rsidRPr="00634207">
              <w:rPr>
                <w:rFonts w:ascii="Arial" w:eastAsia="Calibri" w:hAnsi="Arial" w:cs="Arial"/>
                <w:bCs/>
                <w:sz w:val="20"/>
                <w:lang w:val="fr-FR"/>
              </w:rPr>
              <w:t>t compatible avec le respect des temps de repos quotidien (11h) et hebdomadaire (35h) :</w:t>
            </w:r>
          </w:p>
          <w:p w14:paraId="3648F1F4" w14:textId="77777777" w:rsidR="00024962" w:rsidRPr="00024962" w:rsidRDefault="00024962" w:rsidP="00024962">
            <w:pPr>
              <w:numPr>
                <w:ilvl w:val="0"/>
                <w:numId w:val="15"/>
              </w:numPr>
              <w:contextualSpacing/>
              <w:jc w:val="both"/>
              <w:rPr>
                <w:rFonts w:ascii="Arial" w:eastAsia="Calibri" w:hAnsi="Arial" w:cs="Arial"/>
                <w:bCs/>
                <w:sz w:val="20"/>
              </w:rPr>
            </w:pPr>
            <w:r w:rsidRPr="00024962">
              <w:rPr>
                <w:rFonts w:ascii="Arial" w:eastAsia="Calibri" w:hAnsi="Arial" w:cs="Arial"/>
                <w:bCs/>
                <w:sz w:val="20"/>
              </w:rPr>
              <w:t>Oui</w:t>
            </w:r>
          </w:p>
          <w:p w14:paraId="2776FC0D" w14:textId="77777777" w:rsidR="00024962" w:rsidRDefault="00024962" w:rsidP="00024962">
            <w:pPr>
              <w:numPr>
                <w:ilvl w:val="0"/>
                <w:numId w:val="15"/>
              </w:numPr>
              <w:contextualSpacing/>
              <w:jc w:val="both"/>
              <w:rPr>
                <w:rFonts w:ascii="Arial" w:eastAsia="Calibri" w:hAnsi="Arial" w:cs="Arial"/>
                <w:bCs/>
                <w:sz w:val="20"/>
              </w:rPr>
            </w:pPr>
            <w:r w:rsidRPr="00024962">
              <w:rPr>
                <w:rFonts w:ascii="Arial" w:eastAsia="Calibri" w:hAnsi="Arial" w:cs="Arial"/>
                <w:bCs/>
                <w:sz w:val="20"/>
              </w:rPr>
              <w:t>Non</w:t>
            </w:r>
          </w:p>
          <w:p w14:paraId="04F35EAA" w14:textId="77777777" w:rsidR="008A468F" w:rsidRPr="00024962" w:rsidRDefault="008A468F" w:rsidP="00634207">
            <w:pPr>
              <w:ind w:left="720"/>
              <w:contextualSpacing/>
              <w:jc w:val="both"/>
              <w:rPr>
                <w:rFonts w:ascii="Arial" w:eastAsia="Calibri" w:hAnsi="Arial" w:cs="Arial"/>
                <w:bCs/>
                <w:sz w:val="20"/>
              </w:rPr>
            </w:pPr>
          </w:p>
          <w:p w14:paraId="1AB05378" w14:textId="77777777" w:rsidR="00024962" w:rsidRDefault="00024962" w:rsidP="00024962">
            <w:pPr>
              <w:jc w:val="both"/>
              <w:rPr>
                <w:rFonts w:ascii="Arial" w:eastAsia="Calibri" w:hAnsi="Arial" w:cs="Arial"/>
                <w:bCs/>
                <w:sz w:val="20"/>
              </w:rPr>
            </w:pPr>
          </w:p>
          <w:p w14:paraId="08AFCBE1" w14:textId="4E1C5924" w:rsidR="008A468F" w:rsidRPr="00C8466D" w:rsidRDefault="008A468F" w:rsidP="008A468F">
            <w:pPr>
              <w:jc w:val="both"/>
              <w:rPr>
                <w:rFonts w:ascii="Arial" w:eastAsia="Calibri" w:hAnsi="Arial" w:cs="Arial"/>
                <w:bCs/>
                <w:sz w:val="20"/>
                <w:lang w:val="fr-FR"/>
              </w:rPr>
            </w:pPr>
            <w:r w:rsidRPr="00C8466D">
              <w:rPr>
                <w:rFonts w:ascii="Arial" w:eastAsia="Calibri" w:hAnsi="Arial" w:cs="Arial"/>
                <w:bCs/>
                <w:sz w:val="20"/>
                <w:lang w:val="fr-FR"/>
              </w:rPr>
              <w:t>L</w:t>
            </w:r>
            <w:r>
              <w:rPr>
                <w:rFonts w:ascii="Arial" w:eastAsia="Calibri" w:hAnsi="Arial" w:cs="Arial"/>
                <w:bCs/>
                <w:sz w:val="20"/>
                <w:lang w:val="fr-FR"/>
              </w:rPr>
              <w:t>e Salarié exerce effectivement son droit à la déconnexion :</w:t>
            </w:r>
          </w:p>
          <w:p w14:paraId="5B2D3C32" w14:textId="77777777" w:rsidR="008A468F" w:rsidRPr="00024962" w:rsidRDefault="008A468F" w:rsidP="008A468F">
            <w:pPr>
              <w:numPr>
                <w:ilvl w:val="0"/>
                <w:numId w:val="15"/>
              </w:numPr>
              <w:contextualSpacing/>
              <w:jc w:val="both"/>
              <w:rPr>
                <w:rFonts w:ascii="Arial" w:eastAsia="Calibri" w:hAnsi="Arial" w:cs="Arial"/>
                <w:bCs/>
                <w:sz w:val="20"/>
              </w:rPr>
            </w:pPr>
            <w:r w:rsidRPr="00024962">
              <w:rPr>
                <w:rFonts w:ascii="Arial" w:eastAsia="Calibri" w:hAnsi="Arial" w:cs="Arial"/>
                <w:bCs/>
                <w:sz w:val="20"/>
              </w:rPr>
              <w:t>Oui</w:t>
            </w:r>
          </w:p>
          <w:p w14:paraId="716B329D" w14:textId="77777777" w:rsidR="008A468F" w:rsidRPr="00024962" w:rsidRDefault="008A468F" w:rsidP="008A468F">
            <w:pPr>
              <w:numPr>
                <w:ilvl w:val="0"/>
                <w:numId w:val="15"/>
              </w:numPr>
              <w:contextualSpacing/>
              <w:jc w:val="both"/>
              <w:rPr>
                <w:rFonts w:ascii="Arial" w:eastAsia="Calibri" w:hAnsi="Arial" w:cs="Arial"/>
                <w:bCs/>
                <w:sz w:val="20"/>
              </w:rPr>
            </w:pPr>
            <w:r w:rsidRPr="00024962">
              <w:rPr>
                <w:rFonts w:ascii="Arial" w:eastAsia="Calibri" w:hAnsi="Arial" w:cs="Arial"/>
                <w:bCs/>
                <w:sz w:val="20"/>
              </w:rPr>
              <w:t>Non</w:t>
            </w:r>
          </w:p>
          <w:p w14:paraId="47C2371C" w14:textId="77777777" w:rsidR="008A468F" w:rsidRDefault="008A468F" w:rsidP="00024962">
            <w:pPr>
              <w:jc w:val="both"/>
              <w:rPr>
                <w:rFonts w:ascii="Arial" w:eastAsia="Calibri" w:hAnsi="Arial" w:cs="Arial"/>
                <w:bCs/>
                <w:sz w:val="20"/>
              </w:rPr>
            </w:pPr>
          </w:p>
          <w:p w14:paraId="18BD997E" w14:textId="77777777" w:rsidR="008A468F" w:rsidRDefault="008A468F" w:rsidP="00024962">
            <w:pPr>
              <w:jc w:val="both"/>
              <w:rPr>
                <w:rFonts w:ascii="Arial" w:eastAsia="Calibri" w:hAnsi="Arial" w:cs="Arial"/>
                <w:bCs/>
                <w:sz w:val="20"/>
              </w:rPr>
            </w:pPr>
          </w:p>
          <w:p w14:paraId="287928CC" w14:textId="77777777" w:rsidR="008A468F" w:rsidRPr="00024962" w:rsidRDefault="008A468F" w:rsidP="00024962">
            <w:pPr>
              <w:jc w:val="both"/>
              <w:rPr>
                <w:rFonts w:ascii="Arial" w:eastAsia="Calibri" w:hAnsi="Arial" w:cs="Arial"/>
                <w:bCs/>
                <w:sz w:val="20"/>
              </w:rPr>
            </w:pPr>
          </w:p>
          <w:tbl>
            <w:tblPr>
              <w:tblStyle w:val="TableGrid1"/>
              <w:tblW w:w="0" w:type="auto"/>
              <w:tblLook w:val="04A0" w:firstRow="1" w:lastRow="0" w:firstColumn="1" w:lastColumn="0" w:noHBand="0" w:noVBand="1"/>
            </w:tblPr>
            <w:tblGrid>
              <w:gridCol w:w="9875"/>
            </w:tblGrid>
            <w:tr w:rsidR="00024962" w:rsidRPr="00024962" w14:paraId="08A45693" w14:textId="77777777" w:rsidTr="00634207">
              <w:tc>
                <w:tcPr>
                  <w:tcW w:w="9875" w:type="dxa"/>
                </w:tcPr>
                <w:p w14:paraId="797EE6C6" w14:textId="34440077" w:rsidR="00024962" w:rsidRPr="00634207" w:rsidRDefault="00024962" w:rsidP="00024962">
                  <w:pPr>
                    <w:jc w:val="both"/>
                    <w:rPr>
                      <w:rFonts w:ascii="Arial" w:eastAsia="Calibri" w:hAnsi="Arial" w:cs="Arial"/>
                      <w:b/>
                      <w:bCs/>
                      <w:sz w:val="20"/>
                      <w:u w:val="single"/>
                      <w:lang w:val="fr-FR"/>
                    </w:rPr>
                  </w:pPr>
                  <w:r w:rsidRPr="00634207">
                    <w:rPr>
                      <w:rFonts w:ascii="Arial" w:eastAsia="Calibri" w:hAnsi="Arial" w:cs="Arial"/>
                      <w:b/>
                      <w:bCs/>
                      <w:sz w:val="20"/>
                      <w:u w:val="single"/>
                      <w:lang w:val="fr-FR"/>
                    </w:rPr>
                    <w:t>Observations et</w:t>
                  </w:r>
                  <w:r w:rsidR="008A468F">
                    <w:rPr>
                      <w:rFonts w:ascii="Arial" w:eastAsia="Calibri" w:hAnsi="Arial" w:cs="Arial"/>
                      <w:b/>
                      <w:bCs/>
                      <w:sz w:val="20"/>
                      <w:u w:val="single"/>
                      <w:lang w:val="fr-FR"/>
                    </w:rPr>
                    <w:t>, le cas échéant,</w:t>
                  </w:r>
                  <w:r w:rsidRPr="00634207">
                    <w:rPr>
                      <w:rFonts w:ascii="Arial" w:eastAsia="Calibri" w:hAnsi="Arial" w:cs="Arial"/>
                      <w:b/>
                      <w:bCs/>
                      <w:sz w:val="20"/>
                      <w:u w:val="single"/>
                      <w:lang w:val="fr-FR"/>
                    </w:rPr>
                    <w:t xml:space="preserve"> préconisations du </w:t>
                  </w:r>
                  <w:r w:rsidR="008A468F">
                    <w:rPr>
                      <w:rFonts w:ascii="Arial" w:eastAsia="Calibri" w:hAnsi="Arial" w:cs="Arial"/>
                      <w:b/>
                      <w:bCs/>
                      <w:sz w:val="20"/>
                      <w:u w:val="single"/>
                      <w:lang w:val="fr-FR"/>
                    </w:rPr>
                    <w:t>responsable hiérarchique</w:t>
                  </w:r>
                  <w:r w:rsidRPr="00634207">
                    <w:rPr>
                      <w:rFonts w:ascii="Arial" w:eastAsia="Calibri" w:hAnsi="Arial" w:cs="Arial"/>
                      <w:b/>
                      <w:bCs/>
                      <w:sz w:val="20"/>
                      <w:lang w:val="fr-FR"/>
                    </w:rPr>
                    <w:t xml:space="preserve"> :</w:t>
                  </w:r>
                </w:p>
                <w:p w14:paraId="14684560" w14:textId="77777777" w:rsidR="00024962" w:rsidRPr="00634207" w:rsidRDefault="00024962" w:rsidP="00024962">
                  <w:pPr>
                    <w:jc w:val="both"/>
                    <w:rPr>
                      <w:rFonts w:ascii="Arial" w:eastAsia="Calibri" w:hAnsi="Arial" w:cs="Arial"/>
                      <w:bCs/>
                      <w:sz w:val="20"/>
                      <w:lang w:val="fr-FR"/>
                    </w:rPr>
                  </w:pPr>
                </w:p>
                <w:p w14:paraId="7F3A28B2" w14:textId="77777777" w:rsidR="00024962" w:rsidRDefault="00024962" w:rsidP="00024962">
                  <w:pPr>
                    <w:jc w:val="both"/>
                    <w:rPr>
                      <w:rFonts w:ascii="Arial" w:eastAsia="Calibri" w:hAnsi="Arial" w:cs="Arial"/>
                      <w:bCs/>
                      <w:sz w:val="20"/>
                      <w:lang w:val="fr-FR"/>
                    </w:rPr>
                  </w:pPr>
                </w:p>
                <w:p w14:paraId="5D7370F5" w14:textId="77777777" w:rsidR="008A468F" w:rsidRDefault="008A468F" w:rsidP="00024962">
                  <w:pPr>
                    <w:jc w:val="both"/>
                    <w:rPr>
                      <w:rFonts w:ascii="Arial" w:eastAsia="Calibri" w:hAnsi="Arial" w:cs="Arial"/>
                      <w:bCs/>
                      <w:sz w:val="20"/>
                      <w:lang w:val="fr-FR"/>
                    </w:rPr>
                  </w:pPr>
                </w:p>
                <w:p w14:paraId="1792EE30" w14:textId="77777777" w:rsidR="008A468F" w:rsidRPr="00634207" w:rsidRDefault="008A468F" w:rsidP="00024962">
                  <w:pPr>
                    <w:jc w:val="both"/>
                    <w:rPr>
                      <w:rFonts w:ascii="Arial" w:eastAsia="Calibri" w:hAnsi="Arial" w:cs="Arial"/>
                      <w:bCs/>
                      <w:sz w:val="20"/>
                      <w:lang w:val="fr-FR"/>
                    </w:rPr>
                  </w:pPr>
                </w:p>
                <w:p w14:paraId="75383709" w14:textId="77777777" w:rsidR="00024962" w:rsidRPr="00634207" w:rsidRDefault="00024962" w:rsidP="00024962">
                  <w:pPr>
                    <w:jc w:val="both"/>
                    <w:rPr>
                      <w:rFonts w:ascii="Arial" w:eastAsia="Calibri" w:hAnsi="Arial" w:cs="Arial"/>
                      <w:bCs/>
                      <w:sz w:val="20"/>
                      <w:lang w:val="fr-FR"/>
                    </w:rPr>
                  </w:pPr>
                </w:p>
              </w:tc>
            </w:tr>
          </w:tbl>
          <w:p w14:paraId="69603724" w14:textId="77777777" w:rsidR="008A468F" w:rsidRPr="00634207" w:rsidRDefault="008A468F" w:rsidP="00024962">
            <w:pPr>
              <w:jc w:val="both"/>
              <w:rPr>
                <w:rFonts w:ascii="Arial" w:eastAsia="Calibri" w:hAnsi="Arial" w:cs="Arial"/>
                <w:bCs/>
                <w:sz w:val="20"/>
                <w:lang w:val="fr-FR"/>
              </w:rPr>
            </w:pPr>
          </w:p>
          <w:p w14:paraId="2CFDD305" w14:textId="7E30BA34" w:rsidR="00024962" w:rsidRPr="00634207" w:rsidRDefault="00024962" w:rsidP="00024962">
            <w:pPr>
              <w:jc w:val="both"/>
              <w:rPr>
                <w:rFonts w:ascii="Arial" w:eastAsia="Calibri" w:hAnsi="Arial" w:cs="Arial"/>
                <w:bCs/>
                <w:sz w:val="20"/>
                <w:lang w:val="fr-FR"/>
              </w:rPr>
            </w:pPr>
            <w:r w:rsidRPr="00634207">
              <w:rPr>
                <w:rFonts w:ascii="Arial" w:eastAsia="Calibri" w:hAnsi="Arial" w:cs="Arial"/>
                <w:bCs/>
                <w:sz w:val="20"/>
                <w:lang w:val="fr-FR"/>
              </w:rPr>
              <w:t xml:space="preserve">Fait à </w:t>
            </w:r>
            <w:r w:rsidRPr="00634207">
              <w:rPr>
                <w:rFonts w:ascii="Arial" w:eastAsia="Calibri" w:hAnsi="Arial" w:cs="Arial"/>
                <w:bCs/>
                <w:sz w:val="20"/>
                <w:shd w:val="clear" w:color="auto" w:fill="FFFF00"/>
                <w:lang w:val="fr-FR"/>
              </w:rPr>
              <w:t>[lieu]</w:t>
            </w:r>
            <w:r w:rsidRPr="00634207">
              <w:rPr>
                <w:rFonts w:ascii="Arial" w:eastAsia="Calibri" w:hAnsi="Arial" w:cs="Arial"/>
                <w:bCs/>
                <w:sz w:val="20"/>
                <w:lang w:val="fr-FR"/>
              </w:rPr>
              <w:t>, en deux exemplaires,</w:t>
            </w:r>
            <w:r w:rsidR="008A468F">
              <w:rPr>
                <w:rFonts w:ascii="Arial" w:eastAsia="Calibri" w:hAnsi="Arial" w:cs="Arial"/>
                <w:bCs/>
                <w:sz w:val="20"/>
                <w:lang w:val="fr-FR"/>
              </w:rPr>
              <w:t xml:space="preserve"> l</w:t>
            </w:r>
            <w:r w:rsidRPr="00634207">
              <w:rPr>
                <w:rFonts w:ascii="Arial" w:eastAsia="Calibri" w:hAnsi="Arial" w:cs="Arial"/>
                <w:bCs/>
                <w:sz w:val="20"/>
                <w:lang w:val="fr-FR"/>
              </w:rPr>
              <w:t xml:space="preserve">e </w:t>
            </w:r>
            <w:r w:rsidRPr="00634207">
              <w:rPr>
                <w:rFonts w:ascii="Arial" w:eastAsia="Calibri" w:hAnsi="Arial" w:cs="Arial"/>
                <w:bCs/>
                <w:sz w:val="20"/>
                <w:highlight w:val="yellow"/>
                <w:lang w:val="fr-FR"/>
              </w:rPr>
              <w:t>[date]</w:t>
            </w:r>
            <w:r w:rsidRPr="00634207">
              <w:rPr>
                <w:rFonts w:ascii="Arial" w:eastAsia="Calibri" w:hAnsi="Arial" w:cs="Arial"/>
                <w:bCs/>
                <w:sz w:val="20"/>
                <w:lang w:val="fr-FR"/>
              </w:rPr>
              <w:t>,</w:t>
            </w:r>
          </w:p>
          <w:p w14:paraId="69DDAEDD" w14:textId="77777777" w:rsidR="00024962" w:rsidRDefault="00024962" w:rsidP="00024962">
            <w:pPr>
              <w:jc w:val="both"/>
              <w:rPr>
                <w:rFonts w:ascii="Arial" w:eastAsia="Calibri" w:hAnsi="Arial" w:cs="Arial"/>
                <w:bCs/>
                <w:lang w:val="fr-FR"/>
              </w:rPr>
            </w:pPr>
          </w:p>
          <w:p w14:paraId="38ACA03E" w14:textId="77777777" w:rsidR="008A468F" w:rsidRDefault="008A468F" w:rsidP="00024962">
            <w:pPr>
              <w:jc w:val="both"/>
              <w:rPr>
                <w:rFonts w:ascii="Arial" w:eastAsia="Calibri" w:hAnsi="Arial" w:cs="Arial"/>
                <w:bCs/>
                <w:lang w:val="fr-FR"/>
              </w:rPr>
            </w:pPr>
          </w:p>
          <w:p w14:paraId="305BB08A" w14:textId="77777777" w:rsidR="008A468F" w:rsidRDefault="008A468F" w:rsidP="00024962">
            <w:pPr>
              <w:jc w:val="both"/>
              <w:rPr>
                <w:rFonts w:ascii="Arial" w:eastAsia="Calibri" w:hAnsi="Arial" w:cs="Arial"/>
                <w:bCs/>
                <w:lang w:val="fr-FR"/>
              </w:rPr>
            </w:pPr>
          </w:p>
          <w:p w14:paraId="4FD661BB" w14:textId="77777777" w:rsidR="008A468F" w:rsidRPr="00634207" w:rsidRDefault="008A468F" w:rsidP="00024962">
            <w:pPr>
              <w:jc w:val="both"/>
              <w:rPr>
                <w:rFonts w:ascii="Arial" w:eastAsia="Calibri" w:hAnsi="Arial" w:cs="Arial"/>
                <w:bCs/>
                <w:lang w:val="fr-FR"/>
              </w:rPr>
            </w:pPr>
          </w:p>
          <w:p w14:paraId="788A542F" w14:textId="77777777" w:rsidR="00024962" w:rsidRPr="00634207" w:rsidRDefault="00024962" w:rsidP="00024962">
            <w:pPr>
              <w:jc w:val="both"/>
              <w:rPr>
                <w:rFonts w:ascii="Arial" w:eastAsia="Calibri" w:hAnsi="Arial" w:cs="Arial"/>
                <w:bCs/>
                <w:lang w:val="fr-FR"/>
              </w:rPr>
            </w:pPr>
          </w:p>
          <w:tbl>
            <w:tblPr>
              <w:tblStyle w:val="TableGrid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993"/>
              <w:gridCol w:w="4110"/>
            </w:tblGrid>
            <w:tr w:rsidR="00024962" w:rsidRPr="00024962" w14:paraId="796DE9EC" w14:textId="77777777" w:rsidTr="0012783C">
              <w:trPr>
                <w:jc w:val="center"/>
              </w:trPr>
              <w:tc>
                <w:tcPr>
                  <w:tcW w:w="3969" w:type="dxa"/>
                </w:tcPr>
                <w:p w14:paraId="6DCC9199" w14:textId="77777777" w:rsidR="00024962" w:rsidRPr="00024962" w:rsidRDefault="00024962" w:rsidP="00024962">
                  <w:pPr>
                    <w:jc w:val="center"/>
                    <w:rPr>
                      <w:rFonts w:ascii="Arial" w:eastAsia="Calibri" w:hAnsi="Arial" w:cs="Arial"/>
                      <w:bCs/>
                      <w:sz w:val="20"/>
                    </w:rPr>
                  </w:pPr>
                  <w:r w:rsidRPr="00024962">
                    <w:rPr>
                      <w:rFonts w:ascii="Arial" w:eastAsia="Calibri" w:hAnsi="Arial" w:cs="Arial"/>
                      <w:bCs/>
                      <w:sz w:val="20"/>
                    </w:rPr>
                    <w:t xml:space="preserve">Signature du </w:t>
                  </w:r>
                  <w:proofErr w:type="spellStart"/>
                  <w:r w:rsidRPr="00024962">
                    <w:rPr>
                      <w:rFonts w:ascii="Arial" w:eastAsia="Calibri" w:hAnsi="Arial" w:cs="Arial"/>
                      <w:bCs/>
                      <w:sz w:val="20"/>
                    </w:rPr>
                    <w:t>Salarié</w:t>
                  </w:r>
                  <w:proofErr w:type="spellEnd"/>
                </w:p>
              </w:tc>
              <w:tc>
                <w:tcPr>
                  <w:tcW w:w="993" w:type="dxa"/>
                  <w:tcBorders>
                    <w:top w:val="nil"/>
                  </w:tcBorders>
                </w:tcPr>
                <w:p w14:paraId="5BFA849B" w14:textId="77777777" w:rsidR="00024962" w:rsidRPr="00024962" w:rsidRDefault="00024962" w:rsidP="00024962">
                  <w:pPr>
                    <w:jc w:val="center"/>
                    <w:rPr>
                      <w:rFonts w:ascii="Arial" w:eastAsia="Calibri" w:hAnsi="Arial" w:cs="Arial"/>
                      <w:bCs/>
                      <w:sz w:val="20"/>
                    </w:rPr>
                  </w:pPr>
                </w:p>
              </w:tc>
              <w:tc>
                <w:tcPr>
                  <w:tcW w:w="4110" w:type="dxa"/>
                </w:tcPr>
                <w:p w14:paraId="34BE090C" w14:textId="6C515315" w:rsidR="00024962" w:rsidRPr="00634207" w:rsidRDefault="00024962" w:rsidP="008A468F">
                  <w:pPr>
                    <w:jc w:val="center"/>
                    <w:rPr>
                      <w:rFonts w:ascii="Arial" w:eastAsia="Calibri" w:hAnsi="Arial" w:cs="Arial"/>
                      <w:bCs/>
                      <w:sz w:val="20"/>
                      <w:lang w:val="fr-FR"/>
                    </w:rPr>
                  </w:pPr>
                  <w:r w:rsidRPr="00024962">
                    <w:rPr>
                      <w:rFonts w:ascii="Arial" w:eastAsia="Calibri" w:hAnsi="Arial" w:cs="Arial"/>
                      <w:bCs/>
                      <w:sz w:val="20"/>
                    </w:rPr>
                    <w:t>Signature du re</w:t>
                  </w:r>
                  <w:proofErr w:type="spellStart"/>
                  <w:r w:rsidR="008A468F">
                    <w:rPr>
                      <w:rFonts w:ascii="Arial" w:eastAsia="Calibri" w:hAnsi="Arial" w:cs="Arial"/>
                      <w:bCs/>
                      <w:sz w:val="20"/>
                      <w:lang w:val="fr-FR"/>
                    </w:rPr>
                    <w:t>sponsable</w:t>
                  </w:r>
                  <w:proofErr w:type="spellEnd"/>
                  <w:r w:rsidR="008A468F">
                    <w:rPr>
                      <w:rFonts w:ascii="Arial" w:eastAsia="Calibri" w:hAnsi="Arial" w:cs="Arial"/>
                      <w:bCs/>
                      <w:sz w:val="20"/>
                      <w:lang w:val="fr-FR"/>
                    </w:rPr>
                    <w:t xml:space="preserve"> hiérarchique</w:t>
                  </w:r>
                </w:p>
              </w:tc>
            </w:tr>
          </w:tbl>
          <w:p w14:paraId="08B3F767" w14:textId="77777777" w:rsidR="00024962" w:rsidRPr="00634207" w:rsidRDefault="00024962" w:rsidP="00024962">
            <w:pPr>
              <w:rPr>
                <w:rFonts w:ascii="Arial" w:eastAsia="Calibri" w:hAnsi="Arial" w:cs="Arial"/>
                <w:bCs/>
                <w:lang w:val="fr-FR"/>
              </w:rPr>
            </w:pPr>
          </w:p>
        </w:tc>
      </w:tr>
    </w:tbl>
    <w:p w14:paraId="5C830239" w14:textId="588310B1" w:rsidR="00755F69" w:rsidRPr="005B7782" w:rsidRDefault="00755F69" w:rsidP="00634207">
      <w:pPr>
        <w:spacing w:after="0" w:line="240" w:lineRule="auto"/>
        <w:rPr>
          <w:rFonts w:ascii="Century Gothic" w:hAnsi="Century Gothic"/>
          <w:sz w:val="20"/>
          <w:szCs w:val="20"/>
        </w:rPr>
      </w:pPr>
    </w:p>
    <w:sectPr w:rsidR="00755F69" w:rsidRPr="005B7782" w:rsidSect="000C1937">
      <w:footerReference w:type="default" r:id="rId11"/>
      <w:pgSz w:w="11906" w:h="16838"/>
      <w:pgMar w:top="1134" w:right="1418"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5A1F0" w14:textId="77777777" w:rsidR="00B82011" w:rsidRDefault="00B82011" w:rsidP="00841321">
      <w:pPr>
        <w:spacing w:after="0" w:line="240" w:lineRule="auto"/>
      </w:pPr>
      <w:r>
        <w:separator/>
      </w:r>
    </w:p>
  </w:endnote>
  <w:endnote w:type="continuationSeparator" w:id="0">
    <w:p w14:paraId="624B7582" w14:textId="77777777" w:rsidR="00B82011" w:rsidRDefault="00B82011" w:rsidP="00841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810B4CB8-BABF-4871-9941-F3B41FDEF86B}"/>
    <w:embedBold r:id="rId2" w:fontKey="{27B585EB-004A-4714-A68F-506B9AD02D59}"/>
    <w:embedItalic r:id="rId3" w:fontKey="{4AA2E302-6AB7-4F01-A67F-66EEC8E017DC}"/>
    <w:embedBoldItalic r:id="rId4" w:fontKey="{A180AE51-D734-4153-A966-8AA7F79BC86B}"/>
  </w:font>
  <w:font w:name="Fira Sans">
    <w:charset w:val="00"/>
    <w:family w:val="swiss"/>
    <w:pitch w:val="variable"/>
    <w:sig w:usb0="600002FF" w:usb1="00000001" w:usb2="00000000" w:usb3="00000000" w:csb0="0000019F" w:csb1="00000000"/>
    <w:embedRegular r:id="rId5" w:fontKey="{487648F7-B6C0-4D7D-93FA-3F1E72E700CD}"/>
    <w:embedBold r:id="rId6" w:fontKey="{24CA82FF-C3BF-446D-B58B-6FBF5E585E2F}"/>
    <w:embedItalic r:id="rId7" w:fontKey="{38CDD35A-D9B8-42DA-AD85-F7C515BAC95A}"/>
    <w:embedBoldItalic r:id="rId8" w:fontKey="{3640F446-6F71-4721-B402-119007CA7B5E}"/>
  </w:font>
  <w:font w:name="Fira Sans Light">
    <w:charset w:val="00"/>
    <w:family w:val="swiss"/>
    <w:pitch w:val="variable"/>
    <w:sig w:usb0="600002FF" w:usb1="00000001" w:usb2="00000000" w:usb3="00000000" w:csb0="0000019F" w:csb1="00000000"/>
    <w:embedRegular r:id="rId9" w:fontKey="{4C131B07-F085-4C39-8808-F19C97F5ED80}"/>
  </w:font>
  <w:font w:name="DINPro">
    <w:altName w:val="DINPr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0" w:fontKey="{AB46EFE3-974A-447A-B0D6-C7A5F59E9843}"/>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1" w:fontKey="{E94CCC2D-CF1D-4B7F-89C4-F288A0344025}"/>
    <w:embedBold r:id="rId12" w:fontKey="{09628038-A52A-48B0-8A8C-9D39034B85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D22F" w14:textId="78EBB1D9" w:rsidR="00FE13AE" w:rsidRDefault="00FE13AE">
    <w:pPr>
      <w:pStyle w:val="Pieddepage"/>
      <w:jc w:val="center"/>
    </w:pPr>
  </w:p>
  <w:p w14:paraId="7F67E5B7" w14:textId="77777777" w:rsidR="00FE13AE" w:rsidRDefault="00FE13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DDED" w14:textId="77777777" w:rsidR="00B82011" w:rsidRDefault="00B82011" w:rsidP="00841321">
      <w:pPr>
        <w:spacing w:after="0" w:line="240" w:lineRule="auto"/>
      </w:pPr>
      <w:r>
        <w:separator/>
      </w:r>
    </w:p>
  </w:footnote>
  <w:footnote w:type="continuationSeparator" w:id="0">
    <w:p w14:paraId="0FF0D489" w14:textId="77777777" w:rsidR="00B82011" w:rsidRDefault="00B82011" w:rsidP="00841321">
      <w:pPr>
        <w:spacing w:after="0" w:line="240" w:lineRule="auto"/>
      </w:pPr>
      <w:r>
        <w:continuationSeparator/>
      </w:r>
    </w:p>
  </w:footnote>
  <w:footnote w:id="1">
    <w:p w14:paraId="668F48A2" w14:textId="6BC14BF8" w:rsidR="006269F8" w:rsidRDefault="006269F8">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831"/>
    <w:multiLevelType w:val="multilevel"/>
    <w:tmpl w:val="3170EFA0"/>
    <w:lvl w:ilvl="0">
      <w:start w:val="1"/>
      <w:numFmt w:val="bullet"/>
      <w:lvlText w:val=""/>
      <w:lvlJc w:val="left"/>
      <w:pPr>
        <w:ind w:left="585"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D358F5"/>
    <w:multiLevelType w:val="multilevel"/>
    <w:tmpl w:val="FE6645EA"/>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EC7158"/>
    <w:multiLevelType w:val="hybridMultilevel"/>
    <w:tmpl w:val="19DC7432"/>
    <w:lvl w:ilvl="0" w:tplc="09BE20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A0B20C1"/>
    <w:multiLevelType w:val="hybridMultilevel"/>
    <w:tmpl w:val="634CCFBE"/>
    <w:lvl w:ilvl="0" w:tplc="7E2A7668">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ED188C"/>
    <w:multiLevelType w:val="hybridMultilevel"/>
    <w:tmpl w:val="CD000D2E"/>
    <w:lvl w:ilvl="0" w:tplc="09BE20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C23819"/>
    <w:multiLevelType w:val="hybridMultilevel"/>
    <w:tmpl w:val="071CF8C8"/>
    <w:lvl w:ilvl="0" w:tplc="7E2A7668">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3B10F7"/>
    <w:multiLevelType w:val="multilevel"/>
    <w:tmpl w:val="F8128C5A"/>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D912C9"/>
    <w:multiLevelType w:val="hybridMultilevel"/>
    <w:tmpl w:val="B74C4F00"/>
    <w:lvl w:ilvl="0" w:tplc="09BE20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644A9A"/>
    <w:multiLevelType w:val="hybridMultilevel"/>
    <w:tmpl w:val="6D083D8A"/>
    <w:lvl w:ilvl="0" w:tplc="46DA9AA8">
      <w:start w:val="1"/>
      <w:numFmt w:val="bullet"/>
      <w:lvlText w:val="o"/>
      <w:lvlJc w:val="left"/>
      <w:pPr>
        <w:ind w:left="720" w:hanging="360"/>
      </w:pPr>
      <w:rPr>
        <w:rFonts w:ascii="Courier New" w:hAnsi="Courier New" w:cs="Courier New"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2C2417"/>
    <w:multiLevelType w:val="multilevel"/>
    <w:tmpl w:val="8458C1CA"/>
    <w:lvl w:ilvl="0">
      <w:start w:val="1"/>
      <w:numFmt w:val="bullet"/>
      <w:lvlText w:val=""/>
      <w:lvlJc w:val="left"/>
      <w:pPr>
        <w:ind w:left="585"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8B0106"/>
    <w:multiLevelType w:val="hybridMultilevel"/>
    <w:tmpl w:val="F97A412A"/>
    <w:lvl w:ilvl="0" w:tplc="040C001B">
      <w:start w:val="1"/>
      <w:numFmt w:val="low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AE3D97"/>
    <w:multiLevelType w:val="multilevel"/>
    <w:tmpl w:val="3A486124"/>
    <w:lvl w:ilvl="0">
      <w:start w:val="1"/>
      <w:numFmt w:val="bullet"/>
      <w:lvlText w:val=""/>
      <w:lvlJc w:val="left"/>
      <w:pPr>
        <w:ind w:left="585"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69E2523"/>
    <w:multiLevelType w:val="hybridMultilevel"/>
    <w:tmpl w:val="021682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2069F4"/>
    <w:multiLevelType w:val="multilevel"/>
    <w:tmpl w:val="0108EA08"/>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B03265F"/>
    <w:multiLevelType w:val="hybridMultilevel"/>
    <w:tmpl w:val="79CE5716"/>
    <w:lvl w:ilvl="0" w:tplc="7E2A7668">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E21C22"/>
    <w:multiLevelType w:val="multilevel"/>
    <w:tmpl w:val="D7C8D434"/>
    <w:lvl w:ilvl="0">
      <w:start w:val="1"/>
      <w:numFmt w:val="bullet"/>
      <w:lvlText w:val=""/>
      <w:lvlJc w:val="left"/>
      <w:pPr>
        <w:ind w:left="585"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CCE635A"/>
    <w:multiLevelType w:val="multilevel"/>
    <w:tmpl w:val="8C7E5446"/>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43146C1"/>
    <w:multiLevelType w:val="multilevel"/>
    <w:tmpl w:val="34B0D4F2"/>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774685F"/>
    <w:multiLevelType w:val="hybridMultilevel"/>
    <w:tmpl w:val="613EE068"/>
    <w:lvl w:ilvl="0" w:tplc="7E2A7668">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3E001F"/>
    <w:multiLevelType w:val="multilevel"/>
    <w:tmpl w:val="88C0936A"/>
    <w:lvl w:ilvl="0">
      <w:start w:val="1"/>
      <w:numFmt w:val="none"/>
      <w:lvlText w:val="%1."/>
      <w:lvlJc w:val="left"/>
      <w:pPr>
        <w:ind w:left="585"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3229125">
    <w:abstractNumId w:val="21"/>
  </w:num>
  <w:num w:numId="2" w16cid:durableId="1606188769">
    <w:abstractNumId w:val="3"/>
  </w:num>
  <w:num w:numId="3" w16cid:durableId="570120189">
    <w:abstractNumId w:val="1"/>
  </w:num>
  <w:num w:numId="4" w16cid:durableId="205456753">
    <w:abstractNumId w:val="14"/>
  </w:num>
  <w:num w:numId="5" w16cid:durableId="712072207">
    <w:abstractNumId w:val="17"/>
  </w:num>
  <w:num w:numId="6" w16cid:durableId="924723085">
    <w:abstractNumId w:val="7"/>
  </w:num>
  <w:num w:numId="7" w16cid:durableId="813377221">
    <w:abstractNumId w:val="18"/>
  </w:num>
  <w:num w:numId="8" w16cid:durableId="2023772838">
    <w:abstractNumId w:val="20"/>
  </w:num>
  <w:num w:numId="9" w16cid:durableId="1037700350">
    <w:abstractNumId w:val="16"/>
  </w:num>
  <w:num w:numId="10" w16cid:durableId="161510539">
    <w:abstractNumId w:val="0"/>
  </w:num>
  <w:num w:numId="11" w16cid:durableId="977149095">
    <w:abstractNumId w:val="12"/>
  </w:num>
  <w:num w:numId="12" w16cid:durableId="803699462">
    <w:abstractNumId w:val="10"/>
  </w:num>
  <w:num w:numId="13" w16cid:durableId="1710376921">
    <w:abstractNumId w:val="6"/>
  </w:num>
  <w:num w:numId="14" w16cid:durableId="368259256">
    <w:abstractNumId w:val="13"/>
  </w:num>
  <w:num w:numId="15" w16cid:durableId="1639802229">
    <w:abstractNumId w:val="9"/>
  </w:num>
  <w:num w:numId="16" w16cid:durableId="211574301">
    <w:abstractNumId w:val="5"/>
  </w:num>
  <w:num w:numId="17" w16cid:durableId="852916475">
    <w:abstractNumId w:val="8"/>
  </w:num>
  <w:num w:numId="18" w16cid:durableId="1926767361">
    <w:abstractNumId w:val="15"/>
  </w:num>
  <w:num w:numId="19" w16cid:durableId="1881283920">
    <w:abstractNumId w:val="4"/>
  </w:num>
  <w:num w:numId="20" w16cid:durableId="325476986">
    <w:abstractNumId w:val="19"/>
  </w:num>
  <w:num w:numId="21" w16cid:durableId="155462220">
    <w:abstractNumId w:val="2"/>
  </w:num>
  <w:num w:numId="22" w16cid:durableId="206602645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tte, Alexandre">
    <w15:presenceInfo w15:providerId="None" w15:userId="Latte, Alexand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fficeIni" w:val="Paris - FRENCH.ini"/>
  </w:docVars>
  <w:rsids>
    <w:rsidRoot w:val="00CF3F88"/>
    <w:rsid w:val="0000338D"/>
    <w:rsid w:val="0000620C"/>
    <w:rsid w:val="00007980"/>
    <w:rsid w:val="00007CB6"/>
    <w:rsid w:val="0001016C"/>
    <w:rsid w:val="00013262"/>
    <w:rsid w:val="000179C3"/>
    <w:rsid w:val="00024962"/>
    <w:rsid w:val="00025119"/>
    <w:rsid w:val="00032E14"/>
    <w:rsid w:val="000476C6"/>
    <w:rsid w:val="00054E0D"/>
    <w:rsid w:val="00062BC4"/>
    <w:rsid w:val="00065DF9"/>
    <w:rsid w:val="00071DBC"/>
    <w:rsid w:val="000745D0"/>
    <w:rsid w:val="000820FA"/>
    <w:rsid w:val="00091B4D"/>
    <w:rsid w:val="000A30FD"/>
    <w:rsid w:val="000A3638"/>
    <w:rsid w:val="000A7670"/>
    <w:rsid w:val="000A7DEC"/>
    <w:rsid w:val="000B3DE4"/>
    <w:rsid w:val="000C1937"/>
    <w:rsid w:val="000D15FC"/>
    <w:rsid w:val="00120231"/>
    <w:rsid w:val="00125FF8"/>
    <w:rsid w:val="00126D7F"/>
    <w:rsid w:val="0012783C"/>
    <w:rsid w:val="00127A0D"/>
    <w:rsid w:val="00130900"/>
    <w:rsid w:val="00131F89"/>
    <w:rsid w:val="00133B67"/>
    <w:rsid w:val="00142327"/>
    <w:rsid w:val="001450CC"/>
    <w:rsid w:val="001478EB"/>
    <w:rsid w:val="00155848"/>
    <w:rsid w:val="0016461D"/>
    <w:rsid w:val="0016491A"/>
    <w:rsid w:val="00172C2F"/>
    <w:rsid w:val="0017550C"/>
    <w:rsid w:val="0018091B"/>
    <w:rsid w:val="001900D0"/>
    <w:rsid w:val="001949E8"/>
    <w:rsid w:val="001959BC"/>
    <w:rsid w:val="001A2EC5"/>
    <w:rsid w:val="001A4E90"/>
    <w:rsid w:val="001B204D"/>
    <w:rsid w:val="001B7601"/>
    <w:rsid w:val="001C2D10"/>
    <w:rsid w:val="001C3B05"/>
    <w:rsid w:val="001D32B3"/>
    <w:rsid w:val="001D71AA"/>
    <w:rsid w:val="00204C46"/>
    <w:rsid w:val="00207A82"/>
    <w:rsid w:val="0021252C"/>
    <w:rsid w:val="0021692F"/>
    <w:rsid w:val="00216E45"/>
    <w:rsid w:val="00222CB1"/>
    <w:rsid w:val="0022362B"/>
    <w:rsid w:val="00233F21"/>
    <w:rsid w:val="00234197"/>
    <w:rsid w:val="00277A62"/>
    <w:rsid w:val="002828D1"/>
    <w:rsid w:val="0029095E"/>
    <w:rsid w:val="002B5EC3"/>
    <w:rsid w:val="002B71AC"/>
    <w:rsid w:val="002C50EA"/>
    <w:rsid w:val="002E1BB5"/>
    <w:rsid w:val="002E4C80"/>
    <w:rsid w:val="002E5055"/>
    <w:rsid w:val="002F3A2F"/>
    <w:rsid w:val="002F4F50"/>
    <w:rsid w:val="002F5366"/>
    <w:rsid w:val="00306D43"/>
    <w:rsid w:val="00314303"/>
    <w:rsid w:val="0032320D"/>
    <w:rsid w:val="00325D79"/>
    <w:rsid w:val="003307DD"/>
    <w:rsid w:val="0033533B"/>
    <w:rsid w:val="003438DA"/>
    <w:rsid w:val="0034683B"/>
    <w:rsid w:val="00350D8D"/>
    <w:rsid w:val="0035568E"/>
    <w:rsid w:val="00361112"/>
    <w:rsid w:val="00365231"/>
    <w:rsid w:val="00376655"/>
    <w:rsid w:val="00397C7F"/>
    <w:rsid w:val="003A5325"/>
    <w:rsid w:val="003A79F8"/>
    <w:rsid w:val="003B120D"/>
    <w:rsid w:val="003B3888"/>
    <w:rsid w:val="003B5070"/>
    <w:rsid w:val="003B7735"/>
    <w:rsid w:val="003C06DF"/>
    <w:rsid w:val="003C5649"/>
    <w:rsid w:val="003C5F4E"/>
    <w:rsid w:val="003D64FE"/>
    <w:rsid w:val="003D6FC3"/>
    <w:rsid w:val="003D7D7D"/>
    <w:rsid w:val="003E02DD"/>
    <w:rsid w:val="003F4EA7"/>
    <w:rsid w:val="0040307D"/>
    <w:rsid w:val="00404D75"/>
    <w:rsid w:val="00406CD9"/>
    <w:rsid w:val="0041128F"/>
    <w:rsid w:val="004112F7"/>
    <w:rsid w:val="00430DCB"/>
    <w:rsid w:val="00431881"/>
    <w:rsid w:val="00434574"/>
    <w:rsid w:val="00447CF9"/>
    <w:rsid w:val="00451914"/>
    <w:rsid w:val="0045382F"/>
    <w:rsid w:val="004921D3"/>
    <w:rsid w:val="0049243E"/>
    <w:rsid w:val="00495F9E"/>
    <w:rsid w:val="004A5886"/>
    <w:rsid w:val="004A6F64"/>
    <w:rsid w:val="004B4586"/>
    <w:rsid w:val="004B4671"/>
    <w:rsid w:val="004C75C1"/>
    <w:rsid w:val="004C7878"/>
    <w:rsid w:val="004D2653"/>
    <w:rsid w:val="004E437C"/>
    <w:rsid w:val="00501B1B"/>
    <w:rsid w:val="00510FA5"/>
    <w:rsid w:val="005115C8"/>
    <w:rsid w:val="00520732"/>
    <w:rsid w:val="00550ACF"/>
    <w:rsid w:val="00566A3D"/>
    <w:rsid w:val="00571BD0"/>
    <w:rsid w:val="00587A18"/>
    <w:rsid w:val="0059024E"/>
    <w:rsid w:val="00591C91"/>
    <w:rsid w:val="005B660C"/>
    <w:rsid w:val="005B7782"/>
    <w:rsid w:val="005C7D69"/>
    <w:rsid w:val="005D1236"/>
    <w:rsid w:val="005D6C44"/>
    <w:rsid w:val="005D6CF2"/>
    <w:rsid w:val="005E509B"/>
    <w:rsid w:val="005E5219"/>
    <w:rsid w:val="005E74DD"/>
    <w:rsid w:val="005F5509"/>
    <w:rsid w:val="00602102"/>
    <w:rsid w:val="00606414"/>
    <w:rsid w:val="0061210E"/>
    <w:rsid w:val="00615C95"/>
    <w:rsid w:val="0061776E"/>
    <w:rsid w:val="0062545B"/>
    <w:rsid w:val="006255EE"/>
    <w:rsid w:val="006269F8"/>
    <w:rsid w:val="006312A2"/>
    <w:rsid w:val="00631AAE"/>
    <w:rsid w:val="00634083"/>
    <w:rsid w:val="00634207"/>
    <w:rsid w:val="0063694E"/>
    <w:rsid w:val="00641B38"/>
    <w:rsid w:val="00642AEA"/>
    <w:rsid w:val="00644DB2"/>
    <w:rsid w:val="00654448"/>
    <w:rsid w:val="00657225"/>
    <w:rsid w:val="0067393B"/>
    <w:rsid w:val="00675E36"/>
    <w:rsid w:val="00692152"/>
    <w:rsid w:val="0069590B"/>
    <w:rsid w:val="00695DAB"/>
    <w:rsid w:val="00696DCC"/>
    <w:rsid w:val="0069731F"/>
    <w:rsid w:val="006C012E"/>
    <w:rsid w:val="006C1F01"/>
    <w:rsid w:val="006C2990"/>
    <w:rsid w:val="006D4BD7"/>
    <w:rsid w:val="006E7E89"/>
    <w:rsid w:val="006F3580"/>
    <w:rsid w:val="007021FC"/>
    <w:rsid w:val="00702D28"/>
    <w:rsid w:val="00712602"/>
    <w:rsid w:val="00712685"/>
    <w:rsid w:val="00713F32"/>
    <w:rsid w:val="00723A7B"/>
    <w:rsid w:val="00730AE7"/>
    <w:rsid w:val="00736D49"/>
    <w:rsid w:val="007511E7"/>
    <w:rsid w:val="00755F69"/>
    <w:rsid w:val="007610EB"/>
    <w:rsid w:val="00762A1A"/>
    <w:rsid w:val="00777CA3"/>
    <w:rsid w:val="00786030"/>
    <w:rsid w:val="007960BB"/>
    <w:rsid w:val="007A1B14"/>
    <w:rsid w:val="007A243C"/>
    <w:rsid w:val="007A68A3"/>
    <w:rsid w:val="007B2CC7"/>
    <w:rsid w:val="007B4147"/>
    <w:rsid w:val="007C40EA"/>
    <w:rsid w:val="007E1C8C"/>
    <w:rsid w:val="007E3450"/>
    <w:rsid w:val="007F5798"/>
    <w:rsid w:val="0080001E"/>
    <w:rsid w:val="008073A3"/>
    <w:rsid w:val="008134D8"/>
    <w:rsid w:val="008162B2"/>
    <w:rsid w:val="00817EA2"/>
    <w:rsid w:val="0082420F"/>
    <w:rsid w:val="00832024"/>
    <w:rsid w:val="0083334E"/>
    <w:rsid w:val="00841321"/>
    <w:rsid w:val="00844199"/>
    <w:rsid w:val="0084680B"/>
    <w:rsid w:val="00855AE7"/>
    <w:rsid w:val="0086313A"/>
    <w:rsid w:val="00874917"/>
    <w:rsid w:val="00880CD6"/>
    <w:rsid w:val="00880E2C"/>
    <w:rsid w:val="00881F52"/>
    <w:rsid w:val="00893ABA"/>
    <w:rsid w:val="00895DD3"/>
    <w:rsid w:val="0089788E"/>
    <w:rsid w:val="00897A2C"/>
    <w:rsid w:val="008A468F"/>
    <w:rsid w:val="008B1969"/>
    <w:rsid w:val="008B3C97"/>
    <w:rsid w:val="008B521B"/>
    <w:rsid w:val="008C21A0"/>
    <w:rsid w:val="008D4AEC"/>
    <w:rsid w:val="008E7863"/>
    <w:rsid w:val="008F3A21"/>
    <w:rsid w:val="008F43FA"/>
    <w:rsid w:val="00900776"/>
    <w:rsid w:val="00901E7F"/>
    <w:rsid w:val="00902C2C"/>
    <w:rsid w:val="009118B9"/>
    <w:rsid w:val="009140B1"/>
    <w:rsid w:val="009204A0"/>
    <w:rsid w:val="0093592A"/>
    <w:rsid w:val="009443D6"/>
    <w:rsid w:val="00955F7F"/>
    <w:rsid w:val="009675AF"/>
    <w:rsid w:val="00973D95"/>
    <w:rsid w:val="00977DC9"/>
    <w:rsid w:val="00980A8E"/>
    <w:rsid w:val="009849DE"/>
    <w:rsid w:val="00991D18"/>
    <w:rsid w:val="00997042"/>
    <w:rsid w:val="00997B6A"/>
    <w:rsid w:val="009C1272"/>
    <w:rsid w:val="009D2C94"/>
    <w:rsid w:val="009D4888"/>
    <w:rsid w:val="009D6361"/>
    <w:rsid w:val="009F3CD7"/>
    <w:rsid w:val="00A05DE1"/>
    <w:rsid w:val="00A073F9"/>
    <w:rsid w:val="00A26B11"/>
    <w:rsid w:val="00A27367"/>
    <w:rsid w:val="00A334B0"/>
    <w:rsid w:val="00A4203E"/>
    <w:rsid w:val="00A442D2"/>
    <w:rsid w:val="00A65902"/>
    <w:rsid w:val="00A67BA0"/>
    <w:rsid w:val="00A87333"/>
    <w:rsid w:val="00A92C86"/>
    <w:rsid w:val="00AA50AD"/>
    <w:rsid w:val="00AB7F6A"/>
    <w:rsid w:val="00AC2A26"/>
    <w:rsid w:val="00AD2C5C"/>
    <w:rsid w:val="00AD3E76"/>
    <w:rsid w:val="00AE025F"/>
    <w:rsid w:val="00AE5FA4"/>
    <w:rsid w:val="00AF0EDC"/>
    <w:rsid w:val="00AF0FD7"/>
    <w:rsid w:val="00AF2E31"/>
    <w:rsid w:val="00B129A8"/>
    <w:rsid w:val="00B12A94"/>
    <w:rsid w:val="00B14EE4"/>
    <w:rsid w:val="00B25035"/>
    <w:rsid w:val="00B316D0"/>
    <w:rsid w:val="00B3289E"/>
    <w:rsid w:val="00B420CE"/>
    <w:rsid w:val="00B462A9"/>
    <w:rsid w:val="00B54453"/>
    <w:rsid w:val="00B573D4"/>
    <w:rsid w:val="00B66B62"/>
    <w:rsid w:val="00B6746C"/>
    <w:rsid w:val="00B7072A"/>
    <w:rsid w:val="00B72269"/>
    <w:rsid w:val="00B82011"/>
    <w:rsid w:val="00B821B1"/>
    <w:rsid w:val="00B833D0"/>
    <w:rsid w:val="00B85F6D"/>
    <w:rsid w:val="00BA1372"/>
    <w:rsid w:val="00BA2F87"/>
    <w:rsid w:val="00BA749D"/>
    <w:rsid w:val="00BB6E7A"/>
    <w:rsid w:val="00BC32BC"/>
    <w:rsid w:val="00BC640C"/>
    <w:rsid w:val="00BC7A4F"/>
    <w:rsid w:val="00BE0014"/>
    <w:rsid w:val="00BE3A02"/>
    <w:rsid w:val="00BF6223"/>
    <w:rsid w:val="00C03F52"/>
    <w:rsid w:val="00C06782"/>
    <w:rsid w:val="00C10BB8"/>
    <w:rsid w:val="00C23877"/>
    <w:rsid w:val="00C321BF"/>
    <w:rsid w:val="00C327B4"/>
    <w:rsid w:val="00C335FA"/>
    <w:rsid w:val="00C40F93"/>
    <w:rsid w:val="00C63ACF"/>
    <w:rsid w:val="00C74E0C"/>
    <w:rsid w:val="00C755C0"/>
    <w:rsid w:val="00C827AB"/>
    <w:rsid w:val="00C84744"/>
    <w:rsid w:val="00C86A4E"/>
    <w:rsid w:val="00C91FDC"/>
    <w:rsid w:val="00C9209C"/>
    <w:rsid w:val="00C9447E"/>
    <w:rsid w:val="00CA121B"/>
    <w:rsid w:val="00CA2D9B"/>
    <w:rsid w:val="00CA2E06"/>
    <w:rsid w:val="00CA7FB9"/>
    <w:rsid w:val="00CC09F4"/>
    <w:rsid w:val="00CC2E1B"/>
    <w:rsid w:val="00CC5BA8"/>
    <w:rsid w:val="00CC61AF"/>
    <w:rsid w:val="00CD0183"/>
    <w:rsid w:val="00CE1763"/>
    <w:rsid w:val="00CE5482"/>
    <w:rsid w:val="00CF1C8A"/>
    <w:rsid w:val="00CF3F88"/>
    <w:rsid w:val="00D00454"/>
    <w:rsid w:val="00D05868"/>
    <w:rsid w:val="00D10B2E"/>
    <w:rsid w:val="00D146B7"/>
    <w:rsid w:val="00D174D1"/>
    <w:rsid w:val="00D1768A"/>
    <w:rsid w:val="00D33336"/>
    <w:rsid w:val="00D36BFB"/>
    <w:rsid w:val="00D55935"/>
    <w:rsid w:val="00D6683B"/>
    <w:rsid w:val="00D82C98"/>
    <w:rsid w:val="00D93B2E"/>
    <w:rsid w:val="00D94690"/>
    <w:rsid w:val="00D97D12"/>
    <w:rsid w:val="00D97DE9"/>
    <w:rsid w:val="00DA0828"/>
    <w:rsid w:val="00DA14C1"/>
    <w:rsid w:val="00DB6603"/>
    <w:rsid w:val="00DD1032"/>
    <w:rsid w:val="00DD130D"/>
    <w:rsid w:val="00DD24EB"/>
    <w:rsid w:val="00DE02C2"/>
    <w:rsid w:val="00DF068B"/>
    <w:rsid w:val="00DF30C3"/>
    <w:rsid w:val="00DF4A9D"/>
    <w:rsid w:val="00E245D9"/>
    <w:rsid w:val="00E40A54"/>
    <w:rsid w:val="00E40EA6"/>
    <w:rsid w:val="00E45476"/>
    <w:rsid w:val="00E561D0"/>
    <w:rsid w:val="00E60396"/>
    <w:rsid w:val="00E656AE"/>
    <w:rsid w:val="00E70C6D"/>
    <w:rsid w:val="00E94117"/>
    <w:rsid w:val="00E95D61"/>
    <w:rsid w:val="00E96371"/>
    <w:rsid w:val="00EA37D9"/>
    <w:rsid w:val="00EB3BC6"/>
    <w:rsid w:val="00EC063F"/>
    <w:rsid w:val="00EC1CCB"/>
    <w:rsid w:val="00EC2BF8"/>
    <w:rsid w:val="00ED5135"/>
    <w:rsid w:val="00EE1B87"/>
    <w:rsid w:val="00EE45C0"/>
    <w:rsid w:val="00EE4E68"/>
    <w:rsid w:val="00EF7A9A"/>
    <w:rsid w:val="00F10460"/>
    <w:rsid w:val="00F15857"/>
    <w:rsid w:val="00F2563D"/>
    <w:rsid w:val="00F36ADF"/>
    <w:rsid w:val="00F36E25"/>
    <w:rsid w:val="00F541C7"/>
    <w:rsid w:val="00F56B87"/>
    <w:rsid w:val="00F66550"/>
    <w:rsid w:val="00F86E24"/>
    <w:rsid w:val="00FA20A9"/>
    <w:rsid w:val="00FB0171"/>
    <w:rsid w:val="00FB4FB3"/>
    <w:rsid w:val="00FB6B0E"/>
    <w:rsid w:val="00FC4668"/>
    <w:rsid w:val="00FC70D4"/>
    <w:rsid w:val="00FD4A80"/>
    <w:rsid w:val="00FE13AE"/>
    <w:rsid w:val="00FE4EC8"/>
    <w:rsid w:val="00FE7C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10BC"/>
  <w15:chartTrackingRefBased/>
  <w15:docId w15:val="{A864D456-1BBC-4A91-8888-2E4524EB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371"/>
    <w:rPr>
      <w:rFonts w:ascii="Fira Sans" w:hAnsi="Fira Sans"/>
    </w:rPr>
  </w:style>
  <w:style w:type="paragraph" w:styleId="Titre1">
    <w:name w:val="heading 1"/>
    <w:basedOn w:val="Normal"/>
    <w:next w:val="Normal"/>
    <w:link w:val="Titre1Car"/>
    <w:uiPriority w:val="9"/>
    <w:rsid w:val="00E96371"/>
    <w:pPr>
      <w:keepNext/>
      <w:keepLines/>
      <w:spacing w:before="240" w:after="0"/>
      <w:outlineLvl w:val="0"/>
    </w:pPr>
    <w:rPr>
      <w:rFonts w:ascii="Fira Sans Light" w:eastAsiaTheme="majorEastAsia" w:hAnsi="Fira Sans Light" w:cstheme="majorBidi"/>
      <w:color w:val="2F5496" w:themeColor="accent1" w:themeShade="BF"/>
      <w:sz w:val="32"/>
      <w:szCs w:val="32"/>
    </w:rPr>
  </w:style>
  <w:style w:type="paragraph" w:styleId="Titre2">
    <w:name w:val="heading 2"/>
    <w:basedOn w:val="Normal"/>
    <w:next w:val="Normal"/>
    <w:link w:val="Titre2Car"/>
    <w:uiPriority w:val="9"/>
    <w:semiHidden/>
    <w:unhideWhenUsed/>
    <w:rsid w:val="00E963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6371"/>
    <w:rPr>
      <w:rFonts w:ascii="Fira Sans Light" w:eastAsiaTheme="majorEastAsia" w:hAnsi="Fira Sans Light" w:cstheme="majorBidi"/>
      <w:color w:val="2F5496" w:themeColor="accent1" w:themeShade="BF"/>
      <w:sz w:val="32"/>
      <w:szCs w:val="32"/>
    </w:rPr>
  </w:style>
  <w:style w:type="character" w:customStyle="1" w:styleId="Titre2Car">
    <w:name w:val="Titre 2 Car"/>
    <w:basedOn w:val="Policepardfaut"/>
    <w:link w:val="Titre2"/>
    <w:uiPriority w:val="9"/>
    <w:semiHidden/>
    <w:rsid w:val="00E96371"/>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rsid w:val="006C2990"/>
    <w:pPr>
      <w:ind w:left="720"/>
      <w:contextualSpacing/>
    </w:pPr>
  </w:style>
  <w:style w:type="paragraph" w:customStyle="1" w:styleId="Default">
    <w:name w:val="Default"/>
    <w:rsid w:val="004921D3"/>
    <w:pPr>
      <w:autoSpaceDE w:val="0"/>
      <w:autoSpaceDN w:val="0"/>
      <w:adjustRightInd w:val="0"/>
      <w:spacing w:after="0" w:line="240" w:lineRule="auto"/>
    </w:pPr>
    <w:rPr>
      <w:rFonts w:ascii="DINPro" w:hAnsi="DINPro" w:cs="DINPro"/>
      <w:color w:val="000000"/>
      <w:sz w:val="24"/>
      <w:szCs w:val="24"/>
    </w:rPr>
  </w:style>
  <w:style w:type="paragraph" w:styleId="Textedebulles">
    <w:name w:val="Balloon Text"/>
    <w:basedOn w:val="Normal"/>
    <w:link w:val="TextedebullesCar"/>
    <w:uiPriority w:val="99"/>
    <w:semiHidden/>
    <w:unhideWhenUsed/>
    <w:rsid w:val="000745D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745D0"/>
    <w:rPr>
      <w:rFonts w:ascii="Segoe UI" w:hAnsi="Segoe UI" w:cs="Segoe UI"/>
      <w:sz w:val="18"/>
      <w:szCs w:val="18"/>
    </w:rPr>
  </w:style>
  <w:style w:type="paragraph" w:styleId="En-tte">
    <w:name w:val="header"/>
    <w:basedOn w:val="Normal"/>
    <w:link w:val="En-tteCar"/>
    <w:uiPriority w:val="99"/>
    <w:unhideWhenUsed/>
    <w:rsid w:val="00841321"/>
    <w:pPr>
      <w:tabs>
        <w:tab w:val="center" w:pos="4536"/>
        <w:tab w:val="right" w:pos="9072"/>
      </w:tabs>
      <w:spacing w:after="0" w:line="240" w:lineRule="auto"/>
    </w:pPr>
  </w:style>
  <w:style w:type="character" w:customStyle="1" w:styleId="En-tteCar">
    <w:name w:val="En-tête Car"/>
    <w:basedOn w:val="Policepardfaut"/>
    <w:link w:val="En-tte"/>
    <w:uiPriority w:val="99"/>
    <w:rsid w:val="00841321"/>
    <w:rPr>
      <w:rFonts w:ascii="Fira Sans" w:hAnsi="Fira Sans"/>
    </w:rPr>
  </w:style>
  <w:style w:type="paragraph" w:styleId="Pieddepage">
    <w:name w:val="footer"/>
    <w:basedOn w:val="Normal"/>
    <w:link w:val="PieddepageCar"/>
    <w:uiPriority w:val="99"/>
    <w:unhideWhenUsed/>
    <w:rsid w:val="008413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1321"/>
    <w:rPr>
      <w:rFonts w:ascii="Fira Sans" w:hAnsi="Fira Sans"/>
    </w:rPr>
  </w:style>
  <w:style w:type="character" w:styleId="Marquedecommentaire">
    <w:name w:val="annotation reference"/>
    <w:basedOn w:val="Policepardfaut"/>
    <w:uiPriority w:val="99"/>
    <w:semiHidden/>
    <w:unhideWhenUsed/>
    <w:rsid w:val="00131F89"/>
    <w:rPr>
      <w:sz w:val="16"/>
      <w:szCs w:val="16"/>
    </w:rPr>
  </w:style>
  <w:style w:type="paragraph" w:styleId="Commentaire">
    <w:name w:val="annotation text"/>
    <w:basedOn w:val="Normal"/>
    <w:link w:val="CommentaireCar"/>
    <w:uiPriority w:val="99"/>
    <w:semiHidden/>
    <w:unhideWhenUsed/>
    <w:rsid w:val="00131F89"/>
    <w:pPr>
      <w:spacing w:line="240" w:lineRule="auto"/>
    </w:pPr>
    <w:rPr>
      <w:sz w:val="20"/>
      <w:szCs w:val="20"/>
    </w:rPr>
  </w:style>
  <w:style w:type="character" w:customStyle="1" w:styleId="CommentaireCar">
    <w:name w:val="Commentaire Car"/>
    <w:basedOn w:val="Policepardfaut"/>
    <w:link w:val="Commentaire"/>
    <w:uiPriority w:val="99"/>
    <w:semiHidden/>
    <w:rsid w:val="00131F89"/>
    <w:rPr>
      <w:rFonts w:ascii="Fira Sans" w:hAnsi="Fira Sans"/>
      <w:sz w:val="20"/>
      <w:szCs w:val="20"/>
    </w:rPr>
  </w:style>
  <w:style w:type="paragraph" w:styleId="Objetducommentaire">
    <w:name w:val="annotation subject"/>
    <w:basedOn w:val="Commentaire"/>
    <w:next w:val="Commentaire"/>
    <w:link w:val="ObjetducommentaireCar"/>
    <w:uiPriority w:val="99"/>
    <w:semiHidden/>
    <w:unhideWhenUsed/>
    <w:rsid w:val="00131F89"/>
    <w:rPr>
      <w:b/>
      <w:bCs/>
    </w:rPr>
  </w:style>
  <w:style w:type="character" w:customStyle="1" w:styleId="ObjetducommentaireCar">
    <w:name w:val="Objet du commentaire Car"/>
    <w:basedOn w:val="CommentaireCar"/>
    <w:link w:val="Objetducommentaire"/>
    <w:uiPriority w:val="99"/>
    <w:semiHidden/>
    <w:rsid w:val="00131F89"/>
    <w:rPr>
      <w:rFonts w:ascii="Fira Sans" w:hAnsi="Fira Sans"/>
      <w:b/>
      <w:bCs/>
      <w:sz w:val="20"/>
      <w:szCs w:val="20"/>
    </w:rPr>
  </w:style>
  <w:style w:type="paragraph" w:styleId="Rvision">
    <w:name w:val="Revision"/>
    <w:hidden/>
    <w:uiPriority w:val="99"/>
    <w:semiHidden/>
    <w:rsid w:val="00131F89"/>
    <w:pPr>
      <w:spacing w:after="0" w:line="240" w:lineRule="auto"/>
    </w:pPr>
    <w:rPr>
      <w:rFonts w:ascii="Fira Sans" w:hAnsi="Fira Sans"/>
    </w:rPr>
  </w:style>
  <w:style w:type="table" w:styleId="Grilledutableau">
    <w:name w:val="Table Grid"/>
    <w:basedOn w:val="TableauNormal"/>
    <w:uiPriority w:val="39"/>
    <w:rsid w:val="00606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auNormal"/>
    <w:next w:val="Grilledutableau"/>
    <w:uiPriority w:val="59"/>
    <w:rsid w:val="0002496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C70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5E74DD"/>
    <w:rPr>
      <w:color w:val="0563C1" w:themeColor="hyperlink"/>
      <w:u w:val="single"/>
    </w:rPr>
  </w:style>
  <w:style w:type="character" w:styleId="Mentionnonrsolue">
    <w:name w:val="Unresolved Mention"/>
    <w:basedOn w:val="Policepardfaut"/>
    <w:uiPriority w:val="99"/>
    <w:semiHidden/>
    <w:unhideWhenUsed/>
    <w:rsid w:val="005E74DD"/>
    <w:rPr>
      <w:color w:val="605E5C"/>
      <w:shd w:val="clear" w:color="auto" w:fill="E1DFDD"/>
    </w:rPr>
  </w:style>
  <w:style w:type="paragraph" w:styleId="Notedebasdepage">
    <w:name w:val="footnote text"/>
    <w:basedOn w:val="Normal"/>
    <w:link w:val="NotedebasdepageCar"/>
    <w:uiPriority w:val="99"/>
    <w:semiHidden/>
    <w:unhideWhenUsed/>
    <w:rsid w:val="006269F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269F8"/>
    <w:rPr>
      <w:rFonts w:ascii="Fira Sans" w:hAnsi="Fira Sans"/>
      <w:sz w:val="20"/>
      <w:szCs w:val="20"/>
    </w:rPr>
  </w:style>
  <w:style w:type="character" w:styleId="Appelnotedebasdep">
    <w:name w:val="footnote reference"/>
    <w:basedOn w:val="Policepardfaut"/>
    <w:uiPriority w:val="99"/>
    <w:semiHidden/>
    <w:unhideWhenUsed/>
    <w:rsid w:val="006269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03312">
      <w:bodyDiv w:val="1"/>
      <w:marLeft w:val="0"/>
      <w:marRight w:val="0"/>
      <w:marTop w:val="0"/>
      <w:marBottom w:val="0"/>
      <w:divBdr>
        <w:top w:val="none" w:sz="0" w:space="0" w:color="auto"/>
        <w:left w:val="none" w:sz="0" w:space="0" w:color="auto"/>
        <w:bottom w:val="none" w:sz="0" w:space="0" w:color="auto"/>
        <w:right w:val="none" w:sz="0" w:space="0" w:color="auto"/>
      </w:divBdr>
    </w:div>
    <w:div w:id="190880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secretariatcppni@ccn-betic.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Fira Sans"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ira San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7560993679944CA75AC659AE7DD082" ma:contentTypeVersion="16" ma:contentTypeDescription="Crée un document." ma:contentTypeScope="" ma:versionID="d7ba58d46e47474c6e99daa99d2e8703">
  <xsd:schema xmlns:xsd="http://www.w3.org/2001/XMLSchema" xmlns:xs="http://www.w3.org/2001/XMLSchema" xmlns:p="http://schemas.microsoft.com/office/2006/metadata/properties" xmlns:ns2="571d577c-fe03-45c8-a18d-5a0ca179809f" xmlns:ns3="f07bf81d-8ad3-4ded-9e53-c4fbd239ce80" targetNamespace="http://schemas.microsoft.com/office/2006/metadata/properties" ma:root="true" ma:fieldsID="a39f75795182e5c116ba88996a4a7e0d" ns2:_="" ns3:_="">
    <xsd:import namespace="571d577c-fe03-45c8-a18d-5a0ca179809f"/>
    <xsd:import namespace="f07bf81d-8ad3-4ded-9e53-c4fbd239c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577c-fe03-45c8-a18d-5a0ca1798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8c65e1e8-92f6-4f5d-9b3d-4215fd37fd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7bf81d-8ad3-4ded-9e53-c4fbd239ce8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cdf7450-0aaf-40c3-85cb-9cca0c7e690f}" ma:internalName="TaxCatchAll" ma:showField="CatchAllData" ma:web="f07bf81d-8ad3-4ded-9e53-c4fbd239ce8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577c-fe03-45c8-a18d-5a0ca179809f">
      <Terms xmlns="http://schemas.microsoft.com/office/infopath/2007/PartnerControls"/>
    </lcf76f155ced4ddcb4097134ff3c332f>
    <TaxCatchAll xmlns="f07bf81d-8ad3-4ded-9e53-c4fbd239ce80" xsi:nil="true"/>
  </documentManagement>
</p:properties>
</file>

<file path=customXml/itemProps1.xml><?xml version="1.0" encoding="utf-8"?>
<ds:datastoreItem xmlns:ds="http://schemas.openxmlformats.org/officeDocument/2006/customXml" ds:itemID="{9B04FAD5-F9E4-4455-92BF-BFC53715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d577c-fe03-45c8-a18d-5a0ca179809f"/>
    <ds:schemaRef ds:uri="f07bf81d-8ad3-4ded-9e53-c4fbd239c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1A61E8-571C-45F6-A2CF-61DDA200F354}">
  <ds:schemaRefs>
    <ds:schemaRef ds:uri="http://schemas.microsoft.com/sharepoint/v3/contenttype/forms"/>
  </ds:schemaRefs>
</ds:datastoreItem>
</file>

<file path=customXml/itemProps3.xml><?xml version="1.0" encoding="utf-8"?>
<ds:datastoreItem xmlns:ds="http://schemas.openxmlformats.org/officeDocument/2006/customXml" ds:itemID="{4F2E51C9-0817-446F-8CBE-5A0574577C8D}">
  <ds:schemaRefs>
    <ds:schemaRef ds:uri="http://schemas.microsoft.com/office/2006/metadata/properties"/>
    <ds:schemaRef ds:uri="http://schemas.microsoft.com/office/infopath/2007/PartnerControls"/>
    <ds:schemaRef ds:uri="571d577c-fe03-45c8-a18d-5a0ca179809f"/>
    <ds:schemaRef ds:uri="f07bf81d-8ad3-4ded-9e53-c4fbd239ce8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6878</Words>
  <Characters>37829</Characters>
  <Application>Microsoft Office Word</Application>
  <DocSecurity>0</DocSecurity>
  <Lines>315</Lines>
  <Paragraphs>89</Paragraphs>
  <ScaleCrop>false</ScaleCrop>
  <Company/>
  <LinksUpToDate>false</LinksUpToDate>
  <CharactersWithSpaces>44618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Latte, Alexandre</dc:creator>
  <cp:lastModifiedBy>AHMED-KHODJA, Ines (DRIEETS-IDF/UD75)</cp:lastModifiedBy>
  <cp:revision>4</cp:revision>
  <cp:lastPrinted>1899-12-31T23:50:00Z</cp:lastPrinted>
  <dcterms:created xsi:type="dcterms:W3CDTF">2025-01-11T15:22:00Z</dcterms:created>
  <dcterms:modified xsi:type="dcterms:W3CDTF">2026-08-18T12:30:00Z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0x0101005A7560993679944CA75AC659AE7DD082</vt:lpwstr>
  </property>
  <property fmtid="{D5CDD505-2E9C-101B-9397-08002B2CF9AE}" pid="3" name="MediaServiceImageTags">
    <vt:lpwstr/>
  </property>
  <property fmtid="{D5CDD505-2E9C-101B-9397-08002B2CF9AE}" pid="4" name="MSIP_Label_3094c1fb-3db8-4cce-b079-9b022302847f_Enabled">
    <vt:lpwstr>true</vt:lpwstr>
  </property>
  <property fmtid="{D5CDD505-2E9C-101B-9397-08002B2CF9AE}" pid="5" name="MSIP_Label_3094c1fb-3db8-4cce-b079-9b022302847f_SetDate">
    <vt:lpwstr>2026-08-18T12:30:05Z</vt:lpwstr>
  </property>
  <property fmtid="{D5CDD505-2E9C-101B-9397-08002B2CF9AE}" pid="6" name="MSIP_Label_3094c1fb-3db8-4cce-b079-9b022302847f_Method">
    <vt:lpwstr>Standard</vt:lpwstr>
  </property>
  <property fmtid="{D5CDD505-2E9C-101B-9397-08002B2CF9AE}" pid="7" name="MSIP_Label_3094c1fb-3db8-4cce-b079-9b022302847f_Name">
    <vt:lpwstr>[Prod v5] C1 - Standard</vt:lpwstr>
  </property>
  <property fmtid="{D5CDD505-2E9C-101B-9397-08002B2CF9AE}" pid="8" name="MSIP_Label_3094c1fb-3db8-4cce-b079-9b022302847f_SiteId">
    <vt:lpwstr>035e5292-5a25-4509-bb08-a555f7d31a8b</vt:lpwstr>
  </property>
  <property fmtid="{D5CDD505-2E9C-101B-9397-08002B2CF9AE}" pid="9" name="MSIP_Label_3094c1fb-3db8-4cce-b079-9b022302847f_ActionId">
    <vt:lpwstr>47b03e08-ef35-4e1c-abfd-73816a9bdf14</vt:lpwstr>
  </property>
  <property fmtid="{D5CDD505-2E9C-101B-9397-08002B2CF9AE}" pid="10" name="MSIP_Label_3094c1fb-3db8-4cce-b079-9b022302847f_ContentBits">
    <vt:lpwstr>0</vt:lpwstr>
  </property>
  <property fmtid="{D5CDD505-2E9C-101B-9397-08002B2CF9AE}" pid="11" name="MSIP_Label_3094c1fb-3db8-4cce-b079-9b022302847f_Tag">
    <vt:lpwstr>10, 3, 0, 1</vt:lpwstr>
  </property>
</Properties>
</file>