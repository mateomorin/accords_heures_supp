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customXmlProperties+xml" PartName="/customXml/itemProps1.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endnotes+xml" PartName="/word/endnote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notes+xml" PartName="/word/footnotes.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header+xml" PartName="/word/header3.xml"/>
  <Override ContentType="application/vnd.openxmlformats-officedocument.wordprocessingml.numbering+xml" PartName="/word/numbering.xml"/>
  <Override ContentType="application/vnd.openxmlformats-officedocument.wordprocessingml.people+xml" PartName="/word/people.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cid="http://schemas.microsoft.com/office/word/2016/wordml/cid"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p14">
  <w:body>
    <w:p w14:paraId="1DFE5C48" w14:textId="77777777" w:rsidR="00FE5E57" w:rsidRDefault="00FE5E57"/>
    <w:tbl>
      <w:tblPr>
        <w:tblStyle w:val="Grilledutableau"/>
        <w:tblW w:type="auto" w:w="0"/>
        <w:tblBorders>
          <w:top w:color="auto" w:space="0" w:sz="4" w:val="dashed"/>
          <w:left w:color="auto" w:space="0" w:sz="4" w:val="dashed"/>
          <w:bottom w:color="auto" w:space="0" w:sz="4" w:val="dashed"/>
          <w:right w:color="auto" w:space="0" w:sz="4" w:val="dashed"/>
          <w:insideH w:color="auto" w:space="0" w:sz="4" w:val="dashed"/>
          <w:insideV w:color="auto" w:space="0" w:sz="4" w:val="dashed"/>
        </w:tblBorders>
        <w:tblLook w:firstColumn="1" w:firstRow="1" w:lastColumn="0" w:lastRow="0" w:noHBand="0" w:noVBand="1" w:val="04A0"/>
      </w:tblPr>
      <w:tblGrid>
        <w:gridCol w:w="9062"/>
      </w:tblGrid>
      <w:tr w14:paraId="4E2B7057" w14:textId="77777777" w:rsidR="00C87F7D" w:rsidTr="00FE5E57">
        <w:tc>
          <w:tcPr>
            <w:tcW w:type="dxa" w:w="9062"/>
            <w:tcBorders>
              <w:top w:color="auto" w:space="0" w:sz="4" w:val="single"/>
              <w:left w:color="auto" w:space="0" w:sz="4" w:val="single"/>
              <w:bottom w:color="auto" w:space="0" w:sz="4" w:val="single"/>
              <w:right w:color="auto" w:space="0" w:sz="4" w:val="single"/>
            </w:tcBorders>
            <w:shd w:color="auto" w:fill="E7E6E6" w:themeFill="background2" w:val="clear"/>
          </w:tcPr>
          <w:p w14:paraId="4226F8FE" w14:textId="77777777" w:rsidP="00FE5E57" w:rsidR="00FE5E57" w:rsidRDefault="00C87F7D" w:rsidRPr="00EE3968">
            <w:pPr>
              <w:tabs>
                <w:tab w:pos="4748" w:val="center"/>
              </w:tabs>
              <w:autoSpaceDE w:val="0"/>
              <w:autoSpaceDN w:val="0"/>
              <w:adjustRightInd w:val="0"/>
              <w:jc w:val="center"/>
              <w:rPr>
                <w:rFonts w:asciiTheme="minorHAnsi" w:cs="Arial" w:hAnsiTheme="minorHAnsi"/>
                <w:b/>
                <w:sz w:val="36"/>
              </w:rPr>
            </w:pPr>
            <w:r w:rsidRPr="00EE3968">
              <w:rPr>
                <w:rFonts w:asciiTheme="minorHAnsi" w:cs="Arial" w:hAnsiTheme="minorHAnsi"/>
                <w:b/>
                <w:sz w:val="36"/>
              </w:rPr>
              <w:t xml:space="preserve">Accord d’entreprise </w:t>
            </w:r>
          </w:p>
          <w:p w14:paraId="6C2B0302" w14:textId="7C56759F" w:rsidP="00FE5E57" w:rsidR="00C87F7D" w:rsidRDefault="00C87F7D" w:rsidRPr="00EE3968">
            <w:pPr>
              <w:tabs>
                <w:tab w:pos="4748" w:val="center"/>
              </w:tabs>
              <w:autoSpaceDE w:val="0"/>
              <w:autoSpaceDN w:val="0"/>
              <w:adjustRightInd w:val="0"/>
              <w:jc w:val="center"/>
              <w:rPr>
                <w:rFonts w:asciiTheme="minorHAnsi" w:cs="Arial" w:hAnsiTheme="minorHAnsi"/>
                <w:b/>
                <w:sz w:val="36"/>
              </w:rPr>
            </w:pPr>
            <w:r w:rsidRPr="00EE3968">
              <w:rPr>
                <w:rFonts w:asciiTheme="minorHAnsi" w:cs="Arial" w:hAnsiTheme="minorHAnsi"/>
                <w:b/>
                <w:sz w:val="36"/>
              </w:rPr>
              <w:t xml:space="preserve">portant sur </w:t>
            </w:r>
            <w:r w:rsidR="007738B8" w:rsidRPr="00EE3968">
              <w:rPr>
                <w:rFonts w:asciiTheme="minorHAnsi" w:cs="Arial" w:hAnsiTheme="minorHAnsi"/>
                <w:b/>
                <w:sz w:val="36"/>
              </w:rPr>
              <w:t>l’aménagement du temps de travail sur l’année</w:t>
            </w:r>
            <w:r w:rsidR="005B13E5">
              <w:rPr>
                <w:rFonts w:asciiTheme="minorHAnsi" w:cs="Arial" w:hAnsiTheme="minorHAnsi"/>
                <w:b/>
                <w:sz w:val="36"/>
              </w:rPr>
              <w:t>,</w:t>
            </w:r>
            <w:r w:rsidR="002425CA" w:rsidRPr="005B13E5">
              <w:rPr>
                <w:rFonts w:asciiTheme="minorHAnsi" w:cs="Arial" w:hAnsiTheme="minorHAnsi"/>
                <w:b/>
                <w:sz w:val="36"/>
              </w:rPr>
              <w:t xml:space="preserve"> sur le contingent d’heures supplémentaires</w:t>
            </w:r>
            <w:r w:rsidR="005B13E5">
              <w:rPr>
                <w:rFonts w:asciiTheme="minorHAnsi" w:cs="Arial" w:hAnsiTheme="minorHAnsi"/>
                <w:b/>
                <w:sz w:val="36"/>
              </w:rPr>
              <w:t xml:space="preserve"> et sur la gestion des congés payés</w:t>
            </w:r>
            <w:r w:rsidR="002425CA">
              <w:rPr>
                <w:rFonts w:asciiTheme="minorHAnsi" w:cs="Arial" w:hAnsiTheme="minorHAnsi"/>
                <w:b/>
                <w:sz w:val="36"/>
              </w:rPr>
              <w:t xml:space="preserve"> </w:t>
            </w:r>
            <w:r w:rsidRPr="00EE3968">
              <w:rPr>
                <w:rFonts w:asciiTheme="minorHAnsi" w:cs="Arial" w:hAnsiTheme="minorHAnsi"/>
                <w:b/>
                <w:sz w:val="36"/>
              </w:rPr>
              <w:t xml:space="preserve"> </w:t>
            </w:r>
          </w:p>
          <w:p w14:paraId="5418957B" w14:textId="7B44E83A" w:rsidP="00EE3968" w:rsidR="00C87F7D" w:rsidRDefault="005E4FFA" w:rsidRPr="00EE3968">
            <w:pPr>
              <w:autoSpaceDE w:val="0"/>
              <w:autoSpaceDN w:val="0"/>
              <w:adjustRightInd w:val="0"/>
              <w:spacing w:before="120"/>
              <w:jc w:val="center"/>
              <w:rPr>
                <w:rFonts w:asciiTheme="minorHAnsi" w:cs="Arial" w:hAnsiTheme="minorHAnsi"/>
                <w:b/>
                <w:sz w:val="36"/>
              </w:rPr>
            </w:pPr>
            <w:r w:rsidRPr="00EE3968">
              <w:rPr>
                <w:rFonts w:asciiTheme="minorHAnsi" w:cs="Arial" w:hAnsiTheme="minorHAnsi"/>
                <w:b/>
                <w:sz w:val="36"/>
              </w:rPr>
              <w:t xml:space="preserve">SOCIETE </w:t>
            </w:r>
            <w:r w:rsidR="00D11E96">
              <w:rPr>
                <w:rFonts w:asciiTheme="minorHAnsi" w:cs="Arial" w:hAnsiTheme="minorHAnsi"/>
                <w:b/>
                <w:sz w:val="36"/>
              </w:rPr>
              <w:t>LVO</w:t>
            </w:r>
          </w:p>
        </w:tc>
      </w:tr>
    </w:tbl>
    <w:p w14:paraId="73819F94" w14:textId="77777777" w:rsidP="00B86B73" w:rsidR="00CF4BC7" w:rsidRDefault="00CF4BC7">
      <w:pPr>
        <w:spacing w:after="0" w:line="240" w:lineRule="auto"/>
        <w:rPr>
          <w:rFonts w:cs="Arial" w:eastAsia="Times New Roman"/>
          <w:b/>
          <w:bCs/>
          <w:color w:val="000000"/>
          <w:lang w:eastAsia="fr-FR"/>
        </w:rPr>
      </w:pPr>
    </w:p>
    <w:p w14:paraId="4ED3F922" w14:textId="77777777" w:rsidP="00C87F7D" w:rsidR="00C87F7D" w:rsidRDefault="00C87F7D" w:rsidRPr="000D494C">
      <w:pPr>
        <w:autoSpaceDE w:val="0"/>
        <w:autoSpaceDN w:val="0"/>
        <w:adjustRightInd w:val="0"/>
        <w:spacing w:after="0" w:line="240" w:lineRule="auto"/>
        <w:rPr>
          <w:rFonts w:ascii="Arial" w:cs="Arial" w:hAnsi="Arial"/>
          <w:sz w:val="20"/>
          <w:szCs w:val="20"/>
        </w:rPr>
      </w:pPr>
    </w:p>
    <w:p w14:paraId="35097DAC" w14:textId="77777777" w:rsidP="00C87F7D" w:rsidR="00AB54F5" w:rsidRDefault="00AB54F5">
      <w:pPr>
        <w:autoSpaceDE w:val="0"/>
        <w:autoSpaceDN w:val="0"/>
        <w:adjustRightInd w:val="0"/>
        <w:spacing w:after="0" w:line="240" w:lineRule="auto"/>
        <w:rPr>
          <w:rFonts w:cs="Arial"/>
          <w:i/>
          <w:szCs w:val="20"/>
        </w:rPr>
      </w:pPr>
    </w:p>
    <w:p w14:paraId="4826EDAD" w14:textId="77777777" w:rsidP="00E453C6" w:rsidR="00AB54F5" w:rsidRDefault="00AB54F5">
      <w:pPr>
        <w:autoSpaceDE w:val="0"/>
        <w:autoSpaceDN w:val="0"/>
        <w:adjustRightInd w:val="0"/>
        <w:spacing w:after="0" w:line="240" w:lineRule="auto"/>
        <w:rPr>
          <w:rFonts w:cs="Arial"/>
          <w:i/>
          <w:szCs w:val="20"/>
        </w:rPr>
      </w:pPr>
    </w:p>
    <w:p w14:paraId="1878D68C" w14:textId="77777777" w:rsidP="00E453C6" w:rsidR="00C87F7D" w:rsidRDefault="00C87F7D" w:rsidRPr="00174E16">
      <w:pPr>
        <w:autoSpaceDE w:val="0"/>
        <w:autoSpaceDN w:val="0"/>
        <w:adjustRightInd w:val="0"/>
        <w:spacing w:after="0" w:line="240" w:lineRule="auto"/>
        <w:rPr>
          <w:rFonts w:cs="Arial"/>
          <w:i/>
          <w:szCs w:val="20"/>
        </w:rPr>
      </w:pPr>
      <w:r w:rsidRPr="00174E16">
        <w:rPr>
          <w:rFonts w:cs="Arial"/>
          <w:i/>
          <w:szCs w:val="20"/>
        </w:rPr>
        <w:t xml:space="preserve">Entre les soussignés </w:t>
      </w:r>
    </w:p>
    <w:p w14:paraId="6ECB8462" w14:textId="77777777" w:rsidP="00E453C6" w:rsidR="0013669E" w:rsidRDefault="0013669E">
      <w:pPr>
        <w:spacing w:after="0"/>
        <w:rPr>
          <w:b/>
        </w:rPr>
      </w:pPr>
    </w:p>
    <w:p w14:paraId="10A2A767" w14:textId="77777777" w:rsidP="00E453C6" w:rsidR="0013669E" w:rsidRDefault="0013669E" w:rsidRPr="00174E16">
      <w:pPr>
        <w:autoSpaceDE w:val="0"/>
        <w:autoSpaceDN w:val="0"/>
        <w:adjustRightInd w:val="0"/>
        <w:spacing w:after="0" w:line="240" w:lineRule="auto"/>
        <w:rPr>
          <w:rFonts w:cs="Arial"/>
          <w:i/>
          <w:szCs w:val="20"/>
        </w:rPr>
      </w:pPr>
    </w:p>
    <w:p w14:paraId="4AFCE160" w14:textId="0FCFCD4E" w:rsidP="00E453C6" w:rsidR="0013669E" w:rsidRDefault="00D11E96" w:rsidRPr="00174E16">
      <w:pPr>
        <w:autoSpaceDE w:val="0"/>
        <w:autoSpaceDN w:val="0"/>
        <w:adjustRightInd w:val="0"/>
        <w:spacing w:after="0" w:line="240" w:lineRule="auto"/>
        <w:jc w:val="both"/>
        <w:rPr>
          <w:rFonts w:cs="Arial"/>
          <w:szCs w:val="20"/>
        </w:rPr>
      </w:pPr>
      <w:r>
        <w:rPr>
          <w:rFonts w:cs="Arial"/>
          <w:b/>
          <w:szCs w:val="20"/>
        </w:rPr>
        <w:t>La Société LVO</w:t>
      </w:r>
      <w:r w:rsidR="0013669E">
        <w:rPr>
          <w:rFonts w:cs="Arial"/>
          <w:szCs w:val="20"/>
        </w:rPr>
        <w:t xml:space="preserve">, </w:t>
      </w:r>
      <w:r w:rsidR="00457A77" w:rsidRPr="00174E16">
        <w:rPr>
          <w:rFonts w:cs="Arial"/>
          <w:szCs w:val="20"/>
        </w:rPr>
        <w:t>dont</w:t>
      </w:r>
      <w:r w:rsidR="00243575">
        <w:rPr>
          <w:rFonts w:cs="Arial"/>
          <w:szCs w:val="20"/>
        </w:rPr>
        <w:t xml:space="preserve"> le siège social est situé </w:t>
      </w:r>
      <w:r>
        <w:rPr>
          <w:rFonts w:cs="Arial"/>
          <w:szCs w:val="20"/>
        </w:rPr>
        <w:t xml:space="preserve">99 Impasse du </w:t>
      </w:r>
      <w:proofErr w:type="spellStart"/>
      <w:r>
        <w:rPr>
          <w:rFonts w:cs="Arial"/>
          <w:szCs w:val="20"/>
        </w:rPr>
        <w:t>Lanfonnet</w:t>
      </w:r>
      <w:proofErr w:type="spellEnd"/>
      <w:r>
        <w:rPr>
          <w:rFonts w:cs="Arial"/>
          <w:szCs w:val="20"/>
        </w:rPr>
        <w:t xml:space="preserve"> à SAINT-JORIOZ (74410)</w:t>
      </w:r>
      <w:r w:rsidR="0013669E">
        <w:rPr>
          <w:rFonts w:cs="Arial"/>
          <w:szCs w:val="20"/>
        </w:rPr>
        <w:t xml:space="preserve">, </w:t>
      </w:r>
      <w:r w:rsidR="0013669E" w:rsidRPr="00174E16">
        <w:rPr>
          <w:rFonts w:cs="Arial"/>
          <w:szCs w:val="20"/>
        </w:rPr>
        <w:t xml:space="preserve">immatriculée au registre du commerce et des sociétés sous le numéro </w:t>
      </w:r>
      <w:r>
        <w:rPr>
          <w:rFonts w:cs="Arial"/>
          <w:b/>
          <w:szCs w:val="20"/>
        </w:rPr>
        <w:t>SIRET 89503495700012,</w:t>
      </w:r>
    </w:p>
    <w:p w14:paraId="625EFA3D" w14:textId="77777777" w:rsidP="00E453C6" w:rsidR="0013669E" w:rsidRDefault="0013669E" w:rsidRPr="00174E16">
      <w:pPr>
        <w:autoSpaceDE w:val="0"/>
        <w:autoSpaceDN w:val="0"/>
        <w:adjustRightInd w:val="0"/>
        <w:spacing w:after="0" w:line="240" w:lineRule="auto"/>
        <w:rPr>
          <w:rFonts w:cs="Arial"/>
          <w:szCs w:val="20"/>
        </w:rPr>
      </w:pPr>
    </w:p>
    <w:p w14:paraId="70B2D23F" w14:textId="77777777" w:rsidP="00E453C6" w:rsidR="0013669E" w:rsidRDefault="0013669E" w:rsidRPr="00B07DB4">
      <w:pPr>
        <w:autoSpaceDE w:val="0"/>
        <w:autoSpaceDN w:val="0"/>
        <w:adjustRightInd w:val="0"/>
        <w:spacing w:after="0" w:line="240" w:lineRule="auto"/>
        <w:ind w:firstLine="1"/>
        <w:rPr>
          <w:rFonts w:cs="Arial"/>
        </w:rPr>
      </w:pPr>
      <w:r w:rsidRPr="00B07DB4">
        <w:rPr>
          <w:rFonts w:cs="Arial"/>
        </w:rPr>
        <w:t xml:space="preserve">Ci-après dénommée </w:t>
      </w:r>
      <w:r w:rsidRPr="00B07DB4">
        <w:t>"</w:t>
      </w:r>
      <w:r w:rsidRPr="00B07DB4">
        <w:rPr>
          <w:rFonts w:cs="Arial"/>
        </w:rPr>
        <w:t xml:space="preserve"> </w:t>
      </w:r>
      <w:r>
        <w:rPr>
          <w:rFonts w:cs="Arial"/>
        </w:rPr>
        <w:t>l</w:t>
      </w:r>
      <w:r w:rsidRPr="00B07DB4">
        <w:rPr>
          <w:rFonts w:cs="Arial"/>
        </w:rPr>
        <w:t xml:space="preserve">a </w:t>
      </w:r>
      <w:r>
        <w:rPr>
          <w:rFonts w:cs="Arial"/>
        </w:rPr>
        <w:t>s</w:t>
      </w:r>
      <w:r w:rsidRPr="00B07DB4">
        <w:rPr>
          <w:rFonts w:cs="Arial"/>
        </w:rPr>
        <w:t xml:space="preserve">ociété </w:t>
      </w:r>
      <w:r w:rsidRPr="00B07DB4">
        <w:t>"</w:t>
      </w:r>
      <w:r w:rsidRPr="00B07DB4">
        <w:rPr>
          <w:rFonts w:cs="Arial"/>
        </w:rPr>
        <w:t>,</w:t>
      </w:r>
    </w:p>
    <w:p w14:paraId="17389DCB" w14:textId="77777777" w:rsidP="00E453C6" w:rsidR="0013669E" w:rsidRDefault="0013669E">
      <w:pPr>
        <w:autoSpaceDE w:val="0"/>
        <w:autoSpaceDN w:val="0"/>
        <w:adjustRightInd w:val="0"/>
        <w:spacing w:after="0" w:line="240" w:lineRule="auto"/>
        <w:rPr>
          <w:rFonts w:cs="Arial"/>
        </w:rPr>
      </w:pPr>
    </w:p>
    <w:p w14:paraId="720A4597" w14:textId="77777777" w:rsidP="00E453C6" w:rsidR="0013669E" w:rsidRDefault="0013669E" w:rsidRPr="0013669E">
      <w:pPr>
        <w:autoSpaceDE w:val="0"/>
        <w:autoSpaceDN w:val="0"/>
        <w:adjustRightInd w:val="0"/>
        <w:spacing w:after="0" w:line="240" w:lineRule="auto"/>
        <w:rPr>
          <w:rFonts w:cs="Arial"/>
          <w:b/>
        </w:rPr>
      </w:pPr>
      <w:r w:rsidRPr="0013669E">
        <w:rPr>
          <w:rFonts w:cs="Arial"/>
          <w:b/>
        </w:rPr>
        <w:t xml:space="preserve">D’une part, </w:t>
      </w:r>
    </w:p>
    <w:p w14:paraId="0F1CB1B0" w14:textId="77777777" w:rsidP="00E453C6" w:rsidR="0013669E" w:rsidRDefault="0013669E">
      <w:pPr>
        <w:autoSpaceDE w:val="0"/>
        <w:autoSpaceDN w:val="0"/>
        <w:adjustRightInd w:val="0"/>
        <w:spacing w:after="0" w:line="240" w:lineRule="auto"/>
        <w:rPr>
          <w:rFonts w:cs="Arial"/>
        </w:rPr>
      </w:pPr>
    </w:p>
    <w:p w14:paraId="5AD95BEB" w14:textId="77777777" w:rsidP="00E453C6" w:rsidR="0013669E" w:rsidRDefault="0013669E" w:rsidRPr="00B07DB4">
      <w:pPr>
        <w:autoSpaceDE w:val="0"/>
        <w:autoSpaceDN w:val="0"/>
        <w:adjustRightInd w:val="0"/>
        <w:spacing w:after="0" w:line="240" w:lineRule="auto"/>
        <w:rPr>
          <w:rFonts w:cs="Arial"/>
        </w:rPr>
      </w:pPr>
    </w:p>
    <w:p w14:paraId="5FA81BF0" w14:textId="77777777" w:rsidP="00E453C6" w:rsidR="0013669E" w:rsidRDefault="0013669E" w:rsidRPr="00B07DB4">
      <w:pPr>
        <w:autoSpaceDE w:val="0"/>
        <w:autoSpaceDN w:val="0"/>
        <w:adjustRightInd w:val="0"/>
        <w:spacing w:after="0" w:line="240" w:lineRule="auto"/>
        <w:rPr>
          <w:rFonts w:cs="Arial"/>
          <w:i/>
        </w:rPr>
      </w:pPr>
      <w:r w:rsidRPr="00B07DB4">
        <w:rPr>
          <w:rFonts w:cs="Arial"/>
          <w:i/>
        </w:rPr>
        <w:t>Et</w:t>
      </w:r>
    </w:p>
    <w:p w14:paraId="4F44B0A9" w14:textId="77777777" w:rsidP="00E453C6" w:rsidR="0013669E" w:rsidRDefault="0013669E" w:rsidRPr="00B07DB4">
      <w:pPr>
        <w:autoSpaceDE w:val="0"/>
        <w:autoSpaceDN w:val="0"/>
        <w:adjustRightInd w:val="0"/>
        <w:spacing w:after="0" w:line="240" w:lineRule="auto"/>
        <w:rPr>
          <w:rFonts w:cs="Arial"/>
        </w:rPr>
      </w:pPr>
    </w:p>
    <w:p w14:paraId="193A2182" w14:textId="77777777" w:rsidP="00E453C6" w:rsidR="0013669E" w:rsidRDefault="0013669E" w:rsidRPr="007F0DA1">
      <w:pPr>
        <w:tabs>
          <w:tab w:pos="1440" w:val="left"/>
          <w:tab w:pos="5616" w:val="left"/>
        </w:tabs>
        <w:spacing w:after="0"/>
        <w:jc w:val="both"/>
        <w:rPr>
          <w:rFonts w:cs="Arial"/>
        </w:rPr>
      </w:pPr>
      <w:r w:rsidRPr="007F0DA1">
        <w:rPr>
          <w:rFonts w:cs="Arial"/>
          <w:b/>
        </w:rPr>
        <w:t>Le personnel, statuant à la majorité des deux tiers</w:t>
      </w:r>
      <w:r w:rsidRPr="007F0DA1">
        <w:rPr>
          <w:rFonts w:cs="Arial"/>
        </w:rPr>
        <w:t>, par signature individuelle sur la liste intégrée au présent texte.</w:t>
      </w:r>
    </w:p>
    <w:p w14:paraId="66243118" w14:textId="77777777" w:rsidP="00E453C6" w:rsidR="0013669E" w:rsidRDefault="0013669E" w:rsidRPr="007F0DA1">
      <w:pPr>
        <w:tabs>
          <w:tab w:pos="720" w:val="left"/>
          <w:tab w:pos="2016" w:val="left"/>
          <w:tab w:pos="8496" w:val="left"/>
        </w:tabs>
        <w:spacing w:after="0" w:line="240" w:lineRule="exact"/>
        <w:jc w:val="both"/>
      </w:pPr>
      <w:r w:rsidRPr="007F0DA1">
        <w:t>Ci-après dénommé " les salariés ",</w:t>
      </w:r>
    </w:p>
    <w:p w14:paraId="157C60C1" w14:textId="77777777" w:rsidP="00E453C6" w:rsidR="0013669E" w:rsidRDefault="0013669E" w:rsidRPr="007F0DA1">
      <w:pPr>
        <w:pStyle w:val="Notedebasdepage"/>
        <w:jc w:val="both"/>
        <w:rPr>
          <w:rFonts w:asciiTheme="minorHAnsi" w:hAnsiTheme="minorHAnsi"/>
          <w:i/>
          <w:sz w:val="18"/>
        </w:rPr>
      </w:pPr>
    </w:p>
    <w:p w14:paraId="5F988954" w14:textId="77777777" w:rsidP="00E453C6" w:rsidR="0013669E" w:rsidRDefault="0013669E" w:rsidRPr="007F0DA1">
      <w:pPr>
        <w:pStyle w:val="Notedebasdepage"/>
        <w:jc w:val="both"/>
        <w:rPr>
          <w:rFonts w:asciiTheme="minorHAnsi" w:hAnsiTheme="minorHAnsi"/>
          <w:i/>
          <w:sz w:val="18"/>
        </w:rPr>
      </w:pPr>
    </w:p>
    <w:p w14:paraId="79D944B6" w14:textId="77777777" w:rsidP="00E453C6" w:rsidR="00C87F7D" w:rsidRDefault="00C87F7D" w:rsidRPr="007F0DA1">
      <w:pPr>
        <w:autoSpaceDE w:val="0"/>
        <w:autoSpaceDN w:val="0"/>
        <w:adjustRightInd w:val="0"/>
        <w:spacing w:after="0" w:line="240" w:lineRule="auto"/>
        <w:rPr>
          <w:rFonts w:cs="Arial"/>
          <w:b/>
        </w:rPr>
      </w:pPr>
      <w:r w:rsidRPr="007F0DA1">
        <w:rPr>
          <w:rFonts w:cs="Arial"/>
          <w:b/>
        </w:rPr>
        <w:t xml:space="preserve">D’autre part, </w:t>
      </w:r>
    </w:p>
    <w:p w14:paraId="1F2DFB39" w14:textId="77777777" w:rsidP="00E453C6" w:rsidR="00C87F7D" w:rsidRDefault="00C87F7D" w:rsidRPr="007F0DA1">
      <w:pPr>
        <w:autoSpaceDE w:val="0"/>
        <w:autoSpaceDN w:val="0"/>
        <w:adjustRightInd w:val="0"/>
        <w:spacing w:after="0" w:line="240" w:lineRule="auto"/>
        <w:jc w:val="both"/>
        <w:rPr>
          <w:rFonts w:cs="Arial"/>
          <w:szCs w:val="20"/>
        </w:rPr>
      </w:pPr>
    </w:p>
    <w:p w14:paraId="420B6BFC" w14:textId="77777777" w:rsidP="00E453C6" w:rsidR="00AB54F5" w:rsidRDefault="00AB54F5" w:rsidRPr="007F0DA1">
      <w:pPr>
        <w:spacing w:after="0" w:line="240" w:lineRule="auto"/>
        <w:jc w:val="center"/>
        <w:rPr>
          <w:rFonts w:cs="Arial" w:eastAsia="Times New Roman"/>
          <w:b/>
          <w:bCs/>
          <w:lang w:eastAsia="fr-FR"/>
        </w:rPr>
      </w:pPr>
    </w:p>
    <w:p w14:paraId="4B3A77D1" w14:textId="77777777" w:rsidP="00E453C6" w:rsidR="00C87306" w:rsidRDefault="00AC3C2D" w:rsidRPr="007F0DA1">
      <w:pPr>
        <w:spacing w:after="0" w:line="240" w:lineRule="auto"/>
        <w:jc w:val="center"/>
        <w:rPr>
          <w:rFonts w:cs="Arial" w:eastAsia="Times New Roman"/>
          <w:b/>
          <w:bCs/>
          <w:lang w:eastAsia="fr-FR"/>
        </w:rPr>
      </w:pPr>
      <w:r w:rsidRPr="007F0DA1">
        <w:rPr>
          <w:rFonts w:cs="Arial" w:eastAsia="Times New Roman"/>
          <w:b/>
          <w:bCs/>
          <w:lang w:eastAsia="fr-FR"/>
        </w:rPr>
        <w:t>Il a été conclu le présent accord d'entreprise</w:t>
      </w:r>
      <w:r w:rsidRPr="007F0DA1">
        <w:rPr>
          <w:rFonts w:cs="Arial" w:eastAsia="Times New Roman"/>
          <w:b/>
          <w:bCs/>
          <w:lang w:eastAsia="fr-FR"/>
        </w:rPr>
        <w:br/>
        <w:t>en application des articles L. 2232-21 et suivants du Code du travail.</w:t>
      </w:r>
    </w:p>
    <w:p w14:paraId="1D135B87" w14:textId="77777777" w:rsidP="00E453C6" w:rsidR="00AC3C2D" w:rsidRDefault="00AC3C2D" w:rsidRPr="00CB351E">
      <w:pPr>
        <w:spacing w:after="0" w:line="240" w:lineRule="auto"/>
        <w:jc w:val="center"/>
        <w:rPr>
          <w:rFonts w:cs="Times New Roman" w:eastAsia="Times New Roman"/>
          <w:b/>
          <w:bCs/>
          <w:color w:val="FF0000"/>
          <w:lang w:eastAsia="fr-FR"/>
        </w:rPr>
      </w:pPr>
    </w:p>
    <w:p w14:paraId="5C6E564E" w14:textId="77777777" w:rsidP="00E453C6" w:rsidR="00AB54F5" w:rsidRDefault="00AB54F5">
      <w:pPr>
        <w:spacing w:after="0" w:line="240" w:lineRule="auto"/>
        <w:jc w:val="center"/>
        <w:rPr>
          <w:rFonts w:cs="Times New Roman" w:eastAsia="Times New Roman"/>
          <w:b/>
          <w:bCs/>
          <w:color w:val="000000"/>
          <w:lang w:eastAsia="fr-FR"/>
        </w:rPr>
      </w:pPr>
    </w:p>
    <w:p w14:paraId="2FC61CB8" w14:textId="4A75BC86" w:rsidP="00D11E96" w:rsidR="00072853" w:rsidRDefault="00072853">
      <w:pPr>
        <w:spacing w:after="0" w:line="240" w:lineRule="auto"/>
        <w:rPr>
          <w:rFonts w:cs="Times New Roman" w:eastAsia="Times New Roman"/>
          <w:b/>
          <w:bCs/>
          <w:color w:val="000000"/>
          <w:lang w:eastAsia="fr-FR"/>
        </w:rPr>
      </w:pPr>
    </w:p>
    <w:p w14:paraId="21CE3653" w14:textId="7F06D93A" w:rsidP="00D11E96" w:rsidR="002869CC" w:rsidRDefault="002869CC">
      <w:pPr>
        <w:spacing w:after="0" w:line="240" w:lineRule="auto"/>
        <w:rPr>
          <w:rFonts w:cs="Times New Roman" w:eastAsia="Times New Roman"/>
          <w:b/>
          <w:bCs/>
          <w:color w:val="000000"/>
          <w:lang w:eastAsia="fr-FR"/>
        </w:rPr>
      </w:pPr>
    </w:p>
    <w:p w14:paraId="44C8866C" w14:textId="5BD9BCEB" w:rsidP="00D11E96" w:rsidR="002869CC" w:rsidRDefault="002869CC">
      <w:pPr>
        <w:spacing w:after="0" w:line="240" w:lineRule="auto"/>
        <w:rPr>
          <w:rFonts w:cs="Times New Roman" w:eastAsia="Times New Roman"/>
          <w:b/>
          <w:bCs/>
          <w:color w:val="000000"/>
          <w:lang w:eastAsia="fr-FR"/>
        </w:rPr>
      </w:pPr>
    </w:p>
    <w:p w14:paraId="4B315B7D" w14:textId="3F8F9544" w:rsidP="00D11E96" w:rsidR="002869CC" w:rsidRDefault="002869CC">
      <w:pPr>
        <w:spacing w:after="0" w:line="240" w:lineRule="auto"/>
        <w:rPr>
          <w:rFonts w:cs="Times New Roman" w:eastAsia="Times New Roman"/>
          <w:b/>
          <w:bCs/>
          <w:color w:val="000000"/>
          <w:lang w:eastAsia="fr-FR"/>
        </w:rPr>
      </w:pPr>
    </w:p>
    <w:p w14:paraId="025E16CB" w14:textId="6E9D08FD" w:rsidP="00D11E96" w:rsidR="002869CC" w:rsidRDefault="002869CC">
      <w:pPr>
        <w:spacing w:after="0" w:line="240" w:lineRule="auto"/>
        <w:rPr>
          <w:rFonts w:cs="Times New Roman" w:eastAsia="Times New Roman"/>
          <w:b/>
          <w:bCs/>
          <w:color w:val="000000"/>
          <w:lang w:eastAsia="fr-FR"/>
        </w:rPr>
      </w:pPr>
    </w:p>
    <w:p w14:paraId="196EC84D" w14:textId="4A06FC3A" w:rsidP="00D11E96" w:rsidR="002869CC" w:rsidRDefault="002869CC">
      <w:pPr>
        <w:spacing w:after="0" w:line="240" w:lineRule="auto"/>
        <w:rPr>
          <w:rFonts w:cs="Times New Roman" w:eastAsia="Times New Roman"/>
          <w:b/>
          <w:bCs/>
          <w:color w:val="000000"/>
          <w:lang w:eastAsia="fr-FR"/>
        </w:rPr>
      </w:pPr>
    </w:p>
    <w:p w14:paraId="09071723" w14:textId="700F59ED" w:rsidP="00D11E96" w:rsidR="002869CC" w:rsidRDefault="002869CC">
      <w:pPr>
        <w:spacing w:after="0" w:line="240" w:lineRule="auto"/>
        <w:rPr>
          <w:rFonts w:cs="Times New Roman" w:eastAsia="Times New Roman"/>
          <w:b/>
          <w:bCs/>
          <w:color w:val="000000"/>
          <w:lang w:eastAsia="fr-FR"/>
        </w:rPr>
      </w:pPr>
    </w:p>
    <w:p w14:paraId="17F9CC7D" w14:textId="6526A6C2" w:rsidP="00D11E96" w:rsidR="002869CC" w:rsidRDefault="002869CC">
      <w:pPr>
        <w:spacing w:after="0" w:line="240" w:lineRule="auto"/>
        <w:rPr>
          <w:rFonts w:cs="Times New Roman" w:eastAsia="Times New Roman"/>
          <w:b/>
          <w:bCs/>
          <w:color w:val="000000"/>
          <w:lang w:eastAsia="fr-FR"/>
        </w:rPr>
      </w:pPr>
    </w:p>
    <w:p w14:paraId="16D84808" w14:textId="77777777" w:rsidP="00D11E96" w:rsidR="002869CC" w:rsidRDefault="002869CC">
      <w:pPr>
        <w:spacing w:after="0" w:line="240" w:lineRule="auto"/>
        <w:rPr>
          <w:rFonts w:cs="Times New Roman" w:eastAsia="Times New Roman"/>
          <w:b/>
          <w:bCs/>
          <w:color w:val="000000"/>
          <w:lang w:eastAsia="fr-FR"/>
        </w:rPr>
      </w:pPr>
    </w:p>
    <w:p w14:paraId="5E489A1B" w14:textId="3203DB77" w:rsidP="00E453C6" w:rsidR="00AB54F5" w:rsidRDefault="00AB54F5">
      <w:pPr>
        <w:spacing w:after="0" w:line="240" w:lineRule="auto"/>
        <w:jc w:val="center"/>
        <w:rPr>
          <w:rFonts w:cs="Times New Roman" w:eastAsia="Times New Roman"/>
          <w:b/>
          <w:bCs/>
          <w:color w:val="000000"/>
          <w:lang w:eastAsia="fr-FR"/>
        </w:rPr>
      </w:pPr>
    </w:p>
    <w:p w14:paraId="59072B90" w14:textId="77777777" w:rsidP="00E453C6" w:rsidR="0097728E" w:rsidRDefault="0097728E">
      <w:pPr>
        <w:spacing w:after="0" w:line="240" w:lineRule="auto"/>
        <w:jc w:val="center"/>
        <w:rPr>
          <w:rFonts w:cs="Times New Roman" w:eastAsia="Times New Roman"/>
          <w:b/>
          <w:bCs/>
          <w:color w:val="000000"/>
          <w:lang w:eastAsia="fr-FR"/>
        </w:rPr>
      </w:pPr>
    </w:p>
    <w:p w14:paraId="224CE0CA" w14:textId="77777777" w:rsidP="00E453C6" w:rsidR="00CF4BC7" w:rsidRDefault="00AD6F49" w:rsidRPr="007F0DA1">
      <w:pPr>
        <w:spacing w:after="0"/>
        <w:rPr>
          <w:rFonts w:cs="Times New Roman" w:eastAsia="Times New Roman"/>
          <w:lang w:eastAsia="fr-FR"/>
        </w:rPr>
      </w:pPr>
      <w:r w:rsidRPr="00AB54F5">
        <w:rPr>
          <w:rFonts w:cs="Arial" w:eastAsia="Times New Roman"/>
          <w:b/>
          <w:bCs/>
          <w:color w:val="000000"/>
          <w:sz w:val="24"/>
          <w:u w:val="single"/>
          <w:lang w:eastAsia="fr-FR"/>
        </w:rPr>
        <w:lastRenderedPageBreak/>
        <w:t>P</w:t>
      </w:r>
      <w:r w:rsidR="00AB54F5">
        <w:rPr>
          <w:rFonts w:cs="Arial" w:eastAsia="Times New Roman"/>
          <w:b/>
          <w:bCs/>
          <w:color w:val="000000"/>
          <w:sz w:val="24"/>
          <w:u w:val="single"/>
          <w:lang w:eastAsia="fr-FR"/>
        </w:rPr>
        <w:t>REAMBULE</w:t>
      </w:r>
      <w:r w:rsidRPr="0071689C">
        <w:rPr>
          <w:rFonts w:cs="Times New Roman" w:eastAsia="Times New Roman"/>
          <w:color w:val="000000"/>
          <w:lang w:eastAsia="fr-FR"/>
        </w:rPr>
        <w:br/>
      </w:r>
    </w:p>
    <w:p w14:paraId="026F2D78" w14:textId="50B9B19C" w:rsidP="00CB351E" w:rsidR="00EE3968" w:rsidRDefault="00EE3968" w:rsidRPr="007F0DA1">
      <w:pPr>
        <w:spacing w:after="0"/>
        <w:jc w:val="both"/>
        <w:rPr>
          <w:rFonts w:cs="Times New Roman" w:eastAsia="Times New Roman"/>
          <w:lang w:eastAsia="fr-FR"/>
        </w:rPr>
      </w:pPr>
      <w:r w:rsidRPr="007F0DA1">
        <w:rPr>
          <w:rFonts w:cs="Times New Roman" w:eastAsia="Times New Roman"/>
          <w:lang w:eastAsia="fr-FR"/>
        </w:rPr>
        <w:t xml:space="preserve">La société </w:t>
      </w:r>
      <w:r w:rsidR="00D11E96" w:rsidRPr="007F0DA1">
        <w:rPr>
          <w:rFonts w:cs="Times New Roman" w:eastAsia="Times New Roman"/>
          <w:lang w:eastAsia="fr-FR"/>
        </w:rPr>
        <w:t xml:space="preserve">LVO </w:t>
      </w:r>
      <w:r w:rsidRPr="007F0DA1">
        <w:rPr>
          <w:rFonts w:cs="Times New Roman" w:eastAsia="Times New Roman"/>
          <w:lang w:eastAsia="fr-FR"/>
        </w:rPr>
        <w:t>doit faire face à des contraintes propres en matière d’organisation du temps de travail et de fluctuation de la charge de travail. Elle fait le constat que certaines modalités d’organisation du temps de travail doivent être adaptées afin de répondre tant aux besoins de son activité qu’aux attentes de ses salariés et à c</w:t>
      </w:r>
      <w:r w:rsidR="00F81556" w:rsidRPr="007F0DA1">
        <w:rPr>
          <w:rFonts w:cs="Times New Roman" w:eastAsia="Times New Roman"/>
          <w:lang w:eastAsia="fr-FR"/>
        </w:rPr>
        <w:t>elles</w:t>
      </w:r>
      <w:r w:rsidRPr="007F0DA1">
        <w:rPr>
          <w:rFonts w:cs="Times New Roman" w:eastAsia="Times New Roman"/>
          <w:lang w:eastAsia="fr-FR"/>
        </w:rPr>
        <w:t xml:space="preserve"> de sa clientèle. De plus, les parties signataires considèrent que le développement de l’emploi passe par une organisation rationnelle du travail.</w:t>
      </w:r>
    </w:p>
    <w:p w14:paraId="0C3DAA1D" w14:textId="77777777" w:rsidP="00EE18D8" w:rsidR="00C575CF" w:rsidRDefault="00C575CF" w:rsidRPr="007F0DA1">
      <w:pPr>
        <w:spacing w:after="0" w:line="240" w:lineRule="auto"/>
        <w:jc w:val="both"/>
        <w:rPr>
          <w:rFonts w:cstheme="minorHAnsi" w:eastAsia="Times New Roman"/>
          <w:lang w:eastAsia="fr-FR"/>
        </w:rPr>
      </w:pPr>
    </w:p>
    <w:p w14:paraId="34B3CE29" w14:textId="77777777" w:rsidP="00C575CF" w:rsidR="00C575CF" w:rsidRDefault="00C575CF" w:rsidRPr="007F0DA1">
      <w:pPr>
        <w:spacing w:after="0" w:line="240" w:lineRule="auto"/>
        <w:jc w:val="both"/>
        <w:rPr>
          <w:rFonts w:cstheme="minorHAnsi" w:eastAsia="Times New Roman"/>
          <w:lang w:eastAsia="fr-FR"/>
        </w:rPr>
      </w:pPr>
      <w:r w:rsidRPr="007F0DA1">
        <w:rPr>
          <w:rFonts w:cstheme="minorHAnsi" w:eastAsia="Times New Roman"/>
          <w:lang w:eastAsia="fr-FR"/>
        </w:rPr>
        <w:t>Le recours à une organisation du temps de travail sur l’année répond à ces variations d’activité en permettant :</w:t>
      </w:r>
    </w:p>
    <w:p w14:paraId="70F8DA80" w14:textId="77777777" w:rsidP="00C575CF" w:rsidR="00C575CF" w:rsidRDefault="00C575CF" w:rsidRPr="007F0DA1">
      <w:pPr>
        <w:spacing w:after="0" w:line="240" w:lineRule="auto"/>
        <w:jc w:val="both"/>
        <w:rPr>
          <w:rFonts w:cstheme="minorHAnsi" w:eastAsia="Times New Roman"/>
          <w:lang w:eastAsia="fr-FR"/>
        </w:rPr>
      </w:pPr>
    </w:p>
    <w:p w14:paraId="15E35803" w14:textId="77777777" w:rsidP="00C575CF" w:rsidR="00C575CF" w:rsidRDefault="00C575CF" w:rsidRPr="007F0DA1">
      <w:pPr>
        <w:spacing w:after="0" w:line="240" w:lineRule="auto"/>
        <w:jc w:val="both"/>
        <w:rPr>
          <w:rFonts w:cstheme="minorHAnsi" w:eastAsia="Times New Roman"/>
          <w:lang w:eastAsia="fr-FR"/>
        </w:rPr>
      </w:pPr>
      <w:r w:rsidRPr="007F0DA1">
        <w:rPr>
          <w:rFonts w:cstheme="minorHAnsi" w:eastAsia="Times New Roman"/>
          <w:lang w:eastAsia="fr-FR"/>
        </w:rPr>
        <w:t>- de répondre aux besoins de l</w:t>
      </w:r>
      <w:r w:rsidR="00E874A5" w:rsidRPr="007F0DA1">
        <w:rPr>
          <w:rFonts w:cstheme="minorHAnsi" w:eastAsia="Times New Roman"/>
          <w:lang w:eastAsia="fr-FR"/>
        </w:rPr>
        <w:t xml:space="preserve">a société </w:t>
      </w:r>
      <w:r w:rsidRPr="007F0DA1">
        <w:rPr>
          <w:rFonts w:cstheme="minorHAnsi" w:eastAsia="Times New Roman"/>
          <w:lang w:eastAsia="fr-FR"/>
        </w:rPr>
        <w:t>et aux fluctuations importantes de son activité ;</w:t>
      </w:r>
    </w:p>
    <w:p w14:paraId="4DB43A24" w14:textId="77777777" w:rsidP="00C575CF" w:rsidR="00C575CF" w:rsidRDefault="00C575CF" w:rsidRPr="007F0DA1">
      <w:pPr>
        <w:spacing w:after="0" w:line="240" w:lineRule="auto"/>
        <w:jc w:val="both"/>
        <w:rPr>
          <w:rFonts w:cstheme="minorHAnsi" w:eastAsia="Times New Roman"/>
          <w:lang w:eastAsia="fr-FR"/>
        </w:rPr>
      </w:pPr>
    </w:p>
    <w:p w14:paraId="162742C2" w14:textId="614473EA" w:rsidP="00C575CF" w:rsidR="00C575CF" w:rsidRDefault="00C575CF" w:rsidRPr="007F0DA1">
      <w:pPr>
        <w:spacing w:after="0" w:line="240" w:lineRule="auto"/>
        <w:jc w:val="both"/>
        <w:rPr>
          <w:rFonts w:cstheme="minorHAnsi" w:eastAsia="Times New Roman"/>
          <w:lang w:eastAsia="fr-FR"/>
        </w:rPr>
      </w:pPr>
      <w:r w:rsidRPr="007F0DA1">
        <w:rPr>
          <w:rFonts w:cstheme="minorHAnsi" w:eastAsia="Times New Roman"/>
          <w:lang w:eastAsia="fr-FR"/>
        </w:rPr>
        <w:t xml:space="preserve">- d’améliorer la qualité du service et de mieux répondre à la demande des </w:t>
      </w:r>
      <w:r w:rsidR="00D11E96" w:rsidRPr="007F0DA1">
        <w:rPr>
          <w:rFonts w:cstheme="minorHAnsi" w:eastAsia="Times New Roman"/>
          <w:lang w:eastAsia="fr-FR"/>
        </w:rPr>
        <w:t>clients</w:t>
      </w:r>
      <w:r w:rsidRPr="007F0DA1">
        <w:rPr>
          <w:rFonts w:cstheme="minorHAnsi" w:eastAsia="Times New Roman"/>
          <w:lang w:eastAsia="fr-FR"/>
        </w:rPr>
        <w:t> ;</w:t>
      </w:r>
    </w:p>
    <w:p w14:paraId="7B38D17B" w14:textId="77777777" w:rsidP="00C575CF" w:rsidR="00C575CF" w:rsidRDefault="00C575CF" w:rsidRPr="00C575CF">
      <w:pPr>
        <w:spacing w:after="0" w:line="240" w:lineRule="auto"/>
        <w:jc w:val="both"/>
        <w:rPr>
          <w:rFonts w:cstheme="minorHAnsi" w:eastAsia="Times New Roman"/>
          <w:lang w:eastAsia="fr-FR"/>
        </w:rPr>
      </w:pPr>
    </w:p>
    <w:p w14:paraId="4DC9670D" w14:textId="77777777" w:rsidP="00C575CF" w:rsidR="00C575CF" w:rsidRDefault="00E874A5" w:rsidRPr="00C575CF">
      <w:pPr>
        <w:spacing w:after="0" w:line="240" w:lineRule="auto"/>
        <w:jc w:val="both"/>
        <w:rPr>
          <w:rFonts w:cstheme="minorHAnsi" w:eastAsia="Times New Roman"/>
          <w:lang w:eastAsia="fr-FR"/>
        </w:rPr>
      </w:pPr>
      <w:r>
        <w:rPr>
          <w:rFonts w:cstheme="minorHAnsi" w:eastAsia="Times New Roman"/>
          <w:lang w:eastAsia="fr-FR"/>
        </w:rPr>
        <w:t xml:space="preserve">- </w:t>
      </w:r>
      <w:r w:rsidR="00C575CF" w:rsidRPr="00C575CF">
        <w:rPr>
          <w:rFonts w:cstheme="minorHAnsi" w:eastAsia="Times New Roman"/>
          <w:lang w:eastAsia="fr-FR"/>
        </w:rPr>
        <w:t>d’améliorer les con</w:t>
      </w:r>
      <w:r w:rsidR="00C575CF">
        <w:rPr>
          <w:rFonts w:cstheme="minorHAnsi" w:eastAsia="Times New Roman"/>
          <w:lang w:eastAsia="fr-FR"/>
        </w:rPr>
        <w:t>ditions de travail des salariés ;</w:t>
      </w:r>
    </w:p>
    <w:p w14:paraId="428331DE" w14:textId="77777777" w:rsidP="00EE18D8" w:rsidR="00EE18D8" w:rsidRDefault="00EE18D8" w:rsidRPr="00EE18D8">
      <w:pPr>
        <w:spacing w:after="0" w:line="240" w:lineRule="auto"/>
        <w:jc w:val="both"/>
        <w:rPr>
          <w:rFonts w:cstheme="minorHAnsi" w:eastAsia="Times New Roman"/>
          <w:lang w:eastAsia="fr-FR"/>
        </w:rPr>
      </w:pPr>
    </w:p>
    <w:p w14:paraId="3E1CEAD0" w14:textId="77777777" w:rsidP="00EE18D8" w:rsidR="00EE18D8" w:rsidRDefault="00EE18D8" w:rsidRPr="00EE18D8">
      <w:pPr>
        <w:spacing w:after="0" w:line="240" w:lineRule="auto"/>
        <w:jc w:val="both"/>
        <w:rPr>
          <w:rFonts w:cstheme="minorHAnsi" w:eastAsia="Times New Roman"/>
          <w:bCs/>
          <w:lang w:eastAsia="fr-FR"/>
        </w:rPr>
      </w:pPr>
      <w:r w:rsidRPr="00EE18D8">
        <w:rPr>
          <w:rFonts w:cstheme="minorHAnsi" w:eastAsia="Times New Roman"/>
          <w:bCs/>
          <w:lang w:eastAsia="fr-FR"/>
        </w:rPr>
        <w:t xml:space="preserve">Le présent projet d’accord a par conséquent pour objet de définir, en concertation avec ses salariés, les modes d’aménagement du temps de travail les mieux adaptés aux contraintes d’organisation de l’activité rencontrées par </w:t>
      </w:r>
      <w:r>
        <w:rPr>
          <w:rFonts w:cstheme="minorHAnsi" w:eastAsia="Times New Roman"/>
          <w:lang w:eastAsia="fr-FR"/>
        </w:rPr>
        <w:t xml:space="preserve">la société. </w:t>
      </w:r>
    </w:p>
    <w:p w14:paraId="76690D3E" w14:textId="77777777" w:rsidP="00E453C6" w:rsidR="00E453C6" w:rsidRDefault="00E453C6">
      <w:pPr>
        <w:spacing w:after="0"/>
        <w:jc w:val="both"/>
        <w:rPr>
          <w:rFonts w:cs="Times New Roman" w:eastAsia="Times New Roman"/>
          <w:color w:val="000000"/>
          <w:lang w:eastAsia="fr-FR"/>
        </w:rPr>
      </w:pPr>
    </w:p>
    <w:p w14:paraId="372E0201" w14:textId="615B8108" w:rsidP="00E453C6" w:rsidR="003241F9" w:rsidRDefault="00E874A5" w:rsidRPr="003241F9">
      <w:pPr>
        <w:autoSpaceDE w:val="0"/>
        <w:autoSpaceDN w:val="0"/>
        <w:adjustRightInd w:val="0"/>
        <w:spacing w:after="0" w:line="240" w:lineRule="auto"/>
        <w:jc w:val="both"/>
        <w:rPr>
          <w:rFonts w:cs="Arial"/>
          <w:szCs w:val="20"/>
        </w:rPr>
      </w:pPr>
      <w:r w:rsidRPr="00F85BB0">
        <w:rPr>
          <w:rFonts w:cs="Arial"/>
          <w:szCs w:val="20"/>
        </w:rPr>
        <w:t>Cet</w:t>
      </w:r>
      <w:r w:rsidR="003241F9" w:rsidRPr="00F85BB0">
        <w:rPr>
          <w:rFonts w:cs="Arial"/>
          <w:szCs w:val="20"/>
        </w:rPr>
        <w:t xml:space="preserve"> accord est conclu en application des articles </w:t>
      </w:r>
      <w:r w:rsidR="003241F9" w:rsidRPr="00440DB9">
        <w:rPr>
          <w:rFonts w:cs="Arial"/>
          <w:szCs w:val="20"/>
        </w:rPr>
        <w:t>L.2253-1 à 3 du Code du travail</w:t>
      </w:r>
      <w:r w:rsidR="002929DF" w:rsidRPr="00440DB9">
        <w:rPr>
          <w:rFonts w:cs="Arial"/>
          <w:szCs w:val="20"/>
        </w:rPr>
        <w:t>.</w:t>
      </w:r>
      <w:r w:rsidR="00D11E96">
        <w:rPr>
          <w:rFonts w:cs="Arial"/>
          <w:szCs w:val="20"/>
        </w:rPr>
        <w:t xml:space="preserve"> </w:t>
      </w:r>
    </w:p>
    <w:p w14:paraId="7B0FAB37" w14:textId="77777777" w:rsidP="00E453C6" w:rsidR="00C13A19" w:rsidRDefault="00C13A19">
      <w:pPr>
        <w:spacing w:after="0"/>
        <w:jc w:val="both"/>
        <w:rPr>
          <w:rFonts w:cs="Arial" w:eastAsia="Times New Roman"/>
          <w:color w:val="000000"/>
          <w:lang w:eastAsia="fr-FR"/>
        </w:rPr>
      </w:pPr>
    </w:p>
    <w:p w14:paraId="2328486E" w14:textId="54466E14" w:rsidP="00E453C6" w:rsidR="00C87306" w:rsidRDefault="002716DF" w:rsidRPr="00D11E96">
      <w:pPr>
        <w:autoSpaceDE w:val="0"/>
        <w:autoSpaceDN w:val="0"/>
        <w:adjustRightInd w:val="0"/>
        <w:spacing w:after="0" w:line="240" w:lineRule="auto"/>
        <w:jc w:val="both"/>
        <w:rPr>
          <w:rFonts w:cs="Times New Roman" w:eastAsia="Times New Roman"/>
          <w:lang w:eastAsia="fr-FR"/>
        </w:rPr>
      </w:pPr>
      <w:r w:rsidRPr="00D11E96">
        <w:rPr>
          <w:rFonts w:cs="Arial"/>
          <w:szCs w:val="20"/>
        </w:rPr>
        <w:t>La société et les salariés attestent par ailleurs que les obligations incombant en matière de représentation des salariés selon l’article L.2311-2 du code du travail ne sont pas applicables, l’effectif actuel de la société étant de moins de 11 salariés.</w:t>
      </w:r>
    </w:p>
    <w:p w14:paraId="5B7AD122" w14:textId="77777777" w:rsidP="00E453C6" w:rsidR="00CB351E" w:rsidRDefault="00CB351E">
      <w:pPr>
        <w:spacing w:after="0" w:line="240" w:lineRule="auto"/>
        <w:rPr>
          <w:rFonts w:cs="Times New Roman" w:eastAsia="Times New Roman"/>
          <w:color w:val="000000"/>
          <w:lang w:eastAsia="fr-FR"/>
        </w:rPr>
      </w:pPr>
    </w:p>
    <w:p w14:paraId="11B5E244" w14:textId="77777777" w:rsidP="00E453C6" w:rsidR="001D0725" w:rsidRDefault="001D0725">
      <w:pPr>
        <w:spacing w:after="0" w:line="240" w:lineRule="auto"/>
        <w:rPr>
          <w:rFonts w:cs="Times New Roman" w:eastAsia="Times New Roman"/>
          <w:color w:val="000000"/>
          <w:lang w:eastAsia="fr-FR"/>
        </w:rPr>
      </w:pPr>
    </w:p>
    <w:p w14:paraId="09B6072D" w14:textId="77777777" w:rsidP="00E453C6" w:rsidR="00404A43" w:rsidRDefault="00404A43">
      <w:pPr>
        <w:spacing w:after="0"/>
        <w:rPr>
          <w:rFonts w:cs="Arial" w:eastAsia="Times New Roman"/>
          <w:b/>
          <w:bCs/>
          <w:color w:val="000000"/>
          <w:sz w:val="24"/>
          <w:u w:val="single"/>
          <w:lang w:eastAsia="fr-FR"/>
        </w:rPr>
      </w:pPr>
      <w:r>
        <w:rPr>
          <w:rFonts w:cs="Arial" w:eastAsia="Times New Roman"/>
          <w:b/>
          <w:bCs/>
          <w:color w:val="000000"/>
          <w:sz w:val="24"/>
          <w:u w:val="single"/>
          <w:lang w:eastAsia="fr-FR"/>
        </w:rPr>
        <w:t>PREMIERE</w:t>
      </w:r>
      <w:r w:rsidRPr="00D64BB2">
        <w:rPr>
          <w:rFonts w:cs="Arial" w:eastAsia="Times New Roman"/>
          <w:b/>
          <w:bCs/>
          <w:color w:val="000000"/>
          <w:sz w:val="24"/>
          <w:u w:val="single"/>
          <w:lang w:eastAsia="fr-FR"/>
        </w:rPr>
        <w:t xml:space="preserve"> PARTIE : </w:t>
      </w:r>
      <w:r>
        <w:rPr>
          <w:rFonts w:cs="Arial" w:eastAsia="Times New Roman"/>
          <w:b/>
          <w:bCs/>
          <w:color w:val="000000"/>
          <w:sz w:val="24"/>
          <w:u w:val="single"/>
          <w:lang w:eastAsia="fr-FR"/>
        </w:rPr>
        <w:t xml:space="preserve">DISPOSITIONS GENERALES </w:t>
      </w:r>
    </w:p>
    <w:p w14:paraId="273DECDE" w14:textId="77777777" w:rsidP="00E453C6" w:rsidR="00E453C6" w:rsidRDefault="00E453C6">
      <w:pPr>
        <w:spacing w:after="0"/>
        <w:rPr>
          <w:rFonts w:cs="Arial" w:eastAsia="Times New Roman"/>
          <w:b/>
          <w:bCs/>
          <w:color w:val="000000"/>
          <w:sz w:val="24"/>
          <w:u w:val="single"/>
          <w:lang w:eastAsia="fr-FR"/>
        </w:rPr>
      </w:pPr>
    </w:p>
    <w:p w14:paraId="0DB4B7E0" w14:textId="77777777" w:rsidP="00E453C6" w:rsidR="00404A43" w:rsidRDefault="00404A43" w:rsidRPr="00AA4A30">
      <w:pPr>
        <w:spacing w:after="0" w:line="240" w:lineRule="auto"/>
        <w:jc w:val="both"/>
        <w:rPr>
          <w:rFonts w:cs="Arial" w:eastAsia="Times New Roman"/>
          <w:b/>
          <w:bCs/>
          <w:color w:val="000000"/>
          <w:u w:val="single"/>
          <w:lang w:eastAsia="fr-FR"/>
        </w:rPr>
      </w:pPr>
      <w:r>
        <w:rPr>
          <w:rFonts w:cs="Arial" w:eastAsia="Times New Roman"/>
          <w:b/>
          <w:bCs/>
          <w:color w:val="000000"/>
          <w:u w:val="single"/>
          <w:lang w:eastAsia="fr-FR"/>
        </w:rPr>
        <w:t>Article 1 : Principe</w:t>
      </w:r>
    </w:p>
    <w:p w14:paraId="68FEBAD4" w14:textId="77777777" w:rsidP="00E453C6" w:rsidR="00404A43" w:rsidRDefault="00404A43">
      <w:pPr>
        <w:spacing w:after="0" w:line="240" w:lineRule="auto"/>
        <w:rPr>
          <w:rFonts w:cs="Times New Roman" w:eastAsia="Times New Roman"/>
          <w:color w:val="000000"/>
          <w:lang w:eastAsia="fr-FR"/>
        </w:rPr>
      </w:pPr>
    </w:p>
    <w:p w14:paraId="4DB3A68D" w14:textId="77777777" w:rsidP="00857CC4" w:rsidR="00857CC4" w:rsidRDefault="00857CC4" w:rsidRPr="00A83662">
      <w:pPr>
        <w:spacing w:after="0"/>
        <w:jc w:val="both"/>
        <w:rPr>
          <w:rFonts w:cs="Arial" w:eastAsia="Times New Roman"/>
          <w:lang w:eastAsia="fr-FR"/>
        </w:rPr>
      </w:pPr>
      <w:r w:rsidRPr="00A83662">
        <w:t xml:space="preserve">L’aménagement du temps de travail sur l’année </w:t>
      </w:r>
      <w:r w:rsidRPr="00A83662">
        <w:rPr>
          <w:rFonts w:cs="Arial" w:eastAsia="Times New Roman"/>
          <w:lang w:eastAsia="fr-FR"/>
        </w:rPr>
        <w:t xml:space="preserve">est un mode d’organisation du temps de travail permettant de faire varier la durée du travail sur une période annuelle afin de faire face aux fluctuations de l’activité de l’établissement. </w:t>
      </w:r>
    </w:p>
    <w:p w14:paraId="00095B93" w14:textId="77777777" w:rsidP="00857CC4" w:rsidR="00857CC4" w:rsidRDefault="00857CC4" w:rsidRPr="00A83662">
      <w:pPr>
        <w:spacing w:after="0"/>
        <w:jc w:val="both"/>
        <w:rPr>
          <w:rFonts w:cstheme="minorHAnsi" w:eastAsia="Times New Roman"/>
          <w:lang w:eastAsia="fr-FR"/>
        </w:rPr>
      </w:pPr>
      <w:r w:rsidRPr="00A83662">
        <w:rPr>
          <w:rFonts w:cstheme="minorHAnsi"/>
          <w:shd w:color="auto" w:fill="FFFFFF" w:val="clear"/>
        </w:rPr>
        <w:t>Le but principal de cette organisation du temps de travail consiste à lisser la durée du travail, en sorte que le décompte du temps de travail s'effectue non plus sur la semaine mais à l'issue de la période définie</w:t>
      </w:r>
      <w:r w:rsidRPr="00A83662">
        <w:rPr>
          <w:rFonts w:cstheme="minorHAnsi" w:eastAsia="Times New Roman"/>
          <w:lang w:eastAsia="fr-FR"/>
        </w:rPr>
        <w:t>.</w:t>
      </w:r>
    </w:p>
    <w:p w14:paraId="1B6D2330" w14:textId="77777777" w:rsidP="00857CC4" w:rsidR="00A83662" w:rsidRDefault="00A83662" w:rsidRPr="00A83662">
      <w:pPr>
        <w:spacing w:after="0"/>
        <w:jc w:val="both"/>
        <w:rPr>
          <w:rFonts w:cstheme="minorHAnsi" w:eastAsia="Times New Roman"/>
          <w:lang w:eastAsia="fr-FR"/>
        </w:rPr>
      </w:pPr>
    </w:p>
    <w:p w14:paraId="020ABC8C" w14:textId="3990D21A" w:rsidP="00857CC4" w:rsidR="00857CC4" w:rsidRDefault="00857CC4" w:rsidRPr="00A83662">
      <w:pPr>
        <w:spacing w:after="0" w:line="240" w:lineRule="auto"/>
        <w:jc w:val="both"/>
        <w:rPr>
          <w:rFonts w:cs="Times New Roman" w:eastAsia="Times New Roman"/>
          <w:lang w:eastAsia="fr-FR"/>
        </w:rPr>
      </w:pPr>
      <w:r w:rsidRPr="00A83662">
        <w:rPr>
          <w:rFonts w:cs="Times New Roman" w:eastAsia="Times New Roman"/>
          <w:lang w:eastAsia="fr-FR"/>
        </w:rPr>
        <w:t xml:space="preserve">Dans ce cadre les heures effectuées au-delà de la durée </w:t>
      </w:r>
      <w:r w:rsidR="004556C9">
        <w:rPr>
          <w:rFonts w:cs="Times New Roman" w:eastAsia="Times New Roman"/>
          <w:lang w:eastAsia="fr-FR"/>
        </w:rPr>
        <w:t xml:space="preserve">moyenne </w:t>
      </w:r>
      <w:r w:rsidRPr="00A83662">
        <w:rPr>
          <w:rFonts w:cs="Times New Roman" w:eastAsia="Times New Roman"/>
          <w:lang w:eastAsia="fr-FR"/>
        </w:rPr>
        <w:t>se compensent par des heures effectuées en deçà de cette durée.</w:t>
      </w:r>
    </w:p>
    <w:p w14:paraId="73802717" w14:textId="77777777" w:rsidP="00E453C6" w:rsidR="00404A43" w:rsidRDefault="00404A43">
      <w:pPr>
        <w:spacing w:after="0" w:line="240" w:lineRule="auto"/>
        <w:rPr>
          <w:rFonts w:cs="Times New Roman" w:eastAsia="Times New Roman"/>
          <w:color w:val="000000"/>
          <w:lang w:eastAsia="fr-FR"/>
        </w:rPr>
      </w:pPr>
    </w:p>
    <w:p w14:paraId="44EBAE32" w14:textId="77777777" w:rsidP="00E453C6" w:rsidR="00A83662" w:rsidRDefault="00A83662">
      <w:pPr>
        <w:spacing w:after="0" w:line="240" w:lineRule="auto"/>
        <w:rPr>
          <w:rFonts w:cs="Times New Roman" w:eastAsia="Times New Roman"/>
          <w:color w:val="000000"/>
          <w:lang w:eastAsia="fr-FR"/>
        </w:rPr>
      </w:pPr>
    </w:p>
    <w:p w14:paraId="16689A44" w14:textId="36337AD9" w:rsidP="00BC331C" w:rsidR="00991D10" w:rsidRDefault="00404A43">
      <w:pPr>
        <w:spacing w:after="0"/>
        <w:jc w:val="both"/>
        <w:rPr>
          <w:rFonts w:cs="Arial" w:eastAsia="Times New Roman"/>
          <w:b/>
          <w:bCs/>
          <w:color w:val="000000"/>
          <w:sz w:val="24"/>
          <w:u w:val="single"/>
          <w:lang w:eastAsia="fr-FR"/>
        </w:rPr>
      </w:pPr>
      <w:r>
        <w:rPr>
          <w:rFonts w:cs="Arial" w:eastAsia="Times New Roman"/>
          <w:b/>
          <w:bCs/>
          <w:color w:val="000000"/>
          <w:sz w:val="24"/>
          <w:u w:val="single"/>
          <w:lang w:eastAsia="fr-FR"/>
        </w:rPr>
        <w:t>DEUXIEME</w:t>
      </w:r>
      <w:r w:rsidR="00991D10" w:rsidRPr="00D64BB2">
        <w:rPr>
          <w:rFonts w:cs="Arial" w:eastAsia="Times New Roman"/>
          <w:b/>
          <w:bCs/>
          <w:color w:val="000000"/>
          <w:sz w:val="24"/>
          <w:u w:val="single"/>
          <w:lang w:eastAsia="fr-FR"/>
        </w:rPr>
        <w:t xml:space="preserve"> PARTIE : </w:t>
      </w:r>
      <w:r w:rsidR="00991D10">
        <w:rPr>
          <w:rFonts w:cs="Arial" w:eastAsia="Times New Roman"/>
          <w:b/>
          <w:bCs/>
          <w:color w:val="000000"/>
          <w:sz w:val="24"/>
          <w:u w:val="single"/>
          <w:lang w:eastAsia="fr-FR"/>
        </w:rPr>
        <w:t xml:space="preserve">MODALITES DE </w:t>
      </w:r>
      <w:r w:rsidR="00D86E48">
        <w:rPr>
          <w:rFonts w:cs="Arial" w:eastAsia="Times New Roman"/>
          <w:b/>
          <w:bCs/>
          <w:color w:val="000000"/>
          <w:sz w:val="24"/>
          <w:u w:val="single"/>
          <w:lang w:eastAsia="fr-FR"/>
        </w:rPr>
        <w:t>L’A</w:t>
      </w:r>
      <w:r w:rsidR="00F30991">
        <w:rPr>
          <w:rFonts w:cs="Arial" w:eastAsia="Times New Roman"/>
          <w:b/>
          <w:bCs/>
          <w:color w:val="000000"/>
          <w:sz w:val="24"/>
          <w:u w:val="single"/>
          <w:lang w:eastAsia="fr-FR"/>
        </w:rPr>
        <w:t>MENAGEMENT DU TEMPS DE TRAVAIL SUR L’ANNEE</w:t>
      </w:r>
      <w:r w:rsidR="00D86E48">
        <w:rPr>
          <w:rFonts w:cs="Arial" w:eastAsia="Times New Roman"/>
          <w:b/>
          <w:bCs/>
          <w:color w:val="000000"/>
          <w:sz w:val="24"/>
          <w:u w:val="single"/>
          <w:lang w:eastAsia="fr-FR"/>
        </w:rPr>
        <w:t xml:space="preserve"> </w:t>
      </w:r>
    </w:p>
    <w:p w14:paraId="45F2CE63" w14:textId="77777777" w:rsidP="00E453C6" w:rsidR="008959E0" w:rsidRDefault="008959E0">
      <w:pPr>
        <w:spacing w:after="0" w:line="240" w:lineRule="auto"/>
        <w:jc w:val="both"/>
        <w:rPr>
          <w:rFonts w:cs="Arial" w:eastAsia="Times New Roman"/>
          <w:b/>
          <w:bCs/>
          <w:color w:val="000000"/>
          <w:u w:val="single"/>
          <w:lang w:eastAsia="fr-FR"/>
        </w:rPr>
      </w:pPr>
    </w:p>
    <w:p w14:paraId="0EE481D6" w14:textId="77777777" w:rsidP="00E453C6" w:rsidR="00C87306" w:rsidRDefault="003F793E" w:rsidRPr="00AA4A30">
      <w:pPr>
        <w:spacing w:after="0" w:line="240" w:lineRule="auto"/>
        <w:jc w:val="both"/>
        <w:rPr>
          <w:rFonts w:cs="Arial" w:eastAsia="Times New Roman"/>
          <w:b/>
          <w:bCs/>
          <w:color w:val="000000"/>
          <w:u w:val="single"/>
          <w:lang w:eastAsia="fr-FR"/>
        </w:rPr>
      </w:pPr>
      <w:r>
        <w:rPr>
          <w:rFonts w:cs="Arial" w:eastAsia="Times New Roman"/>
          <w:b/>
          <w:bCs/>
          <w:color w:val="000000"/>
          <w:u w:val="single"/>
          <w:lang w:eastAsia="fr-FR"/>
        </w:rPr>
        <w:t>Article </w:t>
      </w:r>
      <w:r w:rsidR="008959E0">
        <w:rPr>
          <w:rFonts w:cs="Arial" w:eastAsia="Times New Roman"/>
          <w:b/>
          <w:bCs/>
          <w:color w:val="000000"/>
          <w:u w:val="single"/>
          <w:lang w:eastAsia="fr-FR"/>
        </w:rPr>
        <w:t>2</w:t>
      </w:r>
      <w:r>
        <w:rPr>
          <w:rFonts w:cs="Arial" w:eastAsia="Times New Roman"/>
          <w:b/>
          <w:bCs/>
          <w:color w:val="000000"/>
          <w:u w:val="single"/>
          <w:lang w:eastAsia="fr-FR"/>
        </w:rPr>
        <w:t> :</w:t>
      </w:r>
      <w:r w:rsidR="00C87306">
        <w:rPr>
          <w:rFonts w:cs="Arial" w:eastAsia="Times New Roman"/>
          <w:b/>
          <w:bCs/>
          <w:color w:val="000000"/>
          <w:u w:val="single"/>
          <w:lang w:eastAsia="fr-FR"/>
        </w:rPr>
        <w:t xml:space="preserve"> </w:t>
      </w:r>
      <w:r w:rsidR="00D65580">
        <w:rPr>
          <w:rFonts w:cs="Arial" w:eastAsia="Times New Roman"/>
          <w:b/>
          <w:bCs/>
          <w:color w:val="000000"/>
          <w:u w:val="single"/>
          <w:lang w:eastAsia="fr-FR"/>
        </w:rPr>
        <w:t>Bénéficiaires</w:t>
      </w:r>
    </w:p>
    <w:p w14:paraId="6F55A85C" w14:textId="77777777" w:rsidP="00E453C6" w:rsidR="00C87306" w:rsidRDefault="00C87306">
      <w:pPr>
        <w:spacing w:after="0" w:line="240" w:lineRule="auto"/>
        <w:jc w:val="both"/>
        <w:rPr>
          <w:rFonts w:cs="Arial" w:eastAsia="Times New Roman"/>
          <w:b/>
          <w:bCs/>
          <w:color w:val="000000"/>
          <w:lang w:eastAsia="fr-FR"/>
        </w:rPr>
      </w:pPr>
    </w:p>
    <w:p w14:paraId="4428C569" w14:textId="77777777" w:rsidP="00E453C6" w:rsidR="00C87306" w:rsidRDefault="00C87306">
      <w:pPr>
        <w:spacing w:after="0" w:line="240" w:lineRule="auto"/>
        <w:jc w:val="both"/>
        <w:rPr>
          <w:rFonts w:cs="Arial" w:eastAsia="Times New Roman"/>
          <w:bCs/>
          <w:color w:val="000000"/>
          <w:lang w:eastAsia="fr-FR"/>
        </w:rPr>
      </w:pPr>
      <w:r w:rsidRPr="000634CB">
        <w:rPr>
          <w:lang w:eastAsia="fr-FR"/>
        </w:rPr>
        <w:t>Le présent accord s’app</w:t>
      </w:r>
      <w:r w:rsidR="00E43EE2">
        <w:rPr>
          <w:lang w:eastAsia="fr-FR"/>
        </w:rPr>
        <w:t xml:space="preserve">lique à l’ensemble du personnel, </w:t>
      </w:r>
      <w:r w:rsidR="000634CB" w:rsidRPr="004556C9">
        <w:rPr>
          <w:lang w:eastAsia="fr-FR"/>
        </w:rPr>
        <w:t>cadre et non</w:t>
      </w:r>
      <w:r w:rsidR="002E6CD9" w:rsidRPr="004556C9">
        <w:rPr>
          <w:lang w:eastAsia="fr-FR"/>
        </w:rPr>
        <w:t>-</w:t>
      </w:r>
      <w:r w:rsidR="000634CB" w:rsidRPr="004556C9">
        <w:rPr>
          <w:lang w:eastAsia="fr-FR"/>
        </w:rPr>
        <w:t>cadre,</w:t>
      </w:r>
      <w:r w:rsidR="00EE18D8" w:rsidRPr="004556C9">
        <w:rPr>
          <w:lang w:eastAsia="fr-FR"/>
        </w:rPr>
        <w:t xml:space="preserve"> à temps plein ou à temps partiel,</w:t>
      </w:r>
      <w:r w:rsidR="000634CB" w:rsidRPr="004556C9">
        <w:rPr>
          <w:lang w:eastAsia="fr-FR"/>
        </w:rPr>
        <w:t xml:space="preserve"> </w:t>
      </w:r>
      <w:r w:rsidR="000634CB" w:rsidRPr="004556C9">
        <w:rPr>
          <w:rFonts w:cs="Arial"/>
          <w:shd w:color="auto" w:fill="FFFFFF" w:val="clear"/>
        </w:rPr>
        <w:t>ainsi qu’aux salariés en</w:t>
      </w:r>
      <w:r w:rsidR="000634CB" w:rsidRPr="004556C9">
        <w:rPr>
          <w:rFonts w:cs="Arial" w:eastAsia="Times New Roman"/>
          <w:bCs/>
          <w:lang w:eastAsia="fr-FR"/>
        </w:rPr>
        <w:t xml:space="preserve"> contrat à durée déterminée si le contrat est conclu pour une durée </w:t>
      </w:r>
      <w:r w:rsidR="000634CB" w:rsidRPr="004556C9">
        <w:rPr>
          <w:rFonts w:cs="Arial" w:eastAsia="Times New Roman"/>
          <w:bCs/>
          <w:lang w:eastAsia="fr-FR"/>
        </w:rPr>
        <w:lastRenderedPageBreak/>
        <w:t xml:space="preserve">égale ou supérieure à la période </w:t>
      </w:r>
      <w:r w:rsidR="00F85BB0" w:rsidRPr="004556C9">
        <w:rPr>
          <w:rFonts w:cs="Arial" w:eastAsia="Times New Roman"/>
          <w:bCs/>
          <w:lang w:eastAsia="fr-FR"/>
        </w:rPr>
        <w:t xml:space="preserve">annuelle, ou s’il est conclu pour remplacer un salarié absent dont la durée du travail est modulée sur l’année. </w:t>
      </w:r>
    </w:p>
    <w:p w14:paraId="6B2A2DE0" w14:textId="77777777" w:rsidP="00E453C6" w:rsidR="00EE18D8" w:rsidRDefault="00EE18D8" w:rsidRPr="000634CB">
      <w:pPr>
        <w:spacing w:after="0" w:line="240" w:lineRule="auto"/>
        <w:jc w:val="both"/>
        <w:rPr>
          <w:rFonts w:cs="Arial" w:eastAsia="Times New Roman"/>
          <w:b/>
          <w:bCs/>
          <w:color w:val="000000"/>
          <w:lang w:eastAsia="fr-FR"/>
        </w:rPr>
      </w:pPr>
    </w:p>
    <w:p w14:paraId="4C2ED752" w14:textId="507566BC" w:rsidP="000E727F" w:rsidR="00763E2F" w:rsidRDefault="00763E2F" w:rsidRPr="000E727F">
      <w:pPr>
        <w:spacing w:after="0" w:line="240" w:lineRule="auto"/>
        <w:jc w:val="both"/>
        <w:rPr>
          <w:rFonts w:cs="Times New Roman" w:eastAsia="Times New Roman"/>
          <w:lang w:eastAsia="fr-FR"/>
        </w:rPr>
      </w:pPr>
      <w:r w:rsidRPr="000E727F">
        <w:rPr>
          <w:rFonts w:cs="Times New Roman" w:eastAsia="Times New Roman"/>
          <w:lang w:eastAsia="fr-FR"/>
        </w:rPr>
        <w:t xml:space="preserve">Les dispositions du présent accord s’appliqueront </w:t>
      </w:r>
      <w:r w:rsidR="000634CB" w:rsidRPr="000E727F">
        <w:rPr>
          <w:rFonts w:cs="Times New Roman" w:eastAsia="Times New Roman"/>
          <w:lang w:eastAsia="fr-FR"/>
        </w:rPr>
        <w:t xml:space="preserve">aux salariés dont l’activité nécessite des variations d’horaires sur </w:t>
      </w:r>
      <w:r w:rsidR="00D17321" w:rsidRPr="000E727F">
        <w:rPr>
          <w:rFonts w:cs="Times New Roman" w:eastAsia="Times New Roman"/>
          <w:lang w:eastAsia="fr-FR"/>
        </w:rPr>
        <w:t xml:space="preserve">une période supérieure à la semaine et </w:t>
      </w:r>
      <w:r w:rsidR="00CC601A" w:rsidRPr="000E727F">
        <w:rPr>
          <w:rFonts w:cs="Times New Roman" w:eastAsia="Times New Roman"/>
          <w:lang w:eastAsia="fr-FR"/>
        </w:rPr>
        <w:t>au plus égale à l’année</w:t>
      </w:r>
      <w:r w:rsidR="000634CB" w:rsidRPr="000E727F">
        <w:rPr>
          <w:rFonts w:cs="Times New Roman" w:eastAsia="Times New Roman"/>
          <w:lang w:eastAsia="fr-FR"/>
        </w:rPr>
        <w:t xml:space="preserve">.  </w:t>
      </w:r>
    </w:p>
    <w:p w14:paraId="3C0742D3" w14:textId="28A4C069" w:rsidP="00E453C6" w:rsidR="00CB351E" w:rsidRDefault="00CB351E">
      <w:pPr>
        <w:spacing w:after="0"/>
        <w:jc w:val="both"/>
        <w:rPr>
          <w:rFonts w:cs="Arial"/>
          <w:color w:val="000000"/>
          <w:shd w:color="auto" w:fill="FFFFFF" w:val="clear"/>
        </w:rPr>
      </w:pPr>
    </w:p>
    <w:p w14:paraId="537645E0" w14:textId="77777777" w:rsidP="00E453C6" w:rsidR="004556C9" w:rsidRDefault="004556C9">
      <w:pPr>
        <w:spacing w:after="0"/>
        <w:jc w:val="both"/>
        <w:rPr>
          <w:rFonts w:cs="Arial"/>
          <w:color w:val="000000"/>
          <w:shd w:color="auto" w:fill="FFFFFF" w:val="clear"/>
        </w:rPr>
      </w:pPr>
    </w:p>
    <w:p w14:paraId="7D9B70EA" w14:textId="77777777" w:rsidP="00E453C6" w:rsidR="0050247A" w:rsidRDefault="00991D10">
      <w:pPr>
        <w:spacing w:after="0"/>
        <w:jc w:val="both"/>
        <w:rPr>
          <w:rFonts w:cs="Arial" w:eastAsia="Times New Roman"/>
          <w:b/>
          <w:bCs/>
          <w:color w:val="000000"/>
          <w:u w:val="single"/>
          <w:lang w:eastAsia="fr-FR"/>
        </w:rPr>
      </w:pPr>
      <w:r w:rsidRPr="00AA4A30">
        <w:rPr>
          <w:rFonts w:cs="Arial" w:eastAsia="Times New Roman"/>
          <w:b/>
          <w:bCs/>
          <w:color w:val="000000"/>
          <w:u w:val="single"/>
          <w:lang w:eastAsia="fr-FR"/>
        </w:rPr>
        <w:t xml:space="preserve">Article </w:t>
      </w:r>
      <w:r w:rsidR="00763E2F">
        <w:rPr>
          <w:rFonts w:cs="Arial" w:eastAsia="Times New Roman"/>
          <w:b/>
          <w:bCs/>
          <w:color w:val="000000"/>
          <w:u w:val="single"/>
          <w:lang w:eastAsia="fr-FR"/>
        </w:rPr>
        <w:t>3</w:t>
      </w:r>
      <w:r w:rsidR="003517CF">
        <w:rPr>
          <w:rFonts w:cs="Arial" w:eastAsia="Times New Roman"/>
          <w:b/>
          <w:bCs/>
          <w:color w:val="000000"/>
          <w:u w:val="single"/>
          <w:lang w:eastAsia="fr-FR"/>
        </w:rPr>
        <w:t> :</w:t>
      </w:r>
      <w:r w:rsidR="00763E2F">
        <w:rPr>
          <w:rFonts w:cs="Arial" w:eastAsia="Times New Roman"/>
          <w:b/>
          <w:bCs/>
          <w:color w:val="000000"/>
          <w:u w:val="single"/>
          <w:lang w:eastAsia="fr-FR"/>
        </w:rPr>
        <w:t xml:space="preserve"> </w:t>
      </w:r>
      <w:r w:rsidR="00FE5E57">
        <w:rPr>
          <w:rFonts w:cs="Arial" w:eastAsia="Times New Roman"/>
          <w:b/>
          <w:bCs/>
          <w:color w:val="000000"/>
          <w:u w:val="single"/>
          <w:lang w:eastAsia="fr-FR"/>
        </w:rPr>
        <w:t xml:space="preserve">Durée </w:t>
      </w:r>
      <w:r w:rsidR="003C3962">
        <w:rPr>
          <w:rFonts w:cs="Arial" w:eastAsia="Times New Roman"/>
          <w:b/>
          <w:bCs/>
          <w:color w:val="000000"/>
          <w:u w:val="single"/>
          <w:lang w:eastAsia="fr-FR"/>
        </w:rPr>
        <w:t>annuelle</w:t>
      </w:r>
      <w:r>
        <w:rPr>
          <w:rFonts w:cs="Arial" w:eastAsia="Times New Roman"/>
          <w:b/>
          <w:bCs/>
          <w:color w:val="000000"/>
          <w:u w:val="single"/>
          <w:lang w:eastAsia="fr-FR"/>
        </w:rPr>
        <w:t xml:space="preserve"> d</w:t>
      </w:r>
      <w:r w:rsidR="0050247A">
        <w:rPr>
          <w:rFonts w:cs="Arial" w:eastAsia="Times New Roman"/>
          <w:b/>
          <w:bCs/>
          <w:color w:val="000000"/>
          <w:u w:val="single"/>
          <w:lang w:eastAsia="fr-FR"/>
        </w:rPr>
        <w:t xml:space="preserve">u travail </w:t>
      </w:r>
    </w:p>
    <w:p w14:paraId="4F47C029" w14:textId="77777777" w:rsidP="00E453C6" w:rsidR="00E453C6" w:rsidRDefault="00E453C6">
      <w:pPr>
        <w:spacing w:after="0"/>
        <w:jc w:val="both"/>
        <w:rPr>
          <w:rFonts w:cs="Arial" w:eastAsia="Times New Roman"/>
          <w:b/>
          <w:bCs/>
          <w:color w:val="000000"/>
          <w:u w:val="single"/>
          <w:lang w:eastAsia="fr-FR"/>
        </w:rPr>
      </w:pPr>
    </w:p>
    <w:p w14:paraId="0EA3C82E" w14:textId="77777777" w:rsidP="00E453C6" w:rsidR="00991D10" w:rsidRDefault="0050247A">
      <w:pPr>
        <w:spacing w:after="0"/>
        <w:ind w:firstLine="708"/>
        <w:jc w:val="both"/>
        <w:rPr>
          <w:rFonts w:cs="Arial" w:eastAsia="Times New Roman"/>
          <w:b/>
          <w:bCs/>
          <w:color w:val="000000"/>
          <w:lang w:eastAsia="fr-FR"/>
        </w:rPr>
      </w:pPr>
      <w:r w:rsidRPr="0050247A">
        <w:rPr>
          <w:rFonts w:cs="Arial" w:eastAsia="Times New Roman"/>
          <w:b/>
          <w:bCs/>
          <w:color w:val="000000"/>
          <w:lang w:eastAsia="fr-FR"/>
        </w:rPr>
        <w:t xml:space="preserve">3.1 Durée annuelle </w:t>
      </w:r>
      <w:r w:rsidR="005E7F4B">
        <w:rPr>
          <w:rFonts w:cs="Arial" w:eastAsia="Times New Roman"/>
          <w:b/>
          <w:bCs/>
          <w:color w:val="000000"/>
          <w:lang w:eastAsia="fr-FR"/>
        </w:rPr>
        <w:t>du travail</w:t>
      </w:r>
      <w:r w:rsidR="00991D10" w:rsidRPr="0050247A">
        <w:rPr>
          <w:rFonts w:cs="Arial" w:eastAsia="Times New Roman"/>
          <w:b/>
          <w:bCs/>
          <w:color w:val="000000"/>
          <w:lang w:eastAsia="fr-FR"/>
        </w:rPr>
        <w:t xml:space="preserve"> </w:t>
      </w:r>
    </w:p>
    <w:p w14:paraId="3C4333AD" w14:textId="77777777" w:rsidP="00E453C6" w:rsidR="00412F53" w:rsidRDefault="00412F53">
      <w:pPr>
        <w:spacing w:after="0"/>
        <w:ind w:firstLine="708"/>
        <w:jc w:val="both"/>
        <w:rPr>
          <w:rFonts w:cs="Arial" w:eastAsia="Times New Roman"/>
          <w:b/>
          <w:bCs/>
          <w:color w:val="000000"/>
          <w:lang w:eastAsia="fr-FR"/>
        </w:rPr>
      </w:pPr>
    </w:p>
    <w:p w14:paraId="348BFDEB" w14:textId="08D1938E" w:rsidP="00E453C6" w:rsidR="008C086A" w:rsidRDefault="008C086A">
      <w:pPr>
        <w:spacing w:after="0" w:line="240" w:lineRule="auto"/>
        <w:jc w:val="both"/>
        <w:rPr>
          <w:rFonts w:cs="Arial" w:eastAsia="Times New Roman"/>
          <w:bCs/>
          <w:color w:val="000000"/>
          <w:lang w:eastAsia="fr-FR"/>
        </w:rPr>
      </w:pPr>
      <w:r>
        <w:rPr>
          <w:rFonts w:cs="Arial" w:eastAsia="Times New Roman"/>
          <w:bCs/>
          <w:color w:val="000000"/>
          <w:lang w:eastAsia="fr-FR"/>
        </w:rPr>
        <w:t xml:space="preserve">Compte tenu des durées du travail différentes entre les catégories de personnel et à l’intérieur de celles-ci, il convient de distinguer : </w:t>
      </w:r>
    </w:p>
    <w:p w14:paraId="792238B4" w14:textId="463678C7" w:rsidP="000E727F" w:rsidR="00F56265" w:rsidRDefault="008C086A">
      <w:pPr>
        <w:pStyle w:val="Paragraphedeliste"/>
        <w:numPr>
          <w:ilvl w:val="0"/>
          <w:numId w:val="12"/>
        </w:numPr>
        <w:spacing w:after="0" w:line="240" w:lineRule="auto"/>
        <w:jc w:val="both"/>
        <w:rPr>
          <w:rFonts w:cs="Arial" w:eastAsia="Times New Roman"/>
          <w:bCs/>
          <w:color w:val="000000"/>
          <w:lang w:eastAsia="fr-FR"/>
        </w:rPr>
      </w:pPr>
      <w:r>
        <w:rPr>
          <w:rFonts w:cs="Arial" w:eastAsia="Times New Roman"/>
          <w:bCs/>
          <w:color w:val="000000"/>
          <w:lang w:eastAsia="fr-FR"/>
        </w:rPr>
        <w:t xml:space="preserve">Les salariés à temps plein dont la durée du travail est de 39 heures </w:t>
      </w:r>
      <w:r w:rsidR="00457A77">
        <w:rPr>
          <w:rFonts w:cs="Arial" w:eastAsia="Times New Roman"/>
          <w:bCs/>
          <w:color w:val="000000"/>
          <w:lang w:eastAsia="fr-FR"/>
        </w:rPr>
        <w:t>hebdomadaire</w:t>
      </w:r>
      <w:r>
        <w:rPr>
          <w:rFonts w:cs="Arial" w:eastAsia="Times New Roman"/>
          <w:bCs/>
          <w:color w:val="000000"/>
          <w:lang w:eastAsia="fr-FR"/>
        </w:rPr>
        <w:t xml:space="preserve"> en moyenne, ce qui correspond à une durée annuelle fixée à </w:t>
      </w:r>
      <w:r w:rsidRPr="000E727F">
        <w:rPr>
          <w:rFonts w:cs="Arial" w:eastAsia="Times New Roman"/>
          <w:b/>
          <w:bCs/>
          <w:color w:val="000000"/>
          <w:lang w:eastAsia="fr-FR"/>
        </w:rPr>
        <w:t>1790</w:t>
      </w:r>
      <w:r>
        <w:rPr>
          <w:rFonts w:cs="Arial" w:eastAsia="Times New Roman"/>
          <w:bCs/>
          <w:color w:val="000000"/>
          <w:lang w:eastAsia="fr-FR"/>
        </w:rPr>
        <w:t xml:space="preserve"> heures, </w:t>
      </w:r>
      <w:r w:rsidRPr="00F56265">
        <w:rPr>
          <w:rFonts w:cs="Arial" w:eastAsia="Times New Roman"/>
          <w:bCs/>
          <w:color w:val="000000"/>
          <w:lang w:eastAsia="fr-FR"/>
        </w:rPr>
        <w:t>sur une période de 12 mois consécutifs, journée de solidarité incluse et calculée sur la base d’un droit intégral à congés payés</w:t>
      </w:r>
      <w:r>
        <w:rPr>
          <w:rFonts w:cs="Arial" w:eastAsia="Times New Roman"/>
          <w:bCs/>
          <w:color w:val="000000"/>
          <w:lang w:eastAsia="fr-FR"/>
        </w:rPr>
        <w:t> ;</w:t>
      </w:r>
    </w:p>
    <w:p w14:paraId="038ABA59" w14:textId="77777777" w:rsidP="000E727F" w:rsidR="00121392" w:rsidRDefault="008C086A" w:rsidRPr="000E727F">
      <w:pPr>
        <w:pStyle w:val="Paragraphedeliste"/>
        <w:numPr>
          <w:ilvl w:val="0"/>
          <w:numId w:val="12"/>
        </w:numPr>
        <w:spacing w:after="0" w:line="240" w:lineRule="auto"/>
        <w:jc w:val="both"/>
        <w:rPr>
          <w:rFonts w:cstheme="minorHAnsi" w:eastAsia="Times New Roman"/>
          <w:color w:val="00B050"/>
          <w:lang w:eastAsia="fr-FR"/>
        </w:rPr>
      </w:pPr>
      <w:r w:rsidRPr="000E727F">
        <w:rPr>
          <w:rFonts w:cstheme="minorHAnsi" w:eastAsia="Times New Roman"/>
          <w:lang w:eastAsia="fr-FR"/>
        </w:rPr>
        <w:t xml:space="preserve">les salariés à temps partiel (dont la durée du travail est inférieure à 1607 heures par an), leur temps de travail sera comptabilisé sur une année, dans la limite de la durée contractuelle prévue, journée de solidarité </w:t>
      </w:r>
      <w:r w:rsidRPr="000E727F">
        <w:rPr>
          <w:rFonts w:cs="Arial" w:eastAsia="Times New Roman"/>
          <w:bCs/>
          <w:color w:val="000000"/>
          <w:lang w:eastAsia="fr-FR"/>
        </w:rPr>
        <w:t>incluse et calculée sur la base d’un droit intégral à congés payés.</w:t>
      </w:r>
      <w:r w:rsidR="008B19FA" w:rsidRPr="000E727F">
        <w:rPr>
          <w:rFonts w:cs="Arial" w:eastAsia="Times New Roman"/>
          <w:bCs/>
          <w:color w:val="000000"/>
          <w:lang w:eastAsia="fr-FR"/>
        </w:rPr>
        <w:t xml:space="preserve"> </w:t>
      </w:r>
    </w:p>
    <w:p w14:paraId="30E64ED2" w14:textId="191295B0" w:rsidDel="008B19FA" w:rsidP="00E453C6" w:rsidR="00356BB4" w:rsidRDefault="00356BB4" w:rsidRPr="00B80550">
      <w:pPr>
        <w:spacing w:after="0" w:line="240" w:lineRule="auto"/>
        <w:jc w:val="both"/>
        <w:rPr>
          <w:del w:author="Camille GERIN" w:date="2020-10-21T08:52:00Z" w:id="0"/>
          <w:rFonts w:cs="Arial" w:eastAsia="Times New Roman"/>
          <w:bCs/>
          <w:lang w:eastAsia="fr-FR"/>
        </w:rPr>
      </w:pPr>
    </w:p>
    <w:p w14:paraId="0E6AAAD4" w14:textId="5B2B4474" w:rsidP="00356BB4" w:rsidR="00356BB4" w:rsidRDefault="00356BB4" w:rsidRPr="00B80550">
      <w:pPr>
        <w:spacing w:after="0" w:line="240" w:lineRule="auto"/>
        <w:jc w:val="both"/>
        <w:rPr>
          <w:rFonts w:cstheme="minorHAnsi" w:eastAsia="Times New Roman"/>
          <w:lang w:eastAsia="fr-FR"/>
        </w:rPr>
      </w:pPr>
      <w:r w:rsidRPr="00B80550">
        <w:rPr>
          <w:rFonts w:cstheme="minorHAnsi" w:eastAsia="Times New Roman"/>
          <w:lang w:eastAsia="fr-FR"/>
        </w:rPr>
        <w:t>Pour les salarié</w:t>
      </w:r>
      <w:r w:rsidR="00F85BB0" w:rsidRPr="00B80550">
        <w:rPr>
          <w:rFonts w:cstheme="minorHAnsi" w:eastAsia="Times New Roman"/>
          <w:lang w:eastAsia="fr-FR"/>
        </w:rPr>
        <w:t>s en contrat à durée déterminée,</w:t>
      </w:r>
      <w:r w:rsidRPr="00B80550">
        <w:rPr>
          <w:rFonts w:cstheme="minorHAnsi" w:eastAsia="Times New Roman"/>
          <w:lang w:eastAsia="fr-FR"/>
        </w:rPr>
        <w:t xml:space="preserve"> la durée moyenne du travail sera calculée en multipliant le nombre de semaines retenues pour la durée du contrat, par </w:t>
      </w:r>
      <w:r w:rsidR="00227B3B" w:rsidRPr="00B80550">
        <w:rPr>
          <w:rFonts w:cstheme="minorHAnsi" w:eastAsia="Times New Roman"/>
          <w:lang w:eastAsia="fr-FR"/>
        </w:rPr>
        <w:t>39 heures ou un volume hebdomadaire inférieur pour les salariés à temps partiel</w:t>
      </w:r>
      <w:r w:rsidRPr="00B80550">
        <w:rPr>
          <w:rFonts w:cstheme="minorHAnsi" w:eastAsia="Times New Roman"/>
          <w:lang w:eastAsia="fr-FR"/>
        </w:rPr>
        <w:t xml:space="preserve">, </w:t>
      </w:r>
      <w:r w:rsidR="00B80550" w:rsidRPr="00B80550">
        <w:rPr>
          <w:rFonts w:cstheme="minorHAnsi" w:eastAsia="Times New Roman"/>
          <w:lang w:eastAsia="fr-FR"/>
        </w:rPr>
        <w:t>après</w:t>
      </w:r>
      <w:r w:rsidRPr="00B80550">
        <w:rPr>
          <w:rFonts w:cstheme="minorHAnsi" w:eastAsia="Times New Roman"/>
          <w:lang w:eastAsia="fr-FR"/>
        </w:rPr>
        <w:t xml:space="preserve"> déduction, des jours fériés</w:t>
      </w:r>
      <w:ins w:author="Camille GERIN" w:date="2020-10-20T11:22:00Z" w:id="1">
        <w:r w:rsidR="000A0B33" w:rsidRPr="00B80550">
          <w:rPr>
            <w:rFonts w:cstheme="minorHAnsi" w:eastAsia="Times New Roman"/>
            <w:lang w:eastAsia="fr-FR"/>
          </w:rPr>
          <w:t xml:space="preserve"> </w:t>
        </w:r>
      </w:ins>
      <w:r w:rsidR="00EA5A7F" w:rsidRPr="00B80550">
        <w:rPr>
          <w:rFonts w:cstheme="minorHAnsi" w:eastAsia="Times New Roman"/>
          <w:lang w:eastAsia="fr-FR"/>
        </w:rPr>
        <w:t xml:space="preserve">tombant un jour ouvré </w:t>
      </w:r>
      <w:r w:rsidRPr="00B80550">
        <w:rPr>
          <w:rFonts w:cstheme="minorHAnsi" w:eastAsia="Times New Roman"/>
          <w:lang w:eastAsia="fr-FR"/>
        </w:rPr>
        <w:t>tombant dans ladite période.</w:t>
      </w:r>
    </w:p>
    <w:p w14:paraId="52E3C62F" w14:textId="77777777" w:rsidP="00356BB4" w:rsidR="008B19FA" w:rsidRDefault="008B19FA" w:rsidRPr="00B80550">
      <w:pPr>
        <w:spacing w:after="0" w:line="240" w:lineRule="auto"/>
        <w:jc w:val="both"/>
        <w:rPr>
          <w:rFonts w:cstheme="minorHAnsi" w:eastAsia="Times New Roman"/>
          <w:lang w:eastAsia="fr-FR"/>
        </w:rPr>
      </w:pPr>
    </w:p>
    <w:p w14:paraId="7D38CFD8" w14:textId="610A51A2" w:rsidP="00356BB4" w:rsidR="00356BB4" w:rsidRDefault="00D3482A" w:rsidRPr="00B80550">
      <w:pPr>
        <w:spacing w:after="0" w:line="240" w:lineRule="auto"/>
        <w:jc w:val="both"/>
        <w:rPr>
          <w:rFonts w:cstheme="minorHAnsi" w:eastAsia="Times New Roman"/>
          <w:lang w:eastAsia="fr-FR"/>
        </w:rPr>
      </w:pPr>
      <w:r w:rsidRPr="00B80550">
        <w:rPr>
          <w:rFonts w:cstheme="minorHAnsi" w:eastAsia="Times New Roman"/>
          <w:lang w:eastAsia="fr-FR"/>
        </w:rPr>
        <w:t>L</w:t>
      </w:r>
      <w:r w:rsidR="00121392" w:rsidRPr="00B80550">
        <w:rPr>
          <w:rFonts w:cstheme="minorHAnsi" w:eastAsia="Times New Roman"/>
          <w:lang w:eastAsia="fr-FR"/>
        </w:rPr>
        <w:t xml:space="preserve">a durée annuelle du travail sera fixée </w:t>
      </w:r>
      <w:r w:rsidR="00EA5A7F" w:rsidRPr="00B80550">
        <w:rPr>
          <w:rFonts w:cstheme="minorHAnsi" w:eastAsia="Times New Roman"/>
          <w:lang w:eastAsia="fr-FR"/>
        </w:rPr>
        <w:t xml:space="preserve">par information écrite. </w:t>
      </w:r>
    </w:p>
    <w:p w14:paraId="078A938C" w14:textId="77777777" w:rsidP="00356BB4" w:rsidR="005E7F4B" w:rsidRDefault="005E7F4B">
      <w:pPr>
        <w:spacing w:after="0" w:line="240" w:lineRule="auto"/>
        <w:jc w:val="both"/>
        <w:rPr>
          <w:rFonts w:cstheme="minorHAnsi" w:eastAsia="Times New Roman"/>
          <w:lang w:eastAsia="fr-FR"/>
        </w:rPr>
      </w:pPr>
    </w:p>
    <w:p w14:paraId="6A4B21EC" w14:textId="77777777" w:rsidP="005E7F4B" w:rsidR="005E7F4B" w:rsidRDefault="005E7F4B" w:rsidRPr="005E7F4B">
      <w:pPr>
        <w:spacing w:after="0" w:line="240" w:lineRule="auto"/>
        <w:ind w:firstLine="708"/>
        <w:jc w:val="both"/>
        <w:rPr>
          <w:rFonts w:cstheme="minorHAnsi" w:eastAsia="Times New Roman"/>
          <w:b/>
          <w:lang w:eastAsia="fr-FR"/>
        </w:rPr>
      </w:pPr>
      <w:r w:rsidRPr="005E7F4B">
        <w:rPr>
          <w:rFonts w:cstheme="minorHAnsi" w:eastAsia="Times New Roman"/>
          <w:b/>
          <w:lang w:eastAsia="fr-FR"/>
        </w:rPr>
        <w:t xml:space="preserve">3.2 Période de référence </w:t>
      </w:r>
    </w:p>
    <w:p w14:paraId="5F614030" w14:textId="77777777" w:rsidP="00E453C6" w:rsidR="00F56265" w:rsidRDefault="00F56265">
      <w:pPr>
        <w:spacing w:after="0"/>
        <w:jc w:val="both"/>
        <w:rPr>
          <w:rFonts w:cs="Arial" w:eastAsia="Times New Roman"/>
          <w:color w:val="000000"/>
          <w:lang w:eastAsia="fr-FR"/>
        </w:rPr>
      </w:pPr>
    </w:p>
    <w:p w14:paraId="30E84908" w14:textId="42393A26" w:rsidP="00E453C6" w:rsidR="00991D10" w:rsidRDefault="00991D10" w:rsidRPr="00346093">
      <w:pPr>
        <w:spacing w:after="0"/>
        <w:jc w:val="both"/>
        <w:rPr>
          <w:rFonts w:cs="Arial" w:eastAsia="Times New Roman"/>
          <w:lang w:eastAsia="fr-FR"/>
        </w:rPr>
      </w:pPr>
      <w:r w:rsidRPr="00346093">
        <w:rPr>
          <w:rFonts w:cs="Arial" w:eastAsia="Times New Roman"/>
          <w:lang w:eastAsia="fr-FR"/>
        </w:rPr>
        <w:t>La</w:t>
      </w:r>
      <w:r w:rsidR="00780DED" w:rsidRPr="00346093">
        <w:rPr>
          <w:rFonts w:cs="Arial" w:eastAsia="Times New Roman"/>
          <w:lang w:eastAsia="fr-FR"/>
        </w:rPr>
        <w:t xml:space="preserve"> période de référence est </w:t>
      </w:r>
      <w:r w:rsidR="00356BB4" w:rsidRPr="00346093">
        <w:rPr>
          <w:rFonts w:cs="Arial" w:eastAsia="Times New Roman"/>
          <w:lang w:eastAsia="fr-FR"/>
        </w:rPr>
        <w:t>l’année civile</w:t>
      </w:r>
      <w:r w:rsidR="00780DED" w:rsidRPr="00346093">
        <w:rPr>
          <w:rFonts w:cs="Arial" w:eastAsia="Times New Roman"/>
          <w:lang w:eastAsia="fr-FR"/>
        </w:rPr>
        <w:t>, soit du</w:t>
      </w:r>
      <w:r w:rsidRPr="00346093">
        <w:rPr>
          <w:rFonts w:cs="Arial" w:eastAsia="Times New Roman"/>
          <w:lang w:eastAsia="fr-FR"/>
        </w:rPr>
        <w:t xml:space="preserve"> </w:t>
      </w:r>
      <w:r w:rsidR="00763E2F" w:rsidRPr="00346093">
        <w:rPr>
          <w:rFonts w:cs="Arial" w:eastAsia="Times New Roman"/>
          <w:lang w:eastAsia="fr-FR"/>
        </w:rPr>
        <w:t>1</w:t>
      </w:r>
      <w:r w:rsidR="00763E2F" w:rsidRPr="00346093">
        <w:rPr>
          <w:rFonts w:cs="Arial" w:eastAsia="Times New Roman"/>
          <w:vertAlign w:val="superscript"/>
          <w:lang w:eastAsia="fr-FR"/>
        </w:rPr>
        <w:t>er</w:t>
      </w:r>
      <w:r w:rsidR="008247B2" w:rsidRPr="00346093">
        <w:rPr>
          <w:rFonts w:cs="Arial" w:eastAsia="Times New Roman"/>
          <w:lang w:eastAsia="fr-FR"/>
        </w:rPr>
        <w:t xml:space="preserve"> </w:t>
      </w:r>
      <w:r w:rsidR="00356BB4" w:rsidRPr="00346093">
        <w:rPr>
          <w:rFonts w:cs="Arial" w:eastAsia="Times New Roman"/>
          <w:lang w:eastAsia="fr-FR"/>
        </w:rPr>
        <w:t xml:space="preserve">janvier au 31 décembre. </w:t>
      </w:r>
    </w:p>
    <w:p w14:paraId="5A467858" w14:textId="77777777" w:rsidP="00E453C6" w:rsidR="00FB7EFA" w:rsidRDefault="00FB7EFA">
      <w:pPr>
        <w:spacing w:after="0"/>
        <w:jc w:val="both"/>
        <w:rPr>
          <w:rFonts w:cs="Arial" w:eastAsia="Times New Roman"/>
          <w:color w:val="000000"/>
          <w:lang w:eastAsia="fr-FR"/>
        </w:rPr>
      </w:pPr>
    </w:p>
    <w:p w14:paraId="5C83A9E6" w14:textId="5F1494B1" w:rsidP="00FB7EFA" w:rsidR="00FB7EFA" w:rsidRDefault="00FB7EFA" w:rsidRPr="00B80550">
      <w:pPr>
        <w:spacing w:after="0" w:line="240" w:lineRule="auto"/>
        <w:jc w:val="both"/>
        <w:rPr>
          <w:rFonts w:cstheme="minorHAnsi" w:eastAsia="Times New Roman"/>
          <w:lang w:eastAsia="fr-FR"/>
        </w:rPr>
      </w:pPr>
      <w:r w:rsidRPr="00B80550">
        <w:rPr>
          <w:rFonts w:cstheme="minorHAnsi" w:eastAsia="Times New Roman"/>
          <w:lang w:eastAsia="fr-FR"/>
        </w:rPr>
        <w:t>La durée du travail des salariés sous CDD</w:t>
      </w:r>
      <w:r w:rsidR="00F85BB0" w:rsidRPr="00B80550">
        <w:rPr>
          <w:rFonts w:cstheme="minorHAnsi" w:eastAsia="Times New Roman"/>
          <w:lang w:eastAsia="fr-FR"/>
        </w:rPr>
        <w:t xml:space="preserve"> </w:t>
      </w:r>
      <w:r w:rsidRPr="00B80550">
        <w:rPr>
          <w:rFonts w:cstheme="minorHAnsi" w:eastAsia="Times New Roman"/>
          <w:lang w:eastAsia="fr-FR"/>
        </w:rPr>
        <w:t>se calcule sur la durée de la période d’emploi inscrite au contrat de travail.</w:t>
      </w:r>
    </w:p>
    <w:p w14:paraId="339938D2" w14:textId="77777777" w:rsidP="00E453C6" w:rsidR="00EA5A7F" w:rsidRDefault="00EA5A7F">
      <w:pPr>
        <w:spacing w:after="0"/>
        <w:jc w:val="both"/>
        <w:rPr>
          <w:rFonts w:cs="Arial" w:eastAsia="Times New Roman"/>
          <w:color w:val="000000"/>
          <w:lang w:eastAsia="fr-FR"/>
        </w:rPr>
      </w:pPr>
    </w:p>
    <w:p w14:paraId="1825A70F" w14:textId="77777777" w:rsidP="00E453C6" w:rsidR="00EA5A7F" w:rsidRDefault="00EA5A7F">
      <w:pPr>
        <w:spacing w:after="0"/>
        <w:jc w:val="both"/>
        <w:rPr>
          <w:rFonts w:cs="Arial" w:eastAsia="Times New Roman"/>
          <w:color w:val="000000"/>
          <w:lang w:eastAsia="fr-FR"/>
        </w:rPr>
      </w:pPr>
    </w:p>
    <w:p w14:paraId="71CA1797" w14:textId="404C3B02" w:rsidP="00E453C6" w:rsidR="00434500" w:rsidRDefault="005E7F4B">
      <w:pPr>
        <w:spacing w:after="0"/>
        <w:ind w:firstLine="708"/>
        <w:rPr>
          <w:rFonts w:cs="Arial" w:eastAsia="Times New Roman"/>
          <w:b/>
          <w:bCs/>
          <w:color w:val="000000"/>
          <w:lang w:eastAsia="fr-FR"/>
        </w:rPr>
      </w:pPr>
      <w:r>
        <w:rPr>
          <w:rFonts w:cs="Arial" w:eastAsia="Times New Roman"/>
          <w:b/>
          <w:bCs/>
          <w:color w:val="000000"/>
          <w:lang w:eastAsia="fr-FR"/>
        </w:rPr>
        <w:t>3.3</w:t>
      </w:r>
      <w:r w:rsidR="00043626" w:rsidRPr="00043626">
        <w:rPr>
          <w:rFonts w:cs="Arial" w:eastAsia="Times New Roman"/>
          <w:b/>
          <w:bCs/>
          <w:color w:val="000000"/>
          <w:lang w:eastAsia="fr-FR"/>
        </w:rPr>
        <w:t xml:space="preserve"> </w:t>
      </w:r>
      <w:r w:rsidR="00BB6F60">
        <w:rPr>
          <w:rFonts w:cs="Arial" w:eastAsia="Times New Roman"/>
          <w:b/>
          <w:bCs/>
          <w:color w:val="000000"/>
          <w:lang w:eastAsia="fr-FR"/>
        </w:rPr>
        <w:t xml:space="preserve"> Arrivée et départ </w:t>
      </w:r>
      <w:r w:rsidR="00434500" w:rsidRPr="00043626">
        <w:rPr>
          <w:rFonts w:cs="Arial" w:eastAsia="Times New Roman"/>
          <w:b/>
          <w:bCs/>
          <w:color w:val="000000"/>
          <w:lang w:eastAsia="fr-FR"/>
        </w:rPr>
        <w:t xml:space="preserve">en cours d’année </w:t>
      </w:r>
    </w:p>
    <w:p w14:paraId="70F7F28A" w14:textId="77777777" w:rsidP="00E453C6" w:rsidR="00412F53" w:rsidRDefault="00412F53" w:rsidRPr="00043626">
      <w:pPr>
        <w:spacing w:after="0"/>
        <w:ind w:firstLine="708"/>
        <w:rPr>
          <w:rFonts w:cs="Arial" w:eastAsia="Times New Roman"/>
          <w:b/>
          <w:bCs/>
          <w:color w:val="000000"/>
          <w:lang w:eastAsia="fr-FR"/>
        </w:rPr>
      </w:pPr>
    </w:p>
    <w:p w14:paraId="73208D8B" w14:textId="77777777" w:rsidP="00E453C6" w:rsidR="001D0725" w:rsidRDefault="00434500">
      <w:pPr>
        <w:pStyle w:val="Sansinterligne"/>
        <w:jc w:val="both"/>
        <w:rPr>
          <w:bCs/>
          <w:lang w:eastAsia="fr-FR"/>
        </w:rPr>
      </w:pPr>
      <w:r>
        <w:rPr>
          <w:bCs/>
          <w:lang w:eastAsia="fr-FR"/>
        </w:rPr>
        <w:t xml:space="preserve">Pour les salariés embauchés en cours d’année de référence, le début de la période de référence correspond au premier jour de travail sur la période de référence. </w:t>
      </w:r>
    </w:p>
    <w:p w14:paraId="42E2FF9D" w14:textId="77777777" w:rsidP="00E453C6" w:rsidR="00434500" w:rsidRDefault="00434500">
      <w:pPr>
        <w:pStyle w:val="Sansinterligne"/>
        <w:jc w:val="both"/>
        <w:rPr>
          <w:bCs/>
          <w:lang w:eastAsia="fr-FR"/>
        </w:rPr>
      </w:pPr>
      <w:r>
        <w:rPr>
          <w:bCs/>
          <w:lang w:eastAsia="fr-FR"/>
        </w:rPr>
        <w:t>Pour les salariés quittant l’entreprise</w:t>
      </w:r>
      <w:r w:rsidR="00107BDB">
        <w:rPr>
          <w:bCs/>
          <w:lang w:eastAsia="fr-FR"/>
        </w:rPr>
        <w:t xml:space="preserve"> en cours d’année de référence</w:t>
      </w:r>
      <w:r>
        <w:rPr>
          <w:bCs/>
          <w:lang w:eastAsia="fr-FR"/>
        </w:rPr>
        <w:t>, la fin de la période de référence correspond au dernier jour de travail sur la période de référence.</w:t>
      </w:r>
    </w:p>
    <w:p w14:paraId="1974F617" w14:textId="77777777" w:rsidP="00E453C6" w:rsidR="00434500" w:rsidRDefault="00434500">
      <w:pPr>
        <w:pStyle w:val="Sansinterligne"/>
        <w:jc w:val="both"/>
        <w:rPr>
          <w:bCs/>
          <w:lang w:eastAsia="fr-FR"/>
        </w:rPr>
      </w:pPr>
    </w:p>
    <w:p w14:paraId="371191D8" w14:textId="77777777" w:rsidP="00E453C6" w:rsidR="00B81219" w:rsidRDefault="00434500">
      <w:pPr>
        <w:pStyle w:val="Sansinterligne"/>
        <w:jc w:val="both"/>
        <w:rPr>
          <w:bCs/>
          <w:lang w:eastAsia="fr-FR"/>
        </w:rPr>
      </w:pPr>
      <w:r w:rsidRPr="00BA1093">
        <w:rPr>
          <w:bCs/>
          <w:lang w:eastAsia="fr-FR"/>
        </w:rPr>
        <w:t xml:space="preserve">Le plafond annuel </w:t>
      </w:r>
      <w:r w:rsidR="00574207" w:rsidRPr="00BA1093">
        <w:rPr>
          <w:bCs/>
          <w:lang w:eastAsia="fr-FR"/>
        </w:rPr>
        <w:t xml:space="preserve">d’heures </w:t>
      </w:r>
      <w:r w:rsidRPr="00BA1093">
        <w:rPr>
          <w:bCs/>
          <w:lang w:eastAsia="fr-FR"/>
        </w:rPr>
        <w:t>sera proratisé</w:t>
      </w:r>
      <w:r w:rsidR="000F750F">
        <w:rPr>
          <w:bCs/>
          <w:lang w:eastAsia="fr-FR"/>
        </w:rPr>
        <w:t xml:space="preserve"> en conséquence</w:t>
      </w:r>
      <w:r w:rsidR="00D64D31">
        <w:rPr>
          <w:bCs/>
          <w:lang w:eastAsia="fr-FR"/>
        </w:rPr>
        <w:t>.</w:t>
      </w:r>
    </w:p>
    <w:p w14:paraId="529A30BC" w14:textId="2479A8F3" w:rsidP="00E453C6" w:rsidR="00FA2C18" w:rsidRDefault="00FA2C18" w:rsidRPr="00A86BDA">
      <w:pPr>
        <w:pStyle w:val="Sansinterligne"/>
        <w:jc w:val="both"/>
        <w:rPr>
          <w:bCs/>
          <w:u w:val="single"/>
          <w:lang w:eastAsia="fr-FR"/>
        </w:rPr>
      </w:pPr>
      <w:r w:rsidRPr="00A86BDA">
        <w:rPr>
          <w:bCs/>
          <w:u w:val="single"/>
          <w:lang w:eastAsia="fr-FR"/>
        </w:rPr>
        <w:t xml:space="preserve">Exemple : </w:t>
      </w:r>
    </w:p>
    <w:p w14:paraId="32CAADC8" w14:textId="06B65D1F" w:rsidP="00EA5A7F" w:rsidR="00FA2C18" w:rsidRDefault="00FA2C18" w:rsidRPr="00A86BDA">
      <w:pPr>
        <w:pStyle w:val="Sansinterligne"/>
        <w:numPr>
          <w:ilvl w:val="0"/>
          <w:numId w:val="12"/>
        </w:numPr>
        <w:jc w:val="both"/>
        <w:rPr>
          <w:bCs/>
          <w:lang w:eastAsia="fr-FR"/>
        </w:rPr>
      </w:pPr>
      <w:r w:rsidRPr="00A86BDA">
        <w:rPr>
          <w:bCs/>
          <w:lang w:eastAsia="fr-FR"/>
        </w:rPr>
        <w:t>Pour un salarié à temps plein sur une moyenne hebdomadaire</w:t>
      </w:r>
      <w:r w:rsidR="006039D6" w:rsidRPr="00A86BDA">
        <w:rPr>
          <w:bCs/>
          <w:lang w:eastAsia="fr-FR"/>
        </w:rPr>
        <w:t xml:space="preserve"> de 39</w:t>
      </w:r>
      <w:r w:rsidRPr="00A86BDA">
        <w:rPr>
          <w:bCs/>
          <w:lang w:eastAsia="fr-FR"/>
        </w:rPr>
        <w:t>h</w:t>
      </w:r>
    </w:p>
    <w:p w14:paraId="5CC464E2" w14:textId="5840A0B0" w:rsidP="00EA5A7F" w:rsidR="00FA2C18" w:rsidRDefault="00FA2C18" w:rsidRPr="00A86BDA">
      <w:pPr>
        <w:pStyle w:val="Sansinterligne"/>
        <w:numPr>
          <w:ilvl w:val="0"/>
          <w:numId w:val="12"/>
        </w:numPr>
        <w:jc w:val="both"/>
        <w:rPr>
          <w:bCs/>
          <w:lang w:eastAsia="fr-FR"/>
        </w:rPr>
      </w:pPr>
      <w:r w:rsidRPr="00A86BDA">
        <w:rPr>
          <w:bCs/>
          <w:lang w:eastAsia="fr-FR"/>
        </w:rPr>
        <w:t>Ensemble des jours fériés chômés dans l’entreprise</w:t>
      </w:r>
    </w:p>
    <w:p w14:paraId="7813262F" w14:textId="19BAE102" w:rsidP="00EA5A7F" w:rsidR="00FA2C18" w:rsidRDefault="00FA2C18" w:rsidRPr="00A86BDA">
      <w:pPr>
        <w:pStyle w:val="Sansinterligne"/>
        <w:numPr>
          <w:ilvl w:val="0"/>
          <w:numId w:val="12"/>
        </w:numPr>
        <w:jc w:val="both"/>
        <w:rPr>
          <w:bCs/>
          <w:lang w:eastAsia="fr-FR"/>
        </w:rPr>
      </w:pPr>
      <w:r w:rsidRPr="00A86BDA">
        <w:rPr>
          <w:bCs/>
          <w:lang w:eastAsia="fr-FR"/>
        </w:rPr>
        <w:t>Période de référence : année civile</w:t>
      </w:r>
    </w:p>
    <w:p w14:paraId="4E5F925F" w14:textId="50A204C7" w:rsidP="00EA5A7F" w:rsidR="00FA2C18" w:rsidRDefault="00FA2C18" w:rsidRPr="00A86BDA">
      <w:pPr>
        <w:pStyle w:val="Sansinterligne"/>
        <w:numPr>
          <w:ilvl w:val="0"/>
          <w:numId w:val="12"/>
        </w:numPr>
        <w:jc w:val="both"/>
        <w:rPr>
          <w:bCs/>
          <w:lang w:eastAsia="fr-FR"/>
        </w:rPr>
      </w:pPr>
      <w:r w:rsidRPr="00A86BDA">
        <w:rPr>
          <w:bCs/>
          <w:lang w:eastAsia="fr-FR"/>
        </w:rPr>
        <w:t>En</w:t>
      </w:r>
      <w:r w:rsidR="006039D6" w:rsidRPr="00A86BDA">
        <w:rPr>
          <w:bCs/>
          <w:lang w:eastAsia="fr-FR"/>
        </w:rPr>
        <w:t>trée en cours d’année : lundi 17/04/2023</w:t>
      </w:r>
    </w:p>
    <w:p w14:paraId="0CF04B4D" w14:textId="5DF85DDD" w:rsidP="00EA5A7F" w:rsidR="00FA2C18" w:rsidRDefault="006039D6" w:rsidRPr="00A86BDA">
      <w:pPr>
        <w:pStyle w:val="Sansinterligne"/>
        <w:numPr>
          <w:ilvl w:val="0"/>
          <w:numId w:val="12"/>
        </w:numPr>
        <w:jc w:val="both"/>
        <w:rPr>
          <w:bCs/>
          <w:lang w:eastAsia="fr-FR"/>
        </w:rPr>
      </w:pPr>
      <w:r w:rsidRPr="00A86BDA">
        <w:rPr>
          <w:bCs/>
          <w:lang w:eastAsia="fr-FR"/>
        </w:rPr>
        <w:t>Pour la période du 17/04/2023 au 31/12/2023 : 17</w:t>
      </w:r>
      <w:r w:rsidR="00B80550">
        <w:rPr>
          <w:bCs/>
          <w:lang w:eastAsia="fr-FR"/>
        </w:rPr>
        <w:t>7</w:t>
      </w:r>
      <w:r w:rsidR="00FA2C18" w:rsidRPr="00A86BDA">
        <w:rPr>
          <w:bCs/>
          <w:lang w:eastAsia="fr-FR"/>
        </w:rPr>
        <w:t xml:space="preserve"> jours ouvrés x 7</w:t>
      </w:r>
      <w:r w:rsidRPr="00A86BDA">
        <w:rPr>
          <w:bCs/>
          <w:lang w:eastAsia="fr-FR"/>
        </w:rPr>
        <w:t>,8h =13</w:t>
      </w:r>
      <w:r w:rsidR="00B80550">
        <w:rPr>
          <w:bCs/>
          <w:lang w:eastAsia="fr-FR"/>
        </w:rPr>
        <w:t>80,6</w:t>
      </w:r>
      <w:r w:rsidR="00FA2C18" w:rsidRPr="00A86BDA">
        <w:rPr>
          <w:bCs/>
          <w:lang w:eastAsia="fr-FR"/>
        </w:rPr>
        <w:t xml:space="preserve"> heures, et déduire le nombre de co</w:t>
      </w:r>
      <w:r w:rsidRPr="00A86BDA">
        <w:rPr>
          <w:bCs/>
          <w:lang w:eastAsia="fr-FR"/>
        </w:rPr>
        <w:t>ngés payés acquis jusqu’au 31/12/2023</w:t>
      </w:r>
      <w:r w:rsidR="00FA2C18" w:rsidRPr="00A86BDA">
        <w:rPr>
          <w:bCs/>
          <w:lang w:eastAsia="fr-FR"/>
        </w:rPr>
        <w:t xml:space="preserve">, </w:t>
      </w:r>
      <w:r w:rsidR="00A86BDA" w:rsidRPr="00A86BDA">
        <w:rPr>
          <w:bCs/>
          <w:lang w:eastAsia="fr-FR"/>
        </w:rPr>
        <w:t>soit </w:t>
      </w:r>
      <w:r w:rsidR="00B80550">
        <w:rPr>
          <w:bCs/>
          <w:lang w:eastAsia="fr-FR"/>
        </w:rPr>
        <w:t>0CP la première année.</w:t>
      </w:r>
    </w:p>
    <w:p w14:paraId="55305AF1" w14:textId="77777777" w:rsidP="00C040E2" w:rsidR="00B80550" w:rsidRDefault="00B80550">
      <w:pPr>
        <w:pStyle w:val="Sansinterligne"/>
        <w:jc w:val="both"/>
        <w:rPr>
          <w:bCs/>
          <w:lang w:eastAsia="fr-FR"/>
        </w:rPr>
      </w:pPr>
    </w:p>
    <w:p w14:paraId="53CB3871" w14:textId="1C35C0C1" w:rsidP="00C040E2" w:rsidR="00C040E2" w:rsidRDefault="00C040E2" w:rsidRPr="00EA5A7F">
      <w:pPr>
        <w:pStyle w:val="Sansinterligne"/>
        <w:jc w:val="both"/>
        <w:rPr>
          <w:bCs/>
          <w:i/>
          <w:sz w:val="20"/>
          <w:lang w:eastAsia="fr-FR"/>
        </w:rPr>
      </w:pPr>
      <w:r w:rsidRPr="00A86BDA">
        <w:rPr>
          <w:bCs/>
          <w:lang w:eastAsia="fr-FR"/>
        </w:rPr>
        <w:t>NB : pour un salarié à temps plein sur une moyenne hebdomadaire de 39h, la journée vaut 7,8h</w:t>
      </w:r>
      <w:r>
        <w:rPr>
          <w:bCs/>
          <w:i/>
          <w:sz w:val="20"/>
          <w:lang w:eastAsia="fr-FR"/>
        </w:rPr>
        <w:t>.</w:t>
      </w:r>
    </w:p>
    <w:p w14:paraId="3814DBDE" w14:textId="6E57D280" w:rsidP="00E453C6" w:rsidR="00B81219" w:rsidRDefault="001E1E8B" w:rsidRPr="00EA5A7F">
      <w:pPr>
        <w:pStyle w:val="Sansinterligne"/>
        <w:jc w:val="both"/>
        <w:rPr>
          <w:bCs/>
          <w:lang w:eastAsia="fr-FR"/>
        </w:rPr>
      </w:pPr>
      <w:r w:rsidRPr="00EA5A7F">
        <w:rPr>
          <w:bCs/>
          <w:lang w:eastAsia="fr-FR"/>
        </w:rPr>
        <w:t>Et indiqué au salarié</w:t>
      </w:r>
      <w:r w:rsidR="00C040E2" w:rsidRPr="00EA5A7F">
        <w:rPr>
          <w:bCs/>
          <w:lang w:eastAsia="fr-FR"/>
        </w:rPr>
        <w:t>,</w:t>
      </w:r>
      <w:r w:rsidRPr="00EA5A7F">
        <w:rPr>
          <w:bCs/>
          <w:lang w:eastAsia="fr-FR"/>
        </w:rPr>
        <w:t xml:space="preserve"> par tout moyen.</w:t>
      </w:r>
    </w:p>
    <w:p w14:paraId="7C48C867" w14:textId="13D9F553" w:rsidP="00E453C6" w:rsidR="002F6838" w:rsidRDefault="002F6838" w:rsidRPr="00EA5A7F">
      <w:pPr>
        <w:pStyle w:val="Sansinterligne"/>
        <w:jc w:val="both"/>
        <w:rPr>
          <w:bCs/>
          <w:lang w:eastAsia="fr-FR"/>
        </w:rPr>
      </w:pPr>
      <w:r w:rsidRPr="00EA5A7F">
        <w:rPr>
          <w:bCs/>
          <w:lang w:eastAsia="fr-FR"/>
        </w:rPr>
        <w:t>Ce prorata fixera le seuil au-dessus duquel des heures supplémentaires seront calculées.</w:t>
      </w:r>
    </w:p>
    <w:p w14:paraId="131C028B" w14:textId="77777777" w:rsidP="00E453C6" w:rsidR="001E1E8B" w:rsidRDefault="001E1E8B">
      <w:pPr>
        <w:pStyle w:val="Sansinterligne"/>
        <w:jc w:val="both"/>
        <w:rPr>
          <w:bCs/>
          <w:highlight w:val="yellow"/>
          <w:lang w:eastAsia="fr-FR"/>
        </w:rPr>
      </w:pPr>
    </w:p>
    <w:p w14:paraId="1343A9AB" w14:textId="4877D58E" w:rsidP="00E453C6" w:rsidR="001811FA" w:rsidRDefault="00B80550">
      <w:pPr>
        <w:pStyle w:val="Bodytext20"/>
        <w:shd w:color="auto" w:fill="auto" w:val="clear"/>
        <w:spacing w:after="0" w:before="0"/>
        <w:ind w:firstLine="0"/>
        <w:rPr>
          <w:rFonts w:asciiTheme="minorHAnsi" w:cstheme="minorBidi" w:eastAsiaTheme="minorHAnsi" w:hAnsiTheme="minorHAnsi"/>
          <w:bCs/>
          <w:sz w:val="22"/>
          <w:szCs w:val="22"/>
          <w:lang w:eastAsia="fr-FR"/>
        </w:rPr>
      </w:pPr>
      <w:r>
        <w:rPr>
          <w:rFonts w:asciiTheme="minorHAnsi" w:cstheme="minorBidi" w:eastAsiaTheme="minorHAnsi" w:hAnsiTheme="minorHAnsi"/>
          <w:bCs/>
          <w:sz w:val="22"/>
          <w:szCs w:val="22"/>
          <w:lang w:eastAsia="fr-FR"/>
        </w:rPr>
        <w:t>E</w:t>
      </w:r>
      <w:r w:rsidR="00434500" w:rsidRPr="00574207">
        <w:rPr>
          <w:rFonts w:asciiTheme="minorHAnsi" w:cstheme="minorBidi" w:eastAsiaTheme="minorHAnsi" w:hAnsiTheme="minorHAnsi"/>
          <w:bCs/>
          <w:sz w:val="22"/>
          <w:szCs w:val="22"/>
          <w:lang w:eastAsia="fr-FR"/>
        </w:rPr>
        <w:t>n cas d'entrée en cours de période</w:t>
      </w:r>
      <w:r w:rsidR="00C040E2">
        <w:rPr>
          <w:rFonts w:asciiTheme="minorHAnsi" w:cstheme="minorBidi" w:eastAsiaTheme="minorHAnsi" w:hAnsiTheme="minorHAnsi"/>
          <w:bCs/>
          <w:sz w:val="22"/>
          <w:szCs w:val="22"/>
          <w:lang w:eastAsia="fr-FR"/>
        </w:rPr>
        <w:t xml:space="preserve"> de référence</w:t>
      </w:r>
      <w:r w:rsidR="00434500" w:rsidRPr="00574207">
        <w:rPr>
          <w:rFonts w:asciiTheme="minorHAnsi" w:cstheme="minorBidi" w:eastAsiaTheme="minorHAnsi" w:hAnsiTheme="minorHAnsi"/>
          <w:bCs/>
          <w:sz w:val="22"/>
          <w:szCs w:val="22"/>
          <w:lang w:eastAsia="fr-FR"/>
        </w:rPr>
        <w:t xml:space="preserve">, le droit à congés payés aura également un impact sur le seuil de </w:t>
      </w:r>
      <w:r w:rsidR="00C040E2">
        <w:rPr>
          <w:rFonts w:asciiTheme="minorHAnsi" w:cstheme="minorBidi" w:eastAsiaTheme="minorHAnsi" w:hAnsiTheme="minorHAnsi"/>
          <w:bCs/>
          <w:sz w:val="22"/>
          <w:szCs w:val="22"/>
          <w:lang w:eastAsia="fr-FR"/>
        </w:rPr>
        <w:t>1790 heures</w:t>
      </w:r>
      <w:r w:rsidR="008D1E28">
        <w:rPr>
          <w:rFonts w:asciiTheme="minorHAnsi" w:cstheme="minorBidi" w:eastAsiaTheme="minorHAnsi" w:hAnsiTheme="minorHAnsi"/>
          <w:bCs/>
          <w:sz w:val="22"/>
          <w:szCs w:val="22"/>
          <w:lang w:eastAsia="fr-FR"/>
        </w:rPr>
        <w:t xml:space="preserve"> (ou le seuil d’heures prévu au contrat pour les salariés à temps partiel)</w:t>
      </w:r>
      <w:r w:rsidR="00434500" w:rsidRPr="00574207">
        <w:rPr>
          <w:rFonts w:asciiTheme="minorHAnsi" w:cstheme="minorBidi" w:eastAsiaTheme="minorHAnsi" w:hAnsiTheme="minorHAnsi"/>
          <w:bCs/>
          <w:sz w:val="22"/>
          <w:szCs w:val="22"/>
          <w:lang w:eastAsia="fr-FR"/>
        </w:rPr>
        <w:t>, en f</w:t>
      </w:r>
      <w:r w:rsidR="008D1E28">
        <w:rPr>
          <w:rFonts w:asciiTheme="minorHAnsi" w:cstheme="minorBidi" w:eastAsiaTheme="minorHAnsi" w:hAnsiTheme="minorHAnsi"/>
          <w:bCs/>
          <w:sz w:val="22"/>
          <w:szCs w:val="22"/>
          <w:lang w:eastAsia="fr-FR"/>
        </w:rPr>
        <w:t xml:space="preserve">onction du nombre de jours de </w:t>
      </w:r>
      <w:r w:rsidR="00885020">
        <w:rPr>
          <w:rFonts w:asciiTheme="minorHAnsi" w:cstheme="minorBidi" w:eastAsiaTheme="minorHAnsi" w:hAnsiTheme="minorHAnsi"/>
          <w:bCs/>
          <w:sz w:val="22"/>
          <w:szCs w:val="22"/>
          <w:lang w:eastAsia="fr-FR"/>
        </w:rPr>
        <w:t>c</w:t>
      </w:r>
      <w:r w:rsidR="008D1E28">
        <w:rPr>
          <w:rFonts w:asciiTheme="minorHAnsi" w:cstheme="minorBidi" w:eastAsiaTheme="minorHAnsi" w:hAnsiTheme="minorHAnsi"/>
          <w:bCs/>
          <w:sz w:val="22"/>
          <w:szCs w:val="22"/>
          <w:lang w:eastAsia="fr-FR"/>
        </w:rPr>
        <w:t>ongés payés</w:t>
      </w:r>
      <w:r w:rsidR="00434500" w:rsidRPr="00574207">
        <w:rPr>
          <w:rFonts w:asciiTheme="minorHAnsi" w:cstheme="minorBidi" w:eastAsiaTheme="minorHAnsi" w:hAnsiTheme="minorHAnsi"/>
          <w:bCs/>
          <w:sz w:val="22"/>
          <w:szCs w:val="22"/>
          <w:lang w:eastAsia="fr-FR"/>
        </w:rPr>
        <w:t xml:space="preserve"> acquis</w:t>
      </w:r>
      <w:r>
        <w:rPr>
          <w:rFonts w:asciiTheme="minorHAnsi" w:cstheme="minorBidi" w:eastAsiaTheme="minorHAnsi" w:hAnsiTheme="minorHAnsi"/>
          <w:bCs/>
          <w:sz w:val="22"/>
          <w:szCs w:val="22"/>
          <w:lang w:eastAsia="fr-FR"/>
        </w:rPr>
        <w:t xml:space="preserve"> la deuxième année.</w:t>
      </w:r>
    </w:p>
    <w:p w14:paraId="25D0CCAE" w14:textId="77777777" w:rsidP="00E453C6" w:rsidR="001811FA" w:rsidRDefault="001811FA">
      <w:pPr>
        <w:pStyle w:val="Bodytext20"/>
        <w:shd w:color="auto" w:fill="auto" w:val="clear"/>
        <w:spacing w:after="0" w:before="0"/>
        <w:ind w:firstLine="0"/>
        <w:rPr>
          <w:rFonts w:asciiTheme="minorHAnsi" w:cstheme="minorBidi" w:eastAsiaTheme="minorHAnsi" w:hAnsiTheme="minorHAnsi"/>
          <w:bCs/>
          <w:sz w:val="22"/>
          <w:szCs w:val="22"/>
          <w:lang w:eastAsia="fr-FR"/>
        </w:rPr>
      </w:pPr>
    </w:p>
    <w:p w14:paraId="0ABDF69C" w14:textId="04598845" w:rsidP="00E453C6" w:rsidR="002F6838" w:rsidRDefault="00434500" w:rsidRPr="00EA5A7F">
      <w:pPr>
        <w:pStyle w:val="Bodytext20"/>
        <w:shd w:color="auto" w:fill="auto" w:val="clear"/>
        <w:spacing w:after="0" w:before="0"/>
        <w:ind w:firstLine="0"/>
        <w:rPr>
          <w:rFonts w:asciiTheme="minorHAnsi" w:cstheme="minorHAnsi" w:hAnsiTheme="minorHAnsi"/>
          <w:sz w:val="22"/>
          <w:szCs w:val="22"/>
        </w:rPr>
      </w:pPr>
      <w:r w:rsidRPr="00574207">
        <w:rPr>
          <w:rFonts w:asciiTheme="minorHAnsi" w:cstheme="minorBidi" w:eastAsiaTheme="minorHAnsi" w:hAnsiTheme="minorHAnsi"/>
          <w:bCs/>
          <w:sz w:val="22"/>
          <w:szCs w:val="22"/>
          <w:lang w:eastAsia="fr-FR"/>
        </w:rPr>
        <w:t xml:space="preserve">En cas de </w:t>
      </w:r>
      <w:r w:rsidR="00C040E2">
        <w:rPr>
          <w:rFonts w:asciiTheme="minorHAnsi" w:cstheme="minorBidi" w:eastAsiaTheme="minorHAnsi" w:hAnsiTheme="minorHAnsi"/>
          <w:bCs/>
          <w:sz w:val="22"/>
          <w:szCs w:val="22"/>
          <w:lang w:eastAsia="fr-FR"/>
        </w:rPr>
        <w:t>départ</w:t>
      </w:r>
      <w:r w:rsidR="00C040E2" w:rsidRPr="00574207">
        <w:rPr>
          <w:rFonts w:asciiTheme="minorHAnsi" w:cstheme="minorBidi" w:eastAsiaTheme="minorHAnsi" w:hAnsiTheme="minorHAnsi"/>
          <w:bCs/>
          <w:sz w:val="22"/>
          <w:szCs w:val="22"/>
          <w:lang w:eastAsia="fr-FR"/>
        </w:rPr>
        <w:t xml:space="preserve"> </w:t>
      </w:r>
      <w:r w:rsidRPr="00574207">
        <w:rPr>
          <w:rFonts w:asciiTheme="minorHAnsi" w:cstheme="minorBidi" w:eastAsiaTheme="minorHAnsi" w:hAnsiTheme="minorHAnsi"/>
          <w:bCs/>
          <w:sz w:val="22"/>
          <w:szCs w:val="22"/>
          <w:lang w:eastAsia="fr-FR"/>
        </w:rPr>
        <w:t>en cours de période</w:t>
      </w:r>
      <w:r w:rsidR="00C040E2">
        <w:rPr>
          <w:rFonts w:asciiTheme="minorHAnsi" w:cstheme="minorBidi" w:eastAsiaTheme="minorHAnsi" w:hAnsiTheme="minorHAnsi"/>
          <w:bCs/>
          <w:sz w:val="22"/>
          <w:szCs w:val="22"/>
          <w:lang w:eastAsia="fr-FR"/>
        </w:rPr>
        <w:t xml:space="preserve"> de référence</w:t>
      </w:r>
      <w:r w:rsidRPr="00574207">
        <w:rPr>
          <w:rFonts w:asciiTheme="minorHAnsi" w:cstheme="minorBidi" w:eastAsiaTheme="minorHAnsi" w:hAnsiTheme="minorHAnsi"/>
          <w:bCs/>
          <w:sz w:val="22"/>
          <w:szCs w:val="22"/>
          <w:lang w:eastAsia="fr-FR"/>
        </w:rPr>
        <w:t xml:space="preserve">, la rémunération sera régularisée sur la base des heures effectivement travaillées depuis le début de la </w:t>
      </w:r>
      <w:r w:rsidRPr="002F6838">
        <w:rPr>
          <w:rFonts w:asciiTheme="minorHAnsi" w:cstheme="minorHAnsi" w:eastAsiaTheme="minorHAnsi" w:hAnsiTheme="minorHAnsi"/>
          <w:bCs/>
          <w:sz w:val="22"/>
          <w:szCs w:val="22"/>
          <w:lang w:eastAsia="fr-FR"/>
        </w:rPr>
        <w:t>période de référence</w:t>
      </w:r>
      <w:r w:rsidR="002F6838" w:rsidRPr="002F6838">
        <w:rPr>
          <w:rFonts w:asciiTheme="minorHAnsi" w:cstheme="minorHAnsi" w:eastAsiaTheme="minorHAnsi" w:hAnsiTheme="minorHAnsi"/>
          <w:bCs/>
          <w:sz w:val="22"/>
          <w:szCs w:val="22"/>
          <w:lang w:eastAsia="fr-FR"/>
        </w:rPr>
        <w:t> </w:t>
      </w:r>
      <w:r w:rsidR="002F6838" w:rsidRPr="00EA5A7F">
        <w:rPr>
          <w:rFonts w:asciiTheme="minorHAnsi" w:cstheme="minorHAnsi" w:hAnsiTheme="minorHAnsi"/>
          <w:sz w:val="22"/>
          <w:szCs w:val="22"/>
        </w:rPr>
        <w:t>:</w:t>
      </w:r>
    </w:p>
    <w:p w14:paraId="5648F498" w14:textId="79CD7DEE" w:rsidP="00EA5A7F" w:rsidR="00434500" w:rsidRDefault="002F6838">
      <w:pPr>
        <w:pStyle w:val="Bodytext20"/>
        <w:numPr>
          <w:ilvl w:val="0"/>
          <w:numId w:val="12"/>
        </w:numPr>
        <w:shd w:color="auto" w:fill="auto" w:val="clear"/>
        <w:spacing w:after="0" w:before="0"/>
        <w:rPr>
          <w:rFonts w:asciiTheme="minorHAnsi" w:cstheme="minorHAnsi" w:hAnsiTheme="minorHAnsi"/>
          <w:sz w:val="22"/>
          <w:szCs w:val="22"/>
        </w:rPr>
      </w:pPr>
      <w:r w:rsidRPr="00EA5A7F">
        <w:rPr>
          <w:rFonts w:asciiTheme="minorHAnsi" w:cstheme="minorHAnsi" w:hAnsiTheme="minorHAnsi"/>
          <w:sz w:val="22"/>
          <w:szCs w:val="22"/>
        </w:rPr>
        <w:t xml:space="preserve">Si </w:t>
      </w:r>
      <w:r w:rsidRPr="002F6838">
        <w:rPr>
          <w:rFonts w:asciiTheme="minorHAnsi" w:cstheme="minorHAnsi" w:hAnsiTheme="minorHAnsi"/>
          <w:sz w:val="22"/>
          <w:szCs w:val="22"/>
        </w:rPr>
        <w:t>le salarié a accompli une durée du travail supérieure à la durée proratisée sur la période de référence</w:t>
      </w:r>
      <w:r>
        <w:rPr>
          <w:rFonts w:asciiTheme="minorHAnsi" w:cstheme="minorHAnsi" w:hAnsiTheme="minorHAnsi"/>
          <w:sz w:val="22"/>
          <w:szCs w:val="22"/>
        </w:rPr>
        <w:t> : il perçoit des heures supplémentaires/</w:t>
      </w:r>
      <w:r w:rsidRPr="00B80550">
        <w:rPr>
          <w:rFonts w:asciiTheme="minorHAnsi" w:cstheme="minorHAnsi" w:hAnsiTheme="minorHAnsi"/>
          <w:sz w:val="22"/>
          <w:szCs w:val="22"/>
        </w:rPr>
        <w:t>complémentaires ;</w:t>
      </w:r>
    </w:p>
    <w:p w14:paraId="67DD0EAF" w14:textId="23F8C232" w:rsidP="00EA5A7F" w:rsidR="002F6838" w:rsidRDefault="002F6838" w:rsidRPr="00EA5A7F">
      <w:pPr>
        <w:pStyle w:val="Bodytext20"/>
        <w:numPr>
          <w:ilvl w:val="0"/>
          <w:numId w:val="12"/>
        </w:numPr>
        <w:shd w:color="auto" w:fill="auto" w:val="clear"/>
        <w:spacing w:after="0" w:before="0"/>
        <w:rPr>
          <w:rFonts w:asciiTheme="minorHAnsi" w:cstheme="minorHAnsi" w:hAnsiTheme="minorHAnsi"/>
          <w:sz w:val="22"/>
          <w:szCs w:val="22"/>
        </w:rPr>
      </w:pPr>
      <w:r>
        <w:rPr>
          <w:rFonts w:asciiTheme="minorHAnsi" w:cstheme="minorHAnsi" w:hAnsiTheme="minorHAnsi"/>
          <w:sz w:val="22"/>
          <w:szCs w:val="22"/>
        </w:rPr>
        <w:t>Si le salarié a accompli moins d’heures que la durée proratisée sur la période de référence : une compensation interviendra sur les salaires dus lors de la dernière échéance de paie, conformément aux dispositions légales.</w:t>
      </w:r>
    </w:p>
    <w:p w14:paraId="47DC4CB3" w14:textId="77777777" w:rsidP="00E453C6" w:rsidR="00E453C6" w:rsidRDefault="00E453C6">
      <w:pPr>
        <w:pStyle w:val="Bodytext20"/>
        <w:shd w:color="auto" w:fill="auto" w:val="clear"/>
        <w:spacing w:after="0" w:before="0"/>
        <w:ind w:firstLine="0"/>
      </w:pPr>
    </w:p>
    <w:p w14:paraId="697754ED" w14:textId="07784230" w:rsidP="00E453C6" w:rsidR="00F56DEC" w:rsidRDefault="005E7F4B">
      <w:pPr>
        <w:spacing w:after="0"/>
        <w:ind w:firstLine="708"/>
        <w:rPr>
          <w:rFonts w:cs="Arial" w:eastAsia="Times New Roman"/>
          <w:b/>
          <w:bCs/>
          <w:color w:val="000000"/>
          <w:lang w:eastAsia="fr-FR"/>
        </w:rPr>
      </w:pPr>
      <w:r>
        <w:rPr>
          <w:rFonts w:cs="Arial" w:eastAsia="Times New Roman"/>
          <w:b/>
          <w:bCs/>
          <w:color w:val="000000"/>
          <w:lang w:eastAsia="fr-FR"/>
        </w:rPr>
        <w:t>3.4</w:t>
      </w:r>
      <w:r w:rsidR="00934710" w:rsidRPr="00934710">
        <w:rPr>
          <w:rFonts w:cs="Arial" w:eastAsia="Times New Roman"/>
          <w:b/>
          <w:bCs/>
          <w:color w:val="000000"/>
          <w:lang w:eastAsia="fr-FR"/>
        </w:rPr>
        <w:t xml:space="preserve"> Gestion</w:t>
      </w:r>
      <w:r w:rsidR="00F56DEC" w:rsidRPr="00934710">
        <w:rPr>
          <w:rFonts w:cs="Arial" w:eastAsia="Times New Roman"/>
          <w:b/>
          <w:bCs/>
          <w:color w:val="000000"/>
          <w:lang w:eastAsia="fr-FR"/>
        </w:rPr>
        <w:t xml:space="preserve"> des absences</w:t>
      </w:r>
    </w:p>
    <w:p w14:paraId="2B8FE5F5" w14:textId="77777777" w:rsidP="00E453C6" w:rsidR="002869CC" w:rsidRDefault="002869CC">
      <w:pPr>
        <w:spacing w:after="0"/>
        <w:ind w:firstLine="708"/>
        <w:rPr>
          <w:rFonts w:cs="Arial" w:eastAsia="Times New Roman"/>
          <w:b/>
          <w:bCs/>
          <w:color w:val="000000"/>
          <w:lang w:eastAsia="fr-FR"/>
        </w:rPr>
      </w:pPr>
    </w:p>
    <w:p w14:paraId="74D10A8E" w14:textId="136FB4C8" w:rsidDel="00CA1CE1" w:rsidP="00EA5A7F" w:rsidR="00CF03FD" w:rsidRDefault="00CF03FD" w:rsidRPr="00CF03FD">
      <w:pPr>
        <w:spacing w:after="0"/>
        <w:rPr>
          <w:del w:author="Camille GERIN" w:date="2020-10-20T16:31:00Z" w:id="2"/>
          <w:rFonts w:cs="Arial" w:eastAsia="Times New Roman"/>
          <w:b/>
          <w:bCs/>
          <w:color w:val="000000"/>
          <w:lang w:eastAsia="fr-FR"/>
        </w:rPr>
      </w:pPr>
    </w:p>
    <w:p w14:paraId="43334193" w14:textId="4C37FA8A" w:rsidP="00E453C6" w:rsidR="003C41A0" w:rsidRDefault="00EA5A7F">
      <w:pPr>
        <w:spacing w:after="0"/>
        <w:jc w:val="both"/>
        <w:rPr>
          <w:rFonts w:cs="Arial" w:eastAsia="Times New Roman"/>
          <w:bCs/>
          <w:color w:val="000000"/>
          <w:lang w:eastAsia="fr-FR"/>
        </w:rPr>
      </w:pPr>
      <w:r>
        <w:rPr>
          <w:rFonts w:cs="Arial" w:eastAsia="Times New Roman"/>
          <w:bCs/>
          <w:color w:val="000000"/>
          <w:lang w:eastAsia="fr-FR"/>
        </w:rPr>
        <w:t>L</w:t>
      </w:r>
      <w:r w:rsidR="003C41A0" w:rsidRPr="005C4C8B">
        <w:rPr>
          <w:rFonts w:cs="Arial" w:eastAsia="Times New Roman"/>
          <w:bCs/>
          <w:color w:val="000000"/>
          <w:lang w:eastAsia="fr-FR"/>
        </w:rPr>
        <w:t>es absences rémunérées</w:t>
      </w:r>
      <w:r w:rsidR="003C41A0">
        <w:rPr>
          <w:rFonts w:cs="Arial" w:eastAsia="Times New Roman"/>
          <w:bCs/>
          <w:color w:val="000000"/>
          <w:lang w:eastAsia="fr-FR"/>
        </w:rPr>
        <w:t xml:space="preserve"> ou indemnisées, les congés et autorisations d’absence auxquels les salariés ont droit en application de stipulations conventionnelles, ainsi que les absences justifiées par l’incapacité résultant de maladie ou d’accident, ne peuvent faire l’objet d’une récupération par le salarié. Il en est de même pour les absences non rémunérées.</w:t>
      </w:r>
    </w:p>
    <w:p w14:paraId="20678895" w14:textId="77777777" w:rsidP="00E453C6" w:rsidR="00E453C6" w:rsidRDefault="00E453C6">
      <w:pPr>
        <w:spacing w:after="0"/>
        <w:jc w:val="both"/>
        <w:rPr>
          <w:rFonts w:cs="Arial" w:eastAsia="Times New Roman"/>
          <w:bCs/>
          <w:color w:val="000000"/>
          <w:lang w:eastAsia="fr-FR"/>
        </w:rPr>
      </w:pPr>
    </w:p>
    <w:p w14:paraId="3EEF9059" w14:textId="77777777" w:rsidP="00E453C6" w:rsidR="004A1707" w:rsidRDefault="004A1707">
      <w:pPr>
        <w:spacing w:after="0"/>
        <w:jc w:val="both"/>
        <w:rPr>
          <w:rFonts w:cs="Arial"/>
          <w:color w:val="000000"/>
          <w:shd w:color="auto" w:fill="FFFFFF" w:val="clear"/>
        </w:rPr>
      </w:pPr>
      <w:r w:rsidRPr="00C466A9">
        <w:rPr>
          <w:rFonts w:cs="Arial"/>
          <w:color w:val="000000"/>
          <w:shd w:color="auto" w:fill="FFFFFF" w:val="clear"/>
        </w:rPr>
        <w:t xml:space="preserve">Les absences sont comptabilisées </w:t>
      </w:r>
      <w:r w:rsidRPr="00C466A9">
        <w:rPr>
          <w:rFonts w:cs="Arial"/>
          <w:shd w:color="auto" w:fill="FFFFFF" w:val="clear"/>
        </w:rPr>
        <w:t xml:space="preserve">en fonction du nombre d'heures de travail planifiées </w:t>
      </w:r>
      <w:r w:rsidRPr="00C466A9">
        <w:rPr>
          <w:rFonts w:cs="Arial"/>
          <w:color w:val="000000"/>
          <w:shd w:color="auto" w:fill="FFFFFF" w:val="clear"/>
        </w:rPr>
        <w:t>dans le cadre du programme défini conformément aux dispositions de l’article 4 ci-après.</w:t>
      </w:r>
    </w:p>
    <w:p w14:paraId="2A9D301A" w14:textId="52E6A9AF" w:rsidP="00E453C6" w:rsidR="00CF03FD" w:rsidRDefault="008D7852">
      <w:pPr>
        <w:spacing w:after="0"/>
        <w:jc w:val="both"/>
        <w:rPr>
          <w:rFonts w:cs="Arial"/>
          <w:color w:val="000000"/>
          <w:shd w:color="auto" w:fill="FFFFFF" w:val="clear"/>
        </w:rPr>
      </w:pPr>
      <w:r>
        <w:rPr>
          <w:rFonts w:cs="Arial"/>
          <w:color w:val="000000"/>
          <w:shd w:color="auto" w:fill="FFFFFF" w:val="clear"/>
        </w:rPr>
        <w:t>La durée de l’absence vient en déduction du seuil de déclenchement des heures supplémentaires. Autrement dit, ce dernier est abaissé du nombre d’heures de travail planifiées dans le cadre du programme défini.</w:t>
      </w:r>
    </w:p>
    <w:p w14:paraId="76088DC4" w14:textId="3DFEFE5D" w:rsidP="00E453C6" w:rsidR="00B973DC" w:rsidRDefault="00B973DC">
      <w:pPr>
        <w:spacing w:after="0"/>
        <w:jc w:val="both"/>
        <w:rPr>
          <w:rFonts w:cs="Arial"/>
          <w:color w:val="000000"/>
          <w:shd w:color="auto" w:fill="FFFFFF" w:val="clear"/>
        </w:rPr>
      </w:pPr>
    </w:p>
    <w:p w14:paraId="5E49009B" w14:textId="77777777" w:rsidP="00B80550" w:rsidR="00B80550" w:rsidRDefault="00B80550" w:rsidRPr="00FC3193">
      <w:pPr>
        <w:spacing w:after="0"/>
        <w:jc w:val="both"/>
        <w:rPr>
          <w:rFonts w:cs="Arial"/>
          <w:color w:val="000000"/>
          <w:shd w:color="auto" w:fill="FFFFFF" w:val="clear"/>
        </w:rPr>
      </w:pPr>
      <w:r w:rsidRPr="00FC3193">
        <w:rPr>
          <w:rFonts w:cs="Arial"/>
          <w:color w:val="000000"/>
          <w:shd w:color="auto" w:fill="FFFFFF" w:val="clear"/>
        </w:rPr>
        <w:t>Concernant le seuil de déclenchement des heures supplémentaires, la durée de l’absence est évaluée</w:t>
      </w:r>
      <w:r w:rsidRPr="00FC3193">
        <w:rPr>
          <w:rFonts w:cs="Arial"/>
          <w:color w:val="000000"/>
          <w:shd w:color="auto" w:fill="FFFFFF" w:val="clear"/>
        </w:rPr>
        <w:br/>
        <w:t>à partir de la durée hebdomadaire moyenne de modulation applicable dans l’entreprise.</w:t>
      </w:r>
    </w:p>
    <w:p w14:paraId="7A710E92" w14:textId="31A92708" w:rsidP="00B80550" w:rsidR="00B80550" w:rsidRDefault="00B80550">
      <w:pPr>
        <w:spacing w:after="0"/>
        <w:jc w:val="both"/>
        <w:rPr>
          <w:ins w:author="Camille GERIN" w:date="2020-10-20T14:51:00Z" w:id="3"/>
          <w:rFonts w:cs="Arial"/>
          <w:color w:val="000000"/>
          <w:shd w:color="auto" w:fill="FFFFFF" w:val="clear"/>
        </w:rPr>
      </w:pPr>
      <w:r w:rsidRPr="00FC3193">
        <w:rPr>
          <w:rFonts w:cs="Arial"/>
          <w:color w:val="000000"/>
          <w:shd w:color="auto" w:fill="FFFFFF" w:val="clear"/>
        </w:rPr>
        <w:br/>
        <w:t>Il en est différemment pour les autres absences (absences non rémunérées/ congés sans solde) : ces</w:t>
      </w:r>
      <w:r w:rsidRPr="00FC3193">
        <w:rPr>
          <w:rFonts w:cs="Arial"/>
          <w:color w:val="000000"/>
          <w:shd w:color="auto" w:fill="FFFFFF" w:val="clear"/>
        </w:rPr>
        <w:br/>
        <w:t>absences ne doivent pas être prises en compte dans le temps de travail pour déterminer, en fin de</w:t>
      </w:r>
      <w:r w:rsidRPr="00FC3193">
        <w:rPr>
          <w:rFonts w:cs="Arial"/>
          <w:color w:val="000000"/>
          <w:shd w:color="auto" w:fill="FFFFFF" w:val="clear"/>
        </w:rPr>
        <w:br/>
        <w:t>période, si le salarié a droit à des heures supplémentaires</w:t>
      </w:r>
    </w:p>
    <w:p w14:paraId="23D005A5" w14:textId="77777777" w:rsidP="00E453C6" w:rsidR="00CF03FD" w:rsidRDefault="00CF03FD">
      <w:pPr>
        <w:spacing w:after="0"/>
        <w:jc w:val="both"/>
        <w:rPr>
          <w:rFonts w:cs="Arial"/>
          <w:color w:val="000000"/>
          <w:shd w:color="auto" w:fill="FFFFFF" w:val="clear"/>
        </w:rPr>
      </w:pPr>
    </w:p>
    <w:p w14:paraId="71256D7D" w14:textId="77777777" w:rsidP="00E453C6" w:rsidR="00434500" w:rsidRDefault="00BB3FED" w:rsidRPr="00BB3FED">
      <w:pPr>
        <w:spacing w:after="0"/>
        <w:jc w:val="both"/>
        <w:rPr>
          <w:rFonts w:cs="Arial" w:eastAsia="Times New Roman"/>
          <w:b/>
          <w:color w:val="000000"/>
          <w:u w:val="single"/>
          <w:lang w:eastAsia="fr-FR"/>
        </w:rPr>
      </w:pPr>
      <w:r w:rsidRPr="005E211A">
        <w:rPr>
          <w:rFonts w:cs="Arial" w:eastAsia="Times New Roman"/>
          <w:b/>
          <w:color w:val="000000"/>
          <w:u w:val="single"/>
          <w:lang w:eastAsia="fr-FR"/>
        </w:rPr>
        <w:t>Article 4 : Modalités de mise en place et de suivi</w:t>
      </w:r>
    </w:p>
    <w:p w14:paraId="43E6519E" w14:textId="77777777" w:rsidP="00E453C6" w:rsidR="00434500" w:rsidRDefault="00434500">
      <w:pPr>
        <w:spacing w:after="0"/>
        <w:jc w:val="both"/>
        <w:rPr>
          <w:rFonts w:cs="Arial" w:eastAsia="Times New Roman"/>
          <w:color w:val="000000"/>
          <w:lang w:eastAsia="fr-FR"/>
        </w:rPr>
      </w:pPr>
    </w:p>
    <w:p w14:paraId="75D5F8E1" w14:textId="77777777" w:rsidP="00E453C6" w:rsidR="00991D10" w:rsidRDefault="00BB3FED">
      <w:pPr>
        <w:spacing w:after="0"/>
        <w:ind w:firstLine="708"/>
        <w:rPr>
          <w:rFonts w:cs="Arial" w:eastAsia="Times New Roman"/>
          <w:b/>
          <w:bCs/>
          <w:color w:val="000000"/>
          <w:lang w:eastAsia="fr-FR"/>
        </w:rPr>
      </w:pPr>
      <w:r w:rsidRPr="00BB3FED">
        <w:rPr>
          <w:rFonts w:cs="Arial" w:eastAsia="Times New Roman"/>
          <w:b/>
          <w:bCs/>
          <w:color w:val="000000"/>
          <w:lang w:eastAsia="fr-FR"/>
        </w:rPr>
        <w:t xml:space="preserve">4.1 </w:t>
      </w:r>
      <w:r w:rsidR="00FE5E57" w:rsidRPr="00BB3FED">
        <w:rPr>
          <w:rFonts w:cs="Arial" w:eastAsia="Times New Roman"/>
          <w:b/>
          <w:bCs/>
          <w:color w:val="000000"/>
          <w:lang w:eastAsia="fr-FR"/>
        </w:rPr>
        <w:t>Dispositif de</w:t>
      </w:r>
      <w:r w:rsidR="00991D10" w:rsidRPr="00BB3FED">
        <w:rPr>
          <w:rFonts w:cs="Arial" w:eastAsia="Times New Roman"/>
          <w:b/>
          <w:bCs/>
          <w:color w:val="000000"/>
          <w:lang w:eastAsia="fr-FR"/>
        </w:rPr>
        <w:t xml:space="preserve"> </w:t>
      </w:r>
      <w:r w:rsidR="00FE5E57" w:rsidRPr="00BB3FED">
        <w:rPr>
          <w:rFonts w:cs="Arial" w:eastAsia="Times New Roman"/>
          <w:b/>
          <w:bCs/>
          <w:color w:val="000000"/>
          <w:lang w:eastAsia="fr-FR"/>
        </w:rPr>
        <w:t xml:space="preserve">répartition du travail sur l’année  </w:t>
      </w:r>
    </w:p>
    <w:p w14:paraId="2CB9D1D1" w14:textId="77777777" w:rsidP="00E453C6" w:rsidR="00412F53" w:rsidRDefault="00412F53" w:rsidRPr="00BB3FED">
      <w:pPr>
        <w:spacing w:after="0"/>
        <w:ind w:firstLine="708"/>
        <w:rPr>
          <w:rFonts w:cs="Arial" w:eastAsia="Times New Roman"/>
          <w:b/>
          <w:bCs/>
          <w:color w:val="000000"/>
          <w:lang w:eastAsia="fr-FR"/>
        </w:rPr>
      </w:pPr>
    </w:p>
    <w:p w14:paraId="6FB2FEFD" w14:textId="77777777" w:rsidP="00E453C6" w:rsidR="00991D10" w:rsidRDefault="005E211A" w:rsidRPr="00F27780">
      <w:pPr>
        <w:spacing w:after="0"/>
        <w:jc w:val="both"/>
        <w:rPr>
          <w:rFonts w:cs="Arial" w:eastAsia="Times New Roman"/>
          <w:lang w:eastAsia="fr-FR"/>
        </w:rPr>
      </w:pPr>
      <w:r w:rsidRPr="00F27780">
        <w:rPr>
          <w:rFonts w:cs="Arial" w:eastAsia="Times New Roman"/>
          <w:lang w:eastAsia="fr-FR"/>
        </w:rPr>
        <w:t>Pour les salariés à temps plein, l</w:t>
      </w:r>
      <w:r w:rsidR="007B493B" w:rsidRPr="00F27780">
        <w:rPr>
          <w:rFonts w:cs="Arial" w:eastAsia="Times New Roman"/>
          <w:lang w:eastAsia="fr-FR"/>
        </w:rPr>
        <w:t>’horaire collectif peut varier d’une semaine à l’autre dans la limite d’un horaire hebdomadaire minimal fixé en période basse à 0 heure et d’un horaire hebdomad</w:t>
      </w:r>
      <w:r w:rsidR="007738B8" w:rsidRPr="00F27780">
        <w:rPr>
          <w:rFonts w:cs="Arial" w:eastAsia="Times New Roman"/>
          <w:lang w:eastAsia="fr-FR"/>
        </w:rPr>
        <w:t>aire en période haute fixée à 48</w:t>
      </w:r>
      <w:r w:rsidR="007B493B" w:rsidRPr="00F27780">
        <w:rPr>
          <w:rFonts w:cs="Arial" w:eastAsia="Times New Roman"/>
          <w:lang w:eastAsia="fr-FR"/>
        </w:rPr>
        <w:t xml:space="preserve"> heures de travail effectif</w:t>
      </w:r>
      <w:r w:rsidR="0042296B" w:rsidRPr="00F27780">
        <w:rPr>
          <w:rFonts w:cs="Arial" w:eastAsia="Times New Roman"/>
          <w:lang w:eastAsia="fr-FR"/>
        </w:rPr>
        <w:t>, sans pour autant dépasser 44 heures en moyenne sur 12 semaines consécutives.</w:t>
      </w:r>
    </w:p>
    <w:p w14:paraId="40ED155D" w14:textId="77777777" w:rsidP="00E453C6" w:rsidR="005E211A" w:rsidRDefault="005E211A" w:rsidRPr="00F27780">
      <w:pPr>
        <w:spacing w:after="0"/>
        <w:jc w:val="both"/>
        <w:rPr>
          <w:rFonts w:cs="Arial" w:eastAsia="Times New Roman"/>
          <w:lang w:eastAsia="fr-FR"/>
        </w:rPr>
      </w:pPr>
    </w:p>
    <w:p w14:paraId="0DC10C4F" w14:textId="77777777" w:rsidP="00F27780" w:rsidR="00F27780" w:rsidRDefault="00F27780" w:rsidRPr="00F27780">
      <w:pPr>
        <w:spacing w:after="0"/>
        <w:jc w:val="both"/>
        <w:rPr>
          <w:rFonts w:cs="Arial" w:eastAsia="Times New Roman"/>
          <w:lang w:eastAsia="fr-FR"/>
        </w:rPr>
      </w:pPr>
      <w:r w:rsidRPr="00F27780">
        <w:rPr>
          <w:rFonts w:cs="Arial" w:eastAsia="Times New Roman"/>
          <w:lang w:eastAsia="fr-FR"/>
        </w:rPr>
        <w:t xml:space="preserve">Pour les salariés à temps partiel, l’horaire collectif peut varier d’une semaine à l’autre dans la limite d’un horaire hebdomadaire minimal fixé en période basse à 0 heure et d’un horaire hebdomadaire en période haute fixée à 48 heures de travail effectif, sans pour autant dépasser 44 heures en moyenne sur 12 semaines consécutives.   </w:t>
      </w:r>
    </w:p>
    <w:p w14:paraId="3AD7D36B" w14:textId="77777777" w:rsidP="00E453C6" w:rsidR="00C06746" w:rsidRDefault="00C06746" w:rsidRPr="00F27780">
      <w:pPr>
        <w:spacing w:after="0"/>
        <w:jc w:val="both"/>
        <w:rPr>
          <w:rFonts w:cs="Arial" w:eastAsia="Times New Roman"/>
          <w:lang w:eastAsia="fr-FR"/>
        </w:rPr>
      </w:pPr>
    </w:p>
    <w:p w14:paraId="39A75972" w14:textId="2BED1485" w:rsidP="00E453C6" w:rsidR="00D20D8C" w:rsidRDefault="00D20D8C" w:rsidRPr="00F27780">
      <w:pPr>
        <w:spacing w:after="0"/>
        <w:jc w:val="both"/>
        <w:rPr>
          <w:rFonts w:cs="Arial" w:eastAsia="Times New Roman"/>
          <w:lang w:eastAsia="fr-FR"/>
        </w:rPr>
      </w:pPr>
      <w:r w:rsidRPr="00F27780">
        <w:rPr>
          <w:rFonts w:cs="Arial" w:eastAsia="Times New Roman"/>
          <w:lang w:eastAsia="fr-FR"/>
        </w:rPr>
        <w:t>Pour les salariés à temps partiel, les horaires de travail des salariés effectuant une durée de travail inférieure à la durée minimale de travail mentionnée à l’article L.3123-7 du Code du travail, sont regroupés sur des journées ou des demi-journées régulières ou complètes fixées au contrat de travail.</w:t>
      </w:r>
    </w:p>
    <w:p w14:paraId="1B0BD16C" w14:textId="77777777" w:rsidP="00E453C6" w:rsidR="00412F53" w:rsidRDefault="00412F53">
      <w:pPr>
        <w:spacing w:after="0"/>
        <w:jc w:val="both"/>
        <w:rPr>
          <w:rFonts w:cs="Arial" w:eastAsia="Times New Roman"/>
          <w:color w:val="000000"/>
          <w:lang w:eastAsia="fr-FR"/>
        </w:rPr>
      </w:pPr>
    </w:p>
    <w:p w14:paraId="2F6DCF90" w14:textId="457D7356" w:rsidP="00E453C6" w:rsidR="003D384A" w:rsidRDefault="003D384A">
      <w:pPr>
        <w:spacing w:after="0"/>
        <w:jc w:val="both"/>
        <w:rPr>
          <w:rFonts w:cs="Arial" w:eastAsia="Times New Roman"/>
          <w:color w:val="000000"/>
          <w:lang w:eastAsia="fr-FR"/>
        </w:rPr>
      </w:pPr>
      <w:r>
        <w:rPr>
          <w:rFonts w:cs="Arial" w:eastAsia="Times New Roman"/>
          <w:color w:val="000000"/>
          <w:lang w:eastAsia="fr-FR"/>
        </w:rPr>
        <w:t>En tout état de cause, i</w:t>
      </w:r>
      <w:r w:rsidRPr="007B41A6">
        <w:rPr>
          <w:rFonts w:ascii="Arial" w:cs="Arial" w:hAnsi="Arial"/>
        </w:rPr>
        <w:t xml:space="preserve">l </w:t>
      </w:r>
      <w:r w:rsidRPr="003D384A">
        <w:rPr>
          <w:rFonts w:cs="Arial" w:eastAsia="Times New Roman"/>
          <w:color w:val="000000"/>
          <w:lang w:eastAsia="fr-FR"/>
        </w:rPr>
        <w:t>est rappelé que les dispositions légales et conventionnelles relatives aux durées maximales</w:t>
      </w:r>
      <w:r>
        <w:rPr>
          <w:rFonts w:cs="Arial" w:eastAsia="Times New Roman"/>
          <w:color w:val="000000"/>
          <w:lang w:eastAsia="fr-FR"/>
        </w:rPr>
        <w:t xml:space="preserve"> quotidiennes</w:t>
      </w:r>
      <w:r w:rsidRPr="003D384A">
        <w:rPr>
          <w:rFonts w:cs="Arial" w:eastAsia="Times New Roman"/>
          <w:color w:val="000000"/>
          <w:lang w:eastAsia="fr-FR"/>
        </w:rPr>
        <w:t xml:space="preserve"> de travail</w:t>
      </w:r>
      <w:r>
        <w:rPr>
          <w:rFonts w:cs="Arial" w:eastAsia="Times New Roman"/>
          <w:color w:val="000000"/>
          <w:lang w:eastAsia="fr-FR"/>
        </w:rPr>
        <w:t xml:space="preserve"> et de repos </w:t>
      </w:r>
      <w:r w:rsidRPr="003D384A">
        <w:rPr>
          <w:rFonts w:cs="Arial" w:eastAsia="Times New Roman"/>
          <w:color w:val="000000"/>
          <w:lang w:eastAsia="fr-FR"/>
        </w:rPr>
        <w:t>demeurent applicables</w:t>
      </w:r>
      <w:r w:rsidR="002F6A71">
        <w:rPr>
          <w:rFonts w:cs="Arial" w:eastAsia="Times New Roman"/>
          <w:color w:val="000000"/>
          <w:lang w:eastAsia="fr-FR"/>
        </w:rPr>
        <w:t xml:space="preserve">, </w:t>
      </w:r>
      <w:r w:rsidR="002F6A71" w:rsidRPr="00F27780">
        <w:rPr>
          <w:rFonts w:cs="Arial" w:eastAsia="Times New Roman"/>
          <w:color w:val="000000"/>
          <w:lang w:eastAsia="fr-FR"/>
        </w:rPr>
        <w:t>ainsi que pour les salariés à temps partiel, le régime des interruptions d’activité.</w:t>
      </w:r>
    </w:p>
    <w:p w14:paraId="22C08B0D" w14:textId="77777777" w:rsidP="00E453C6" w:rsidR="00FB7EFA" w:rsidRDefault="00FB7EFA">
      <w:pPr>
        <w:spacing w:after="0"/>
        <w:jc w:val="both"/>
        <w:rPr>
          <w:rFonts w:cs="Arial" w:eastAsia="Times New Roman"/>
          <w:color w:val="000000"/>
          <w:lang w:eastAsia="fr-FR"/>
        </w:rPr>
      </w:pPr>
    </w:p>
    <w:p w14:paraId="6BF3C0AA" w14:textId="54FC90E1" w:rsidP="00E453C6" w:rsidR="00873E25" w:rsidRDefault="00040122">
      <w:pPr>
        <w:spacing w:after="0"/>
        <w:ind w:firstLine="708"/>
        <w:jc w:val="both"/>
        <w:rPr>
          <w:rFonts w:cs="Arial" w:eastAsia="Times New Roman"/>
          <w:b/>
          <w:color w:val="000000"/>
          <w:lang w:eastAsia="fr-FR"/>
        </w:rPr>
      </w:pPr>
      <w:r w:rsidRPr="00040122">
        <w:rPr>
          <w:rFonts w:cs="Arial" w:eastAsia="Times New Roman"/>
          <w:b/>
          <w:color w:val="000000"/>
          <w:lang w:eastAsia="fr-FR"/>
        </w:rPr>
        <w:t xml:space="preserve">4.2 </w:t>
      </w:r>
      <w:r w:rsidR="00A27FBD" w:rsidRPr="00040122">
        <w:rPr>
          <w:rFonts w:cs="Arial" w:eastAsia="Times New Roman"/>
          <w:b/>
          <w:color w:val="000000"/>
          <w:lang w:eastAsia="fr-FR"/>
        </w:rPr>
        <w:t>Programmation</w:t>
      </w:r>
      <w:r w:rsidR="00DE6D4F">
        <w:rPr>
          <w:rFonts w:cs="Arial" w:eastAsia="Times New Roman"/>
          <w:b/>
          <w:color w:val="000000"/>
          <w:lang w:eastAsia="fr-FR"/>
        </w:rPr>
        <w:t xml:space="preserve"> indi</w:t>
      </w:r>
      <w:r w:rsidR="003F387B">
        <w:rPr>
          <w:rFonts w:cs="Arial" w:eastAsia="Times New Roman"/>
          <w:b/>
          <w:color w:val="000000"/>
          <w:lang w:eastAsia="fr-FR"/>
        </w:rPr>
        <w:t xml:space="preserve">cative </w:t>
      </w:r>
    </w:p>
    <w:p w14:paraId="784EF0C9" w14:textId="77777777" w:rsidP="00E453C6" w:rsidR="002869CC" w:rsidRDefault="002869CC">
      <w:pPr>
        <w:spacing w:after="0"/>
        <w:ind w:firstLine="708"/>
        <w:jc w:val="both"/>
        <w:rPr>
          <w:ins w:author="Camille GERIN" w:date="2020-10-20T16:17:00Z" w:id="4"/>
          <w:rFonts w:cs="Arial" w:eastAsia="Times New Roman"/>
          <w:b/>
          <w:color w:val="000000"/>
          <w:lang w:eastAsia="fr-FR"/>
        </w:rPr>
      </w:pPr>
    </w:p>
    <w:p w14:paraId="4409BC72" w14:textId="77777777" w:rsidP="00873E25" w:rsidR="00873E25" w:rsidRDefault="00873E25">
      <w:pPr>
        <w:spacing w:after="0"/>
        <w:jc w:val="both"/>
        <w:rPr>
          <w:rFonts w:cs="Arial" w:eastAsia="Times New Roman"/>
          <w:color w:val="000000"/>
          <w:lang w:eastAsia="fr-FR"/>
        </w:rPr>
      </w:pPr>
      <w:r w:rsidRPr="0027351A">
        <w:rPr>
          <w:rFonts w:cs="Arial" w:eastAsia="Times New Roman"/>
          <w:color w:val="000000"/>
          <w:lang w:eastAsia="fr-FR"/>
        </w:rPr>
        <w:t>Le programme indicatif annuel de la répartition des horaires devr</w:t>
      </w:r>
      <w:r>
        <w:rPr>
          <w:rFonts w:cs="Arial" w:eastAsia="Times New Roman"/>
          <w:color w:val="000000"/>
          <w:lang w:eastAsia="fr-FR"/>
        </w:rPr>
        <w:t>a</w:t>
      </w:r>
      <w:r w:rsidRPr="0027351A">
        <w:rPr>
          <w:rFonts w:cs="Arial" w:eastAsia="Times New Roman"/>
          <w:color w:val="000000"/>
          <w:lang w:eastAsia="fr-FR"/>
        </w:rPr>
        <w:t xml:space="preserve"> être soumis pour avis au comité social et économique, s’il existe, avant sa mise en œuvre. </w:t>
      </w:r>
    </w:p>
    <w:p w14:paraId="448F424C" w14:textId="77777777" w:rsidP="00873E25" w:rsidR="00873E25" w:rsidRDefault="00873E25" w:rsidRPr="0027351A">
      <w:pPr>
        <w:spacing w:after="0"/>
        <w:jc w:val="both"/>
        <w:rPr>
          <w:rFonts w:cs="Arial" w:eastAsia="Times New Roman"/>
          <w:color w:val="000000"/>
          <w:lang w:eastAsia="fr-FR"/>
        </w:rPr>
      </w:pPr>
    </w:p>
    <w:p w14:paraId="46EF3221" w14:textId="77777777" w:rsidP="00873E25" w:rsidR="00873E25" w:rsidRDefault="00873E25">
      <w:pPr>
        <w:spacing w:after="0"/>
        <w:jc w:val="both"/>
        <w:rPr>
          <w:rFonts w:cs="Arial"/>
          <w:color w:val="000000"/>
          <w:szCs w:val="17"/>
        </w:rPr>
      </w:pPr>
      <w:r w:rsidRPr="0027351A">
        <w:rPr>
          <w:rFonts w:cs="Arial"/>
          <w:color w:val="000000"/>
          <w:szCs w:val="17"/>
        </w:rPr>
        <w:t xml:space="preserve">Puis, un planning annuel indicatif reprenant les périodes de faibles et de fortes activités </w:t>
      </w:r>
      <w:r w:rsidRPr="0027351A">
        <w:rPr>
          <w:rFonts w:cs="Arial" w:eastAsia="Times New Roman"/>
          <w:color w:val="000000"/>
          <w:lang w:eastAsia="fr-FR"/>
        </w:rPr>
        <w:t>pour l’ensemble de la période de modulation,</w:t>
      </w:r>
      <w:r w:rsidRPr="0027351A">
        <w:rPr>
          <w:rFonts w:cs="Arial"/>
          <w:color w:val="000000"/>
          <w:szCs w:val="17"/>
        </w:rPr>
        <w:t xml:space="preserve"> propre au salarié, sera remis </w:t>
      </w:r>
      <w:r w:rsidRPr="005E4FFA">
        <w:rPr>
          <w:rFonts w:cs="Arial"/>
          <w:color w:val="00B050"/>
          <w:szCs w:val="17"/>
        </w:rPr>
        <w:t xml:space="preserve">1 mois </w:t>
      </w:r>
      <w:r w:rsidRPr="0027351A">
        <w:rPr>
          <w:rFonts w:cs="Arial"/>
          <w:color w:val="000000"/>
          <w:szCs w:val="17"/>
        </w:rPr>
        <w:t xml:space="preserve">avant le début de chaque </w:t>
      </w:r>
      <w:r w:rsidRPr="0027351A">
        <w:rPr>
          <w:rFonts w:cs="Arial" w:eastAsia="Times New Roman"/>
          <w:color w:val="000000"/>
          <w:lang w:eastAsia="fr-FR"/>
        </w:rPr>
        <w:t>période de référence</w:t>
      </w:r>
      <w:r w:rsidRPr="0027351A">
        <w:rPr>
          <w:rFonts w:cs="Arial"/>
          <w:color w:val="000000"/>
          <w:szCs w:val="17"/>
        </w:rPr>
        <w:t>.</w:t>
      </w:r>
    </w:p>
    <w:p w14:paraId="21DC6B3A" w14:textId="77777777" w:rsidP="00E453C6" w:rsidR="00873E25" w:rsidRDefault="00873E25">
      <w:pPr>
        <w:spacing w:after="0"/>
        <w:ind w:firstLine="708"/>
        <w:jc w:val="both"/>
        <w:rPr>
          <w:rFonts w:cs="Arial" w:eastAsia="Times New Roman"/>
          <w:b/>
          <w:color w:val="000000"/>
          <w:lang w:eastAsia="fr-FR"/>
        </w:rPr>
      </w:pPr>
    </w:p>
    <w:p w14:paraId="4FA32CFE" w14:textId="3A77666A" w:rsidP="00E453C6" w:rsidR="00DC79B0" w:rsidRDefault="00873E25">
      <w:pPr>
        <w:spacing w:after="0"/>
        <w:ind w:firstLine="708"/>
        <w:jc w:val="both"/>
        <w:rPr>
          <w:rFonts w:cs="Arial" w:eastAsia="Times New Roman"/>
          <w:b/>
          <w:color w:val="000000"/>
          <w:lang w:eastAsia="fr-FR"/>
        </w:rPr>
      </w:pPr>
      <w:r>
        <w:rPr>
          <w:rFonts w:cs="Arial" w:eastAsia="Times New Roman"/>
          <w:b/>
          <w:color w:val="000000"/>
          <w:lang w:eastAsia="fr-FR"/>
        </w:rPr>
        <w:t>4.3 M</w:t>
      </w:r>
      <w:r w:rsidR="00DC79B0">
        <w:rPr>
          <w:rFonts w:cs="Arial" w:eastAsia="Times New Roman"/>
          <w:b/>
          <w:color w:val="000000"/>
          <w:lang w:eastAsia="fr-FR"/>
        </w:rPr>
        <w:t>odification de la durée ou de l’horaire de travail</w:t>
      </w:r>
      <w:ins w:author="Camille GERIN" w:date="2020-10-20T16:20:00Z" w:id="5">
        <w:r w:rsidR="0058463A">
          <w:rPr>
            <w:rFonts w:cs="Arial" w:eastAsia="Times New Roman"/>
            <w:b/>
            <w:color w:val="000000"/>
            <w:lang w:eastAsia="fr-FR"/>
          </w:rPr>
          <w:t xml:space="preserve"> </w:t>
        </w:r>
      </w:ins>
    </w:p>
    <w:p w14:paraId="0BEC077E" w14:textId="77777777" w:rsidP="00E453C6" w:rsidR="00412F53" w:rsidRDefault="00412F53" w:rsidRPr="0027351A">
      <w:pPr>
        <w:spacing w:after="0"/>
        <w:jc w:val="both"/>
        <w:rPr>
          <w:rFonts w:cs="Arial"/>
          <w:color w:val="000000"/>
          <w:szCs w:val="17"/>
        </w:rPr>
      </w:pPr>
    </w:p>
    <w:p w14:paraId="78E82A4A" w14:textId="46ACD455" w:rsidP="00E453C6" w:rsidR="00415DC4" w:rsidRDefault="003D7008">
      <w:pPr>
        <w:spacing w:after="0"/>
        <w:jc w:val="both"/>
        <w:rPr>
          <w:ins w:author="Camille GERIN" w:date="2020-10-20T16:24:00Z" w:id="6"/>
          <w:rFonts w:cs="Arial"/>
          <w:color w:val="00B050"/>
          <w:szCs w:val="17"/>
        </w:rPr>
      </w:pPr>
      <w:r w:rsidRPr="0027351A">
        <w:rPr>
          <w:rFonts w:cs="Arial"/>
          <w:color w:val="000000"/>
          <w:szCs w:val="17"/>
        </w:rPr>
        <w:t xml:space="preserve">Dans le cadre de cette programmation annuelle, </w:t>
      </w:r>
      <w:r w:rsidRPr="0027351A">
        <w:rPr>
          <w:rFonts w:cs="Arial"/>
        </w:rPr>
        <w:t>l</w:t>
      </w:r>
      <w:r w:rsidR="00F354C6">
        <w:rPr>
          <w:rFonts w:cs="Arial"/>
        </w:rPr>
        <w:t>’employeur</w:t>
      </w:r>
      <w:r w:rsidRPr="0027351A">
        <w:rPr>
          <w:rFonts w:cs="Arial"/>
          <w:color w:val="000000"/>
          <w:szCs w:val="17"/>
        </w:rPr>
        <w:t xml:space="preserve"> </w:t>
      </w:r>
      <w:r w:rsidR="00415DC4">
        <w:rPr>
          <w:rFonts w:cs="Arial"/>
          <w:color w:val="000000"/>
          <w:szCs w:val="17"/>
        </w:rPr>
        <w:t xml:space="preserve">pourra modifier le planning annuel, afin de l’adapter aux nécessités de fonctionnement. </w:t>
      </w:r>
      <w:r w:rsidR="007738B8">
        <w:rPr>
          <w:rFonts w:cs="Arial"/>
          <w:color w:val="000000"/>
          <w:szCs w:val="17"/>
        </w:rPr>
        <w:t>L</w:t>
      </w:r>
      <w:r w:rsidR="00832BDE">
        <w:rPr>
          <w:rFonts w:cs="Arial"/>
          <w:color w:val="000000"/>
          <w:szCs w:val="17"/>
        </w:rPr>
        <w:t>’employeur</w:t>
      </w:r>
      <w:r w:rsidR="00F354C6">
        <w:rPr>
          <w:rFonts w:cs="Arial"/>
          <w:color w:val="000000"/>
          <w:szCs w:val="17"/>
        </w:rPr>
        <w:t xml:space="preserve"> </w:t>
      </w:r>
      <w:r w:rsidRPr="0027351A">
        <w:rPr>
          <w:rFonts w:cs="Arial"/>
          <w:color w:val="000000"/>
          <w:szCs w:val="17"/>
        </w:rPr>
        <w:t xml:space="preserve">informera </w:t>
      </w:r>
      <w:r w:rsidRPr="0027351A">
        <w:rPr>
          <w:rFonts w:cs="Arial"/>
        </w:rPr>
        <w:t>le salarié</w:t>
      </w:r>
      <w:r w:rsidRPr="0027351A">
        <w:rPr>
          <w:rFonts w:cs="Arial"/>
          <w:sz w:val="18"/>
        </w:rPr>
        <w:t xml:space="preserve"> </w:t>
      </w:r>
      <w:r w:rsidRPr="0027351A">
        <w:rPr>
          <w:rFonts w:cs="Arial"/>
          <w:color w:val="000000"/>
          <w:szCs w:val="17"/>
        </w:rPr>
        <w:t xml:space="preserve">des changements </w:t>
      </w:r>
      <w:r w:rsidR="007738B8">
        <w:rPr>
          <w:rFonts w:cs="Arial"/>
          <w:color w:val="000000"/>
          <w:szCs w:val="17"/>
        </w:rPr>
        <w:t xml:space="preserve">de durée et </w:t>
      </w:r>
      <w:r w:rsidRPr="0027351A">
        <w:rPr>
          <w:rFonts w:cs="Arial"/>
          <w:color w:val="000000"/>
          <w:szCs w:val="17"/>
        </w:rPr>
        <w:t xml:space="preserve">d'horaire </w:t>
      </w:r>
      <w:r w:rsidR="007738B8">
        <w:rPr>
          <w:rFonts w:cs="Arial"/>
          <w:color w:val="000000"/>
          <w:szCs w:val="17"/>
        </w:rPr>
        <w:t xml:space="preserve">de travail </w:t>
      </w:r>
      <w:r w:rsidRPr="0027351A">
        <w:rPr>
          <w:rFonts w:cs="Arial"/>
          <w:color w:val="000000"/>
          <w:szCs w:val="17"/>
        </w:rPr>
        <w:t xml:space="preserve">à intervenir sous un délai </w:t>
      </w:r>
      <w:r w:rsidRPr="00E43EE2">
        <w:rPr>
          <w:rFonts w:cs="Arial"/>
          <w:szCs w:val="17"/>
        </w:rPr>
        <w:t xml:space="preserve">de </w:t>
      </w:r>
      <w:r w:rsidR="00A4392B" w:rsidRPr="00F27780">
        <w:rPr>
          <w:rFonts w:cs="Arial"/>
          <w:szCs w:val="17"/>
        </w:rPr>
        <w:t>10</w:t>
      </w:r>
      <w:r w:rsidRPr="00F27780">
        <w:rPr>
          <w:rFonts w:cs="Arial"/>
          <w:szCs w:val="17"/>
        </w:rPr>
        <w:t xml:space="preserve"> jours</w:t>
      </w:r>
      <w:r w:rsidR="00D95684" w:rsidRPr="00F27780">
        <w:rPr>
          <w:rFonts w:cs="Arial"/>
          <w:szCs w:val="17"/>
        </w:rPr>
        <w:t xml:space="preserve"> calendaires</w:t>
      </w:r>
      <w:r w:rsidR="007738B8" w:rsidRPr="00F27780">
        <w:rPr>
          <w:rFonts w:cs="Arial"/>
          <w:szCs w:val="17"/>
        </w:rPr>
        <w:t xml:space="preserve"> minimum</w:t>
      </w:r>
      <w:r w:rsidR="00415DC4" w:rsidRPr="00F27780">
        <w:rPr>
          <w:rFonts w:cs="Arial"/>
          <w:szCs w:val="17"/>
        </w:rPr>
        <w:t xml:space="preserve">. </w:t>
      </w:r>
    </w:p>
    <w:p w14:paraId="343BFE16" w14:textId="77777777" w:rsidP="00E453C6" w:rsidR="0058463A" w:rsidRDefault="0058463A">
      <w:pPr>
        <w:spacing w:after="0"/>
        <w:jc w:val="both"/>
        <w:rPr>
          <w:ins w:author="Camille GERIN" w:date="2020-10-20T16:24:00Z" w:id="7"/>
          <w:rFonts w:cs="Arial"/>
          <w:color w:val="00B050"/>
          <w:szCs w:val="17"/>
        </w:rPr>
      </w:pPr>
    </w:p>
    <w:p w14:paraId="22A1D927" w14:textId="5F1BC875" w:rsidP="0058463A" w:rsidR="0058463A" w:rsidRDefault="0058463A">
      <w:pPr>
        <w:spacing w:after="0"/>
        <w:jc w:val="both"/>
        <w:rPr>
          <w:rFonts w:cs="Arial"/>
        </w:rPr>
      </w:pPr>
      <w:r>
        <w:rPr>
          <w:rFonts w:cs="Arial"/>
          <w:szCs w:val="17"/>
        </w:rPr>
        <w:t xml:space="preserve">En cas de situations imprévues ou </w:t>
      </w:r>
      <w:r w:rsidRPr="0027351A">
        <w:rPr>
          <w:rFonts w:cs="Arial"/>
        </w:rPr>
        <w:t>contraintes particulières affectant de manière non prévisible le fonctionnement d</w:t>
      </w:r>
      <w:r>
        <w:rPr>
          <w:rFonts w:cs="Arial"/>
        </w:rPr>
        <w:t xml:space="preserve">e la société (travaux urgents, absence d’un salarié prévu au planning...) et afin de tenir compte des variations d’activité propres à l’activité à l’établissement, le planning pourra être modifié en respectant un délai de prévenance de </w:t>
      </w:r>
      <w:r w:rsidR="00A4392B" w:rsidRPr="00F27780">
        <w:rPr>
          <w:rFonts w:cs="Arial"/>
        </w:rPr>
        <w:t>4</w:t>
      </w:r>
      <w:r w:rsidRPr="00F27780">
        <w:rPr>
          <w:rFonts w:cs="Arial"/>
        </w:rPr>
        <w:t xml:space="preserve"> jours calendaires. </w:t>
      </w:r>
    </w:p>
    <w:p w14:paraId="361466CA" w14:textId="77777777" w:rsidP="0058463A" w:rsidR="0058463A" w:rsidRDefault="0058463A">
      <w:pPr>
        <w:spacing w:after="0"/>
        <w:jc w:val="both"/>
        <w:rPr>
          <w:rFonts w:cs="Arial"/>
        </w:rPr>
      </w:pPr>
    </w:p>
    <w:p w14:paraId="47B82102" w14:textId="77777777" w:rsidP="0058463A" w:rsidR="0058463A" w:rsidRDefault="0058463A" w:rsidRPr="00415DC4">
      <w:pPr>
        <w:spacing w:after="0"/>
        <w:jc w:val="both"/>
        <w:rPr>
          <w:rFonts w:cs="Arial"/>
          <w:color w:val="000000"/>
          <w:szCs w:val="17"/>
        </w:rPr>
      </w:pPr>
      <w:r>
        <w:rPr>
          <w:rFonts w:cs="Arial"/>
        </w:rPr>
        <w:t xml:space="preserve">Les modifications ainsi prévues feront l’objet d’une concertation avec les salariés concernés, pour prendre en compte au mieux les contraintes personnelles et familiales de chacun, dans le respect toutefois des impératifs de fonctionnement de la société.   </w:t>
      </w:r>
    </w:p>
    <w:p w14:paraId="7DAB4E95" w14:textId="77777777" w:rsidP="00E453C6" w:rsidR="00415DC4" w:rsidRDefault="00415DC4" w:rsidRPr="005C4C8B">
      <w:pPr>
        <w:spacing w:after="0"/>
        <w:jc w:val="both"/>
        <w:rPr>
          <w:rFonts w:cs="Arial"/>
          <w:szCs w:val="17"/>
        </w:rPr>
      </w:pPr>
    </w:p>
    <w:p w14:paraId="2FF2A8D5" w14:textId="17C6BAFE" w:rsidDel="0058463A" w:rsidP="00BA6374" w:rsidR="00BA6374" w:rsidRDefault="00BA6374" w:rsidRPr="005C4C8B">
      <w:pPr>
        <w:jc w:val="both"/>
        <w:rPr>
          <w:del w:author="Camille GERIN" w:date="2020-10-20T16:21:00Z" w:id="8"/>
          <w:rFonts w:cstheme="minorHAnsi"/>
        </w:rPr>
      </w:pPr>
      <w:r w:rsidRPr="005C4C8B">
        <w:rPr>
          <w:rFonts w:cstheme="minorHAnsi"/>
        </w:rPr>
        <w:t>Pour les salariés à temps partiel, la répartition des horaires pourra être modifiée, notamment en cas d’absences d’autres salariés ou des dirigeants de l’entreprise, de surcroît de travail, de travaux exceptionnels, de travaux urgents, de nécessité d’assurer la continuité de l’activité ou du service</w:t>
      </w:r>
      <w:r w:rsidR="00927A73">
        <w:rPr>
          <w:rFonts w:cstheme="minorHAnsi"/>
        </w:rPr>
        <w:t>, d’une formation, d’une fête ou manifestation exceptionnelle</w:t>
      </w:r>
      <w:r w:rsidRPr="005C4C8B">
        <w:rPr>
          <w:rFonts w:cstheme="minorHAnsi"/>
        </w:rPr>
        <w:t xml:space="preserve">… </w:t>
      </w:r>
    </w:p>
    <w:p w14:paraId="440AA4AB" w14:textId="02500F6F" w:rsidP="002869CC" w:rsidR="00BA6374" w:rsidRDefault="00BA6374" w:rsidRPr="002869CC">
      <w:pPr>
        <w:jc w:val="both"/>
        <w:rPr>
          <w:rFonts w:cstheme="minorHAnsi"/>
        </w:rPr>
      </w:pPr>
      <w:r w:rsidRPr="005C4C8B">
        <w:rPr>
          <w:rFonts w:cstheme="minorHAnsi"/>
        </w:rPr>
        <w:t>En cas de modification de la</w:t>
      </w:r>
      <w:r w:rsidR="00295201">
        <w:rPr>
          <w:rFonts w:cstheme="minorHAnsi"/>
        </w:rPr>
        <w:t xml:space="preserve"> durée et/ou</w:t>
      </w:r>
      <w:r w:rsidRPr="005C4C8B">
        <w:rPr>
          <w:rFonts w:cstheme="minorHAnsi"/>
        </w:rPr>
        <w:t xml:space="preserve"> répartition des heures de travail, le salarié devra en être informé au moins </w:t>
      </w:r>
      <w:r w:rsidR="0058463A" w:rsidRPr="00F27780">
        <w:rPr>
          <w:rFonts w:cstheme="minorHAnsi"/>
        </w:rPr>
        <w:t>7 jours ouvrés</w:t>
      </w:r>
      <w:r w:rsidRPr="00F27780">
        <w:rPr>
          <w:rFonts w:cstheme="minorHAnsi"/>
        </w:rPr>
        <w:t xml:space="preserve"> </w:t>
      </w:r>
      <w:r w:rsidRPr="005C4C8B">
        <w:rPr>
          <w:rFonts w:cstheme="minorHAnsi"/>
        </w:rPr>
        <w:t>à l'avance.</w:t>
      </w:r>
      <w:r w:rsidRPr="005C4C8B">
        <w:rPr>
          <w:rFonts w:cstheme="minorHAnsi"/>
          <w:i/>
          <w:color w:val="FF0000"/>
        </w:rPr>
        <w:t xml:space="preserve"> </w:t>
      </w:r>
    </w:p>
    <w:p w14:paraId="69DAFA5D" w14:textId="77777777" w:rsidP="00E453C6" w:rsidR="00E453C6" w:rsidRDefault="00E453C6">
      <w:pPr>
        <w:spacing w:after="0"/>
        <w:jc w:val="both"/>
        <w:rPr>
          <w:rFonts w:cs="Arial"/>
        </w:rPr>
      </w:pPr>
    </w:p>
    <w:p w14:paraId="10C39F13" w14:textId="1A073683" w:rsidP="00E453C6" w:rsidR="00CE59D4" w:rsidRDefault="00CE59D4">
      <w:pPr>
        <w:spacing w:after="0"/>
        <w:ind w:firstLine="708"/>
        <w:rPr>
          <w:rFonts w:cs="Arial" w:eastAsia="Times New Roman"/>
          <w:b/>
          <w:color w:val="000000"/>
          <w:lang w:eastAsia="fr-FR"/>
        </w:rPr>
      </w:pPr>
      <w:r w:rsidRPr="00CE59D4">
        <w:rPr>
          <w:rFonts w:cs="Arial" w:eastAsia="Times New Roman"/>
          <w:b/>
          <w:color w:val="000000"/>
          <w:lang w:eastAsia="fr-FR"/>
        </w:rPr>
        <w:t>4</w:t>
      </w:r>
      <w:r w:rsidR="00E453C6">
        <w:rPr>
          <w:rFonts w:cs="Arial" w:eastAsia="Times New Roman"/>
          <w:b/>
          <w:color w:val="000000"/>
          <w:lang w:eastAsia="fr-FR"/>
        </w:rPr>
        <w:t>.</w:t>
      </w:r>
      <w:r w:rsidR="00873E25">
        <w:rPr>
          <w:rFonts w:cs="Arial" w:eastAsia="Times New Roman"/>
          <w:b/>
          <w:color w:val="000000"/>
          <w:lang w:eastAsia="fr-FR"/>
        </w:rPr>
        <w:t>4</w:t>
      </w:r>
      <w:r w:rsidRPr="00CE59D4">
        <w:rPr>
          <w:rFonts w:cs="Arial" w:eastAsia="Times New Roman"/>
          <w:b/>
          <w:color w:val="000000"/>
          <w:lang w:eastAsia="fr-FR"/>
        </w:rPr>
        <w:t xml:space="preserve"> Suivi du temps de travail</w:t>
      </w:r>
    </w:p>
    <w:p w14:paraId="3BBA54D9" w14:textId="77777777" w:rsidP="00E453C6" w:rsidR="00412F53" w:rsidRDefault="00412F53" w:rsidRPr="00CE59D4">
      <w:pPr>
        <w:spacing w:after="0"/>
        <w:ind w:firstLine="708"/>
        <w:rPr>
          <w:rFonts w:cs="Arial" w:eastAsia="Times New Roman"/>
          <w:b/>
          <w:color w:val="000000"/>
          <w:lang w:eastAsia="fr-FR"/>
        </w:rPr>
      </w:pPr>
    </w:p>
    <w:p w14:paraId="7655E477" w14:textId="77777777" w:rsidP="00E453C6" w:rsidR="00A27FBD" w:rsidRDefault="003D7008">
      <w:pPr>
        <w:spacing w:after="0"/>
        <w:jc w:val="both"/>
        <w:rPr>
          <w:rFonts w:cs="Arial"/>
        </w:rPr>
      </w:pPr>
      <w:r w:rsidRPr="002963A3">
        <w:rPr>
          <w:rFonts w:cs="Arial"/>
        </w:rPr>
        <w:t>Un r</w:t>
      </w:r>
      <w:r w:rsidR="00E453C6">
        <w:rPr>
          <w:rFonts w:cs="Arial"/>
        </w:rPr>
        <w:t>e</w:t>
      </w:r>
      <w:r w:rsidRPr="002963A3">
        <w:rPr>
          <w:rFonts w:cs="Arial"/>
        </w:rPr>
        <w:t>levé</w:t>
      </w:r>
      <w:r w:rsidR="002963A3" w:rsidRPr="002963A3">
        <w:rPr>
          <w:rFonts w:cs="Arial"/>
        </w:rPr>
        <w:t xml:space="preserve"> individuel</w:t>
      </w:r>
      <w:r w:rsidRPr="002963A3">
        <w:rPr>
          <w:rFonts w:cs="Arial"/>
        </w:rPr>
        <w:t xml:space="preserve"> du calcul d'heures travaillées dans le cadre de la période de modulation mise en place dans l'entreprise</w:t>
      </w:r>
      <w:r w:rsidR="002963A3" w:rsidRPr="002963A3">
        <w:rPr>
          <w:rFonts w:cs="Arial"/>
        </w:rPr>
        <w:t xml:space="preserve"> </w:t>
      </w:r>
      <w:r w:rsidRPr="002963A3">
        <w:rPr>
          <w:rFonts w:cs="Arial"/>
        </w:rPr>
        <w:t>est remis mensuellement à chaque salarié en même temps que le bulletin de salaire.</w:t>
      </w:r>
    </w:p>
    <w:p w14:paraId="582AAF0D" w14:textId="546CD576" w:rsidP="00E453C6" w:rsidR="001A0CBB" w:rsidRDefault="001A0CBB">
      <w:pPr>
        <w:spacing w:after="0"/>
        <w:jc w:val="both"/>
        <w:rPr>
          <w:rFonts w:cs="Arial"/>
        </w:rPr>
      </w:pPr>
    </w:p>
    <w:p w14:paraId="6E45FC4A" w14:textId="0DEC8D5C" w:rsidP="00E453C6" w:rsidR="002869CC" w:rsidRDefault="002869CC">
      <w:pPr>
        <w:spacing w:after="0"/>
        <w:jc w:val="both"/>
        <w:rPr>
          <w:rFonts w:cs="Arial"/>
        </w:rPr>
      </w:pPr>
    </w:p>
    <w:p w14:paraId="46F7BA3E" w14:textId="77777777" w:rsidP="00E453C6" w:rsidR="002869CC" w:rsidRDefault="002869CC">
      <w:pPr>
        <w:spacing w:after="0"/>
        <w:jc w:val="both"/>
        <w:rPr>
          <w:rFonts w:cs="Arial"/>
        </w:rPr>
      </w:pPr>
    </w:p>
    <w:p w14:paraId="788A6F71" w14:textId="21C2F01C" w:rsidP="00E453C6" w:rsidR="001A219E" w:rsidRDefault="001A219E">
      <w:pPr>
        <w:spacing w:after="0"/>
        <w:ind w:firstLine="708"/>
        <w:rPr>
          <w:rFonts w:cs="Arial" w:eastAsia="Times New Roman"/>
          <w:b/>
          <w:bCs/>
          <w:color w:val="000000"/>
          <w:lang w:eastAsia="fr-FR"/>
        </w:rPr>
      </w:pPr>
      <w:r>
        <w:rPr>
          <w:rFonts w:cs="Arial" w:eastAsia="Times New Roman"/>
          <w:b/>
          <w:bCs/>
          <w:color w:val="000000"/>
          <w:lang w:eastAsia="fr-FR"/>
        </w:rPr>
        <w:lastRenderedPageBreak/>
        <w:t>4.</w:t>
      </w:r>
      <w:r w:rsidR="00873E25">
        <w:rPr>
          <w:rFonts w:cs="Arial" w:eastAsia="Times New Roman"/>
          <w:b/>
          <w:bCs/>
          <w:color w:val="000000"/>
          <w:lang w:eastAsia="fr-FR"/>
        </w:rPr>
        <w:t>5</w:t>
      </w:r>
      <w:r w:rsidRPr="0021265D">
        <w:rPr>
          <w:rFonts w:cs="Arial" w:eastAsia="Times New Roman"/>
          <w:b/>
          <w:bCs/>
          <w:color w:val="000000"/>
          <w:lang w:eastAsia="fr-FR"/>
        </w:rPr>
        <w:t xml:space="preserve">  Information et régularisation en fin de période </w:t>
      </w:r>
    </w:p>
    <w:p w14:paraId="71E24D91" w14:textId="77777777" w:rsidP="00E453C6" w:rsidR="00412F53" w:rsidRDefault="00412F53" w:rsidRPr="0021265D">
      <w:pPr>
        <w:spacing w:after="0"/>
        <w:ind w:firstLine="708"/>
        <w:rPr>
          <w:rFonts w:cs="Arial" w:eastAsia="Times New Roman"/>
          <w:b/>
          <w:bCs/>
          <w:color w:val="000000"/>
          <w:lang w:eastAsia="fr-FR"/>
        </w:rPr>
      </w:pPr>
    </w:p>
    <w:p w14:paraId="11C695E9" w14:textId="77777777" w:rsidP="00E453C6" w:rsidR="001A219E" w:rsidRDefault="001A219E">
      <w:pPr>
        <w:spacing w:after="0"/>
        <w:jc w:val="both"/>
        <w:rPr>
          <w:rFonts w:cs="Arial" w:eastAsia="Times New Roman"/>
          <w:bCs/>
          <w:color w:val="000000"/>
          <w:lang w:eastAsia="fr-FR"/>
        </w:rPr>
      </w:pPr>
      <w:r w:rsidRPr="005A77F1">
        <w:rPr>
          <w:rFonts w:cs="Arial" w:eastAsia="Times New Roman"/>
          <w:bCs/>
          <w:color w:val="000000"/>
          <w:lang w:eastAsia="fr-FR"/>
        </w:rPr>
        <w:t>En fin de p</w:t>
      </w:r>
      <w:r>
        <w:rPr>
          <w:rFonts w:cs="Arial" w:eastAsia="Times New Roman"/>
          <w:bCs/>
          <w:color w:val="000000"/>
          <w:lang w:eastAsia="fr-FR"/>
        </w:rPr>
        <w:t>ériode de référence, un document annexé au bulletin de paie sera remis au salarié.</w:t>
      </w:r>
    </w:p>
    <w:p w14:paraId="50D63528" w14:textId="28B0C2BA" w:rsidP="002869CC" w:rsidR="00F27780" w:rsidRDefault="001A219E" w:rsidRPr="002869CC">
      <w:pPr>
        <w:spacing w:after="0"/>
        <w:jc w:val="both"/>
        <w:rPr>
          <w:rFonts w:cs="Arial" w:eastAsia="Times New Roman"/>
          <w:bCs/>
          <w:color w:val="000000"/>
          <w:lang w:eastAsia="fr-FR"/>
        </w:rPr>
      </w:pPr>
      <w:r>
        <w:rPr>
          <w:rFonts w:cs="Arial" w:eastAsia="Times New Roman"/>
          <w:bCs/>
          <w:color w:val="000000"/>
          <w:lang w:eastAsia="fr-FR"/>
        </w:rPr>
        <w:t xml:space="preserve">Ce document mentionnera le total des heures effectuées depuis le début de la période. </w:t>
      </w:r>
      <w:r w:rsidR="002E7E77">
        <w:rPr>
          <w:rFonts w:cs="Arial" w:eastAsia="Times New Roman"/>
          <w:bCs/>
          <w:color w:val="000000"/>
          <w:lang w:eastAsia="fr-FR"/>
        </w:rPr>
        <w:t>Les heures excédentaires par rapport à l’horaire annuel de travail seront indemnisées au salarié ou pris en repos compensateur, avec les majorations applicables aux heure</w:t>
      </w:r>
      <w:r w:rsidR="001A0CBB">
        <w:rPr>
          <w:rFonts w:cs="Arial" w:eastAsia="Times New Roman"/>
          <w:bCs/>
          <w:color w:val="000000"/>
          <w:lang w:eastAsia="fr-FR"/>
        </w:rPr>
        <w:t xml:space="preserve">s supplémentaires </w:t>
      </w:r>
      <w:r w:rsidR="001A0CBB" w:rsidRPr="00F27780">
        <w:rPr>
          <w:rFonts w:cs="Arial" w:eastAsia="Times New Roman"/>
          <w:bCs/>
          <w:lang w:eastAsia="fr-FR"/>
        </w:rPr>
        <w:t xml:space="preserve">et complémentaires. </w:t>
      </w:r>
    </w:p>
    <w:p w14:paraId="63D014A4" w14:textId="77777777" w:rsidP="00E453C6" w:rsidR="00F27780" w:rsidRDefault="00F27780">
      <w:pPr>
        <w:spacing w:after="0"/>
        <w:rPr>
          <w:rFonts w:cs="Arial" w:eastAsia="Times New Roman"/>
          <w:b/>
          <w:bCs/>
          <w:color w:val="000000"/>
          <w:u w:val="single"/>
          <w:lang w:eastAsia="fr-FR"/>
        </w:rPr>
      </w:pPr>
    </w:p>
    <w:p w14:paraId="42887CFE" w14:textId="77777777" w:rsidP="00E453C6" w:rsidR="005E5C66" w:rsidRDefault="005E5C66" w:rsidRPr="00A83662">
      <w:pPr>
        <w:spacing w:after="0"/>
        <w:rPr>
          <w:rFonts w:cs="Arial" w:eastAsia="Times New Roman"/>
          <w:b/>
          <w:bCs/>
          <w:color w:val="00B050"/>
          <w:u w:val="single"/>
          <w:lang w:eastAsia="fr-FR"/>
        </w:rPr>
      </w:pPr>
      <w:r w:rsidRPr="00AA4A30">
        <w:rPr>
          <w:rFonts w:cs="Arial" w:eastAsia="Times New Roman"/>
          <w:b/>
          <w:bCs/>
          <w:color w:val="000000"/>
          <w:u w:val="single"/>
          <w:lang w:eastAsia="fr-FR"/>
        </w:rPr>
        <w:t xml:space="preserve">Article </w:t>
      </w:r>
      <w:r>
        <w:rPr>
          <w:rFonts w:cs="Arial" w:eastAsia="Times New Roman"/>
          <w:b/>
          <w:bCs/>
          <w:color w:val="000000"/>
          <w:u w:val="single"/>
          <w:lang w:eastAsia="fr-FR"/>
        </w:rPr>
        <w:t>5 : Heures supplémentaires</w:t>
      </w:r>
      <w:r w:rsidR="00BA4168">
        <w:rPr>
          <w:rFonts w:cs="Arial" w:eastAsia="Times New Roman"/>
          <w:b/>
          <w:bCs/>
          <w:color w:val="000000"/>
          <w:u w:val="single"/>
          <w:lang w:eastAsia="fr-FR"/>
        </w:rPr>
        <w:t xml:space="preserve"> </w:t>
      </w:r>
      <w:r w:rsidR="00BA4168" w:rsidRPr="00F27780">
        <w:rPr>
          <w:rFonts w:cs="Arial" w:eastAsia="Times New Roman"/>
          <w:b/>
          <w:bCs/>
          <w:u w:val="single"/>
          <w:lang w:eastAsia="fr-FR"/>
        </w:rPr>
        <w:t xml:space="preserve">et heures complémentaires </w:t>
      </w:r>
    </w:p>
    <w:p w14:paraId="008446FC" w14:textId="77777777" w:rsidP="00E453C6" w:rsidR="00F74CF2" w:rsidRDefault="00F74CF2">
      <w:pPr>
        <w:overflowPunct w:val="0"/>
        <w:spacing w:after="0"/>
        <w:ind w:firstLine="708"/>
        <w:jc w:val="both"/>
        <w:rPr>
          <w:color w:val="00B050"/>
        </w:rPr>
      </w:pPr>
    </w:p>
    <w:p w14:paraId="2DFEA3FE" w14:textId="77777777" w:rsidP="00E453C6" w:rsidR="008C44A4" w:rsidRDefault="008C44A4">
      <w:pPr>
        <w:overflowPunct w:val="0"/>
        <w:spacing w:after="0"/>
        <w:ind w:firstLine="708"/>
        <w:jc w:val="both"/>
        <w:rPr>
          <w:b/>
        </w:rPr>
      </w:pPr>
      <w:r w:rsidRPr="008C44A4">
        <w:rPr>
          <w:b/>
        </w:rPr>
        <w:t>5.1 Définition</w:t>
      </w:r>
    </w:p>
    <w:p w14:paraId="5102C40B" w14:textId="452865AD" w:rsidP="00F74CF2" w:rsidR="00AC3537" w:rsidRDefault="00AC3537">
      <w:pPr>
        <w:overflowPunct w:val="0"/>
        <w:spacing w:after="0"/>
        <w:jc w:val="both"/>
        <w:rPr>
          <w:b/>
        </w:rPr>
      </w:pPr>
    </w:p>
    <w:p w14:paraId="10AC75BD" w14:textId="052D4BE6" w:rsidP="00095F33" w:rsidR="00095F33" w:rsidRDefault="00095F33">
      <w:pPr>
        <w:overflowPunct w:val="0"/>
        <w:spacing w:after="0"/>
        <w:jc w:val="both"/>
        <w:rPr>
          <w:rFonts w:cs="Arial" w:eastAsia="Times New Roman"/>
          <w:bCs/>
          <w:color w:val="000000"/>
          <w:lang w:eastAsia="fr-FR"/>
        </w:rPr>
      </w:pPr>
      <w:r>
        <w:t>Constituent des heures supplémentaires, les heures réalisées au-delà de la limite annuelle de 1607 heures par an (pour une période de référence complète, journée de solidarité incluse et calculée sur la base d’un droit intégral à congés payés).</w:t>
      </w:r>
      <w:r w:rsidR="00AE7AA6">
        <w:t xml:space="preserve"> </w:t>
      </w:r>
      <w:r>
        <w:rPr>
          <w:rFonts w:cs="Arial" w:eastAsia="Times New Roman"/>
          <w:bCs/>
          <w:color w:val="000000"/>
          <w:lang w:eastAsia="fr-FR"/>
        </w:rPr>
        <w:t>Toutes les heures au-delà de 1607 heures sont imputées sur le contingent annuel d’heures supplémentaires.</w:t>
      </w:r>
    </w:p>
    <w:p w14:paraId="5E2F2C78" w14:textId="77777777" w:rsidP="00095F33" w:rsidR="00095F33" w:rsidRDefault="00095F33">
      <w:pPr>
        <w:overflowPunct w:val="0"/>
        <w:spacing w:after="0"/>
        <w:jc w:val="both"/>
      </w:pPr>
    </w:p>
    <w:p w14:paraId="75CA4145" w14:textId="326D31FD" w:rsidP="00A4392B" w:rsidR="00095F33" w:rsidRDefault="00AC3537">
      <w:pPr>
        <w:overflowPunct w:val="0"/>
        <w:spacing w:after="0"/>
        <w:jc w:val="both"/>
      </w:pPr>
      <w:r>
        <w:t>Cela signifie, par voie de conséquence, que</w:t>
      </w:r>
      <w:r w:rsidR="00A4392B">
        <w:t>  p</w:t>
      </w:r>
      <w:r w:rsidR="00095F33" w:rsidRPr="00FB3080">
        <w:t xml:space="preserve">our les salariés dont la durée contractuelle est fixée à 1790 heures, les heures </w:t>
      </w:r>
      <w:r w:rsidR="00AE7AA6">
        <w:t>effectuées entre 35 et 39 heures sur la semaine,</w:t>
      </w:r>
      <w:r w:rsidR="00095F33" w:rsidRPr="00FB3080">
        <w:t xml:space="preserve"> font l’objet d’une rémunération lissée et majorée conformément à l’article 6 du présent accord. </w:t>
      </w:r>
      <w:r>
        <w:t xml:space="preserve">Ce sont les </w:t>
      </w:r>
      <w:r w:rsidRPr="00A4392B">
        <w:rPr>
          <w:b/>
        </w:rPr>
        <w:t>heures supplémentaires « avancées ».</w:t>
      </w:r>
    </w:p>
    <w:p w14:paraId="5FBDC169" w14:textId="1837A328" w:rsidP="00B65ADD" w:rsidR="00095F33" w:rsidRDefault="00AE7AA6" w:rsidRPr="00FB3080">
      <w:pPr>
        <w:overflowPunct w:val="0"/>
        <w:spacing w:after="0"/>
        <w:jc w:val="both"/>
      </w:pPr>
      <w:r>
        <w:t>Au cours de la période de référence,</w:t>
      </w:r>
      <w:r w:rsidR="00AC3537">
        <w:t xml:space="preserve"> l</w:t>
      </w:r>
      <w:r w:rsidR="00095F33" w:rsidRPr="00FB3080">
        <w:t>es heures réalisées au-delà de 39 heures sur la semaine, ne donneront lieu ni à majoration ni à un repos compensateur de remplacement.</w:t>
      </w:r>
      <w:r w:rsidR="00AC3537">
        <w:t xml:space="preserve"> </w:t>
      </w:r>
      <w:r>
        <w:t>Par contre, à la fin de la période de référence, si la limite de 1790 heures est dépassée, il s’agira d’</w:t>
      </w:r>
      <w:r w:rsidR="00AC3537" w:rsidRPr="00B65ADD">
        <w:rPr>
          <w:b/>
        </w:rPr>
        <w:t>heures supplémentaires « finales ».</w:t>
      </w:r>
    </w:p>
    <w:p w14:paraId="6DD77F6C" w14:textId="77777777" w:rsidP="00E453C6" w:rsidR="00095F33" w:rsidRDefault="00095F33">
      <w:pPr>
        <w:overflowPunct w:val="0"/>
        <w:spacing w:after="0"/>
        <w:ind w:firstLine="708"/>
        <w:jc w:val="both"/>
        <w:rPr>
          <w:b/>
        </w:rPr>
      </w:pPr>
    </w:p>
    <w:p w14:paraId="4EF84109" w14:textId="045B56D6" w:rsidP="00E453C6" w:rsidR="00FB764A" w:rsidRDefault="00832BDE" w:rsidRPr="004556C9">
      <w:pPr>
        <w:overflowPunct w:val="0"/>
        <w:spacing w:after="0"/>
        <w:jc w:val="both"/>
        <w:rPr>
          <w:rFonts w:cstheme="minorHAnsi"/>
        </w:rPr>
      </w:pPr>
      <w:r w:rsidRPr="004556C9">
        <w:t>Sont considérées comme des heures complémentaires les heures effectuées au-delà de la durée annuelle attribuée aux salariés à temp</w:t>
      </w:r>
      <w:r w:rsidR="00F85BB0" w:rsidRPr="004556C9">
        <w:t xml:space="preserve">s partiel. </w:t>
      </w:r>
      <w:r w:rsidR="00F4056C" w:rsidRPr="004556C9">
        <w:rPr>
          <w:rFonts w:cstheme="minorHAnsi"/>
        </w:rPr>
        <w:t>Le nombre d’heures complémentaires ne peut dé</w:t>
      </w:r>
      <w:r w:rsidR="00F74CF2" w:rsidRPr="004556C9">
        <w:rPr>
          <w:rFonts w:cstheme="minorHAnsi"/>
        </w:rPr>
        <w:t>passer la limite prévue par la c</w:t>
      </w:r>
      <w:r w:rsidR="00F4056C" w:rsidRPr="004556C9">
        <w:rPr>
          <w:rFonts w:cstheme="minorHAnsi"/>
        </w:rPr>
        <w:t xml:space="preserve">onvention collective applicable, et ne peut avoir pour effet de porter la durée du travail effectué par le salarié au niveau de la durée annuelle légale de travail (1607 heures). </w:t>
      </w:r>
    </w:p>
    <w:p w14:paraId="24E3E58A" w14:textId="77777777" w:rsidP="00E453C6" w:rsidR="00F4056C" w:rsidRDefault="00F4056C" w:rsidRPr="00377048">
      <w:pPr>
        <w:overflowPunct w:val="0"/>
        <w:spacing w:after="0"/>
        <w:jc w:val="both"/>
        <w:rPr>
          <w:color w:val="00B050"/>
        </w:rPr>
      </w:pPr>
    </w:p>
    <w:p w14:paraId="55E9AEDB" w14:textId="58A7F2A1" w:rsidP="00E453C6" w:rsidR="008C44A4" w:rsidRDefault="008C44A4" w:rsidRPr="00377048">
      <w:pPr>
        <w:overflowPunct w:val="0"/>
        <w:spacing w:after="0"/>
        <w:ind w:firstLine="708"/>
        <w:jc w:val="both"/>
        <w:rPr>
          <w:b/>
        </w:rPr>
      </w:pPr>
      <w:r w:rsidRPr="008C44A4">
        <w:rPr>
          <w:b/>
        </w:rPr>
        <w:t xml:space="preserve">5.2 </w:t>
      </w:r>
      <w:r w:rsidR="003A31D4" w:rsidRPr="00377048">
        <w:rPr>
          <w:b/>
        </w:rPr>
        <w:t>Régularisation</w:t>
      </w:r>
      <w:r w:rsidRPr="00377048">
        <w:rPr>
          <w:b/>
        </w:rPr>
        <w:t xml:space="preserve"> des heures supplémentaires</w:t>
      </w:r>
      <w:r w:rsidR="003A31D4" w:rsidRPr="00377048">
        <w:rPr>
          <w:b/>
        </w:rPr>
        <w:t>/complémentaires</w:t>
      </w:r>
    </w:p>
    <w:p w14:paraId="00E5EB98" w14:textId="77777777" w:rsidP="00E453C6" w:rsidR="00412F53" w:rsidRDefault="00412F53" w:rsidRPr="008C44A4">
      <w:pPr>
        <w:overflowPunct w:val="0"/>
        <w:spacing w:after="0"/>
        <w:ind w:firstLine="708"/>
        <w:jc w:val="both"/>
        <w:rPr>
          <w:b/>
        </w:rPr>
      </w:pPr>
    </w:p>
    <w:p w14:paraId="0F8BC624" w14:textId="1F162C20" w:rsidP="00E453C6" w:rsidR="008E65F8" w:rsidRDefault="00A66F92" w:rsidRPr="00377048">
      <w:pPr>
        <w:spacing w:after="0"/>
        <w:jc w:val="both"/>
        <w:rPr>
          <w:rFonts w:cs="Arial" w:eastAsia="Times New Roman"/>
          <w:strike/>
          <w:lang w:eastAsia="fr-FR"/>
        </w:rPr>
      </w:pPr>
      <w:r>
        <w:t>A</w:t>
      </w:r>
      <w:r w:rsidR="00FB764A">
        <w:rPr>
          <w:rFonts w:cs="Arial" w:eastAsia="Times New Roman"/>
          <w:color w:val="000000"/>
          <w:lang w:eastAsia="fr-FR"/>
        </w:rPr>
        <w:t xml:space="preserve"> la fin de la période de modulation,</w:t>
      </w:r>
      <w:r w:rsidR="008E65F8">
        <w:rPr>
          <w:rFonts w:cs="Arial" w:eastAsia="Times New Roman"/>
          <w:color w:val="000000"/>
          <w:lang w:eastAsia="fr-FR"/>
        </w:rPr>
        <w:t xml:space="preserve"> les heures supplémentaires</w:t>
      </w:r>
      <w:r w:rsidR="00F354C6">
        <w:rPr>
          <w:rFonts w:cs="Arial" w:eastAsia="Times New Roman"/>
          <w:color w:val="000000"/>
          <w:lang w:eastAsia="fr-FR"/>
        </w:rPr>
        <w:t xml:space="preserve"> </w:t>
      </w:r>
      <w:r w:rsidR="00F354C6" w:rsidRPr="004556C9">
        <w:rPr>
          <w:rFonts w:cs="Arial" w:eastAsia="Times New Roman"/>
          <w:lang w:eastAsia="fr-FR"/>
        </w:rPr>
        <w:t>et complémentaires</w:t>
      </w:r>
      <w:r w:rsidR="00832BDE" w:rsidRPr="004556C9">
        <w:rPr>
          <w:rFonts w:cs="Arial" w:eastAsia="Times New Roman"/>
          <w:lang w:eastAsia="fr-FR"/>
        </w:rPr>
        <w:t xml:space="preserve"> seront</w:t>
      </w:r>
      <w:r w:rsidR="003A31D4" w:rsidRPr="004556C9">
        <w:rPr>
          <w:rFonts w:cs="Arial" w:eastAsia="Times New Roman"/>
          <w:lang w:eastAsia="fr-FR"/>
        </w:rPr>
        <w:t xml:space="preserve"> </w:t>
      </w:r>
      <w:r w:rsidR="003A31D4" w:rsidRPr="00377048">
        <w:rPr>
          <w:rFonts w:cs="Arial" w:eastAsia="Times New Roman"/>
          <w:lang w:eastAsia="fr-FR"/>
        </w:rPr>
        <w:t>calculées puis régularisées conformément à l’article 6 du présent accord.</w:t>
      </w:r>
      <w:r w:rsidR="00832BDE" w:rsidRPr="00377048">
        <w:rPr>
          <w:rFonts w:cs="Arial" w:eastAsia="Times New Roman"/>
          <w:lang w:eastAsia="fr-FR"/>
        </w:rPr>
        <w:t xml:space="preserve"> </w:t>
      </w:r>
    </w:p>
    <w:p w14:paraId="404F966D" w14:textId="77777777" w:rsidP="00E453C6" w:rsidR="00463BCB" w:rsidRDefault="00463BCB" w:rsidRPr="005836D7">
      <w:pPr>
        <w:spacing w:after="0"/>
        <w:jc w:val="both"/>
        <w:rPr>
          <w:rFonts w:cs="Arial" w:eastAsia="Times New Roman"/>
          <w:strike/>
          <w:color w:val="000000"/>
          <w:lang w:eastAsia="fr-FR"/>
        </w:rPr>
      </w:pPr>
    </w:p>
    <w:p w14:paraId="0AD58E93" w14:textId="77777777" w:rsidP="00E453C6" w:rsidR="00780DED" w:rsidRDefault="00780DED">
      <w:pPr>
        <w:spacing w:after="0"/>
        <w:rPr>
          <w:rFonts w:cs="Arial" w:eastAsia="Times New Roman"/>
          <w:b/>
          <w:bCs/>
          <w:color w:val="000000"/>
          <w:u w:val="single"/>
          <w:lang w:eastAsia="fr-FR"/>
        </w:rPr>
      </w:pPr>
      <w:r w:rsidRPr="00094069">
        <w:rPr>
          <w:rFonts w:cs="Arial" w:eastAsia="Times New Roman"/>
          <w:b/>
          <w:bCs/>
          <w:color w:val="000000"/>
          <w:u w:val="single"/>
          <w:lang w:eastAsia="fr-FR"/>
        </w:rPr>
        <w:t xml:space="preserve">Article </w:t>
      </w:r>
      <w:r w:rsidR="008C44A4">
        <w:rPr>
          <w:rFonts w:cs="Arial" w:eastAsia="Times New Roman"/>
          <w:b/>
          <w:bCs/>
          <w:color w:val="000000"/>
          <w:u w:val="single"/>
          <w:lang w:eastAsia="fr-FR"/>
        </w:rPr>
        <w:t>6</w:t>
      </w:r>
      <w:r w:rsidR="001D014E">
        <w:rPr>
          <w:rFonts w:cs="Arial" w:eastAsia="Times New Roman"/>
          <w:b/>
          <w:bCs/>
          <w:color w:val="000000"/>
          <w:u w:val="single"/>
          <w:lang w:eastAsia="fr-FR"/>
        </w:rPr>
        <w:t> : R</w:t>
      </w:r>
      <w:r w:rsidRPr="00094069">
        <w:rPr>
          <w:rFonts w:cs="Arial" w:eastAsia="Times New Roman"/>
          <w:b/>
          <w:bCs/>
          <w:color w:val="000000"/>
          <w:u w:val="single"/>
          <w:lang w:eastAsia="fr-FR"/>
        </w:rPr>
        <w:t>émunération</w:t>
      </w:r>
    </w:p>
    <w:p w14:paraId="3DCB5B85" w14:textId="77777777" w:rsidP="00E453C6" w:rsidR="00E453C6" w:rsidRDefault="00E453C6" w:rsidRPr="00094069">
      <w:pPr>
        <w:spacing w:after="0"/>
        <w:rPr>
          <w:rFonts w:cs="Arial" w:eastAsia="Times New Roman"/>
          <w:color w:val="000000"/>
          <w:lang w:eastAsia="fr-FR"/>
        </w:rPr>
      </w:pPr>
    </w:p>
    <w:p w14:paraId="3D82C70C" w14:textId="2F888CA0" w:rsidP="00E453C6" w:rsidR="00021444" w:rsidRDefault="00FB764A">
      <w:pPr>
        <w:spacing w:after="0"/>
        <w:jc w:val="both"/>
        <w:rPr>
          <w:rFonts w:cs="Arial" w:eastAsia="Times New Roman"/>
          <w:bCs/>
          <w:color w:val="000000"/>
          <w:lang w:eastAsia="fr-FR"/>
        </w:rPr>
      </w:pPr>
      <w:r w:rsidRPr="00FB764A">
        <w:rPr>
          <w:rFonts w:cs="Arial"/>
        </w:rPr>
        <w:t xml:space="preserve">Afin d'éviter des écarts de rémunération dus à la fluctuation des horaires, la rémunération mensuelle des salariés est lissée, </w:t>
      </w:r>
      <w:r w:rsidR="00780DED" w:rsidRPr="00FB764A">
        <w:rPr>
          <w:rFonts w:cs="Arial" w:eastAsia="Times New Roman"/>
          <w:bCs/>
          <w:color w:val="000000"/>
          <w:lang w:eastAsia="fr-FR"/>
        </w:rPr>
        <w:t>régulière et indépendante de</w:t>
      </w:r>
      <w:r w:rsidRPr="00FB764A">
        <w:rPr>
          <w:rFonts w:cs="Arial" w:eastAsia="Times New Roman"/>
          <w:bCs/>
          <w:color w:val="000000"/>
          <w:lang w:eastAsia="fr-FR"/>
        </w:rPr>
        <w:t xml:space="preserve"> l’horaire réel</w:t>
      </w:r>
      <w:r w:rsidR="00372302">
        <w:rPr>
          <w:rFonts w:cs="Arial" w:eastAsia="Times New Roman"/>
          <w:bCs/>
          <w:color w:val="000000"/>
          <w:lang w:eastAsia="fr-FR"/>
        </w:rPr>
        <w:t>.</w:t>
      </w:r>
      <w:r w:rsidR="00021444">
        <w:rPr>
          <w:rFonts w:cs="Arial" w:eastAsia="Times New Roman"/>
          <w:bCs/>
          <w:color w:val="000000"/>
          <w:lang w:eastAsia="fr-FR"/>
        </w:rPr>
        <w:t xml:space="preserve"> Ainsi, en cas d’absence rémunérée, la rémunération </w:t>
      </w:r>
      <w:r w:rsidR="00463BCB" w:rsidRPr="00CE7AFB">
        <w:rPr>
          <w:rFonts w:cs="Arial" w:eastAsia="Times New Roman"/>
          <w:bCs/>
          <w:lang w:eastAsia="fr-FR"/>
        </w:rPr>
        <w:t>est établie</w:t>
      </w:r>
      <w:r w:rsidR="00021444" w:rsidRPr="00CE7AFB">
        <w:rPr>
          <w:rFonts w:cs="Arial" w:eastAsia="Times New Roman"/>
          <w:bCs/>
          <w:lang w:eastAsia="fr-FR"/>
        </w:rPr>
        <w:t xml:space="preserve"> </w:t>
      </w:r>
      <w:r w:rsidR="00021444">
        <w:rPr>
          <w:rFonts w:cs="Arial" w:eastAsia="Times New Roman"/>
          <w:bCs/>
          <w:color w:val="000000"/>
          <w:lang w:eastAsia="fr-FR"/>
        </w:rPr>
        <w:t xml:space="preserve">sur un horaire lissé et non sur l’horaire </w:t>
      </w:r>
      <w:r w:rsidR="00CA1CE1">
        <w:rPr>
          <w:rFonts w:cs="Arial" w:eastAsia="Times New Roman"/>
          <w:bCs/>
          <w:color w:val="000000"/>
          <w:lang w:eastAsia="fr-FR"/>
        </w:rPr>
        <w:t>prévu au planning.</w:t>
      </w:r>
      <w:r w:rsidR="00372302">
        <w:rPr>
          <w:rFonts w:cs="Arial" w:eastAsia="Times New Roman"/>
          <w:bCs/>
          <w:color w:val="000000"/>
          <w:lang w:eastAsia="fr-FR"/>
        </w:rPr>
        <w:t xml:space="preserve"> </w:t>
      </w:r>
    </w:p>
    <w:p w14:paraId="5D1AE702" w14:textId="77777777" w:rsidP="00E453C6" w:rsidR="00780DED" w:rsidRDefault="00372302">
      <w:pPr>
        <w:spacing w:after="0"/>
        <w:jc w:val="both"/>
        <w:rPr>
          <w:rFonts w:cs="Arial"/>
        </w:rPr>
      </w:pPr>
      <w:r>
        <w:rPr>
          <w:rFonts w:cs="Arial" w:eastAsia="Times New Roman"/>
          <w:bCs/>
          <w:color w:val="000000"/>
          <w:lang w:eastAsia="fr-FR"/>
        </w:rPr>
        <w:t>U</w:t>
      </w:r>
      <w:r w:rsidR="00FB764A" w:rsidRPr="00FB764A">
        <w:rPr>
          <w:rFonts w:cs="Arial"/>
        </w:rPr>
        <w:t>n</w:t>
      </w:r>
      <w:r>
        <w:rPr>
          <w:rFonts w:cs="Arial"/>
        </w:rPr>
        <w:t xml:space="preserve"> relevé individuel</w:t>
      </w:r>
      <w:r w:rsidR="00FB764A" w:rsidRPr="00FB764A">
        <w:rPr>
          <w:rFonts w:cs="Arial"/>
        </w:rPr>
        <w:t xml:space="preserve"> reprend le décompte des heures de travail effectuées.</w:t>
      </w:r>
    </w:p>
    <w:p w14:paraId="6C1D14C9" w14:textId="77777777" w:rsidP="00E453C6" w:rsidR="00412F53" w:rsidRDefault="00412F53" w:rsidRPr="00FB764A">
      <w:pPr>
        <w:spacing w:after="0"/>
        <w:jc w:val="both"/>
        <w:rPr>
          <w:rFonts w:cs="Arial"/>
        </w:rPr>
      </w:pPr>
    </w:p>
    <w:p w14:paraId="536145FB" w14:textId="754BC5C3" w:rsidP="00E453C6" w:rsidR="00CA1CE1" w:rsidRDefault="00FB764A">
      <w:pPr>
        <w:autoSpaceDE w:val="0"/>
        <w:autoSpaceDN w:val="0"/>
        <w:adjustRightInd w:val="0"/>
        <w:spacing w:after="0"/>
        <w:jc w:val="both"/>
        <w:rPr>
          <w:rFonts w:cs="Arial"/>
          <w:color w:val="00B050"/>
        </w:rPr>
      </w:pPr>
      <w:r w:rsidRPr="00FB764A">
        <w:rPr>
          <w:rFonts w:cs="Arial"/>
        </w:rPr>
        <w:t>Le salaire mensuel</w:t>
      </w:r>
      <w:r w:rsidR="00CA1CE1">
        <w:rPr>
          <w:rFonts w:cs="Arial"/>
        </w:rPr>
        <w:t xml:space="preserve"> : </w:t>
      </w:r>
    </w:p>
    <w:p w14:paraId="2063A762" w14:textId="5C6057B5" w:rsidP="00CA1CE1" w:rsidR="00CA1CE1" w:rsidRDefault="00CA1CE1">
      <w:pPr>
        <w:pStyle w:val="Paragraphedeliste"/>
        <w:numPr>
          <w:ilvl w:val="0"/>
          <w:numId w:val="12"/>
        </w:numPr>
        <w:spacing w:after="0" w:line="240" w:lineRule="auto"/>
        <w:jc w:val="both"/>
        <w:rPr>
          <w:rFonts w:cs="Arial" w:eastAsia="Times New Roman"/>
          <w:bCs/>
          <w:color w:val="000000"/>
          <w:lang w:eastAsia="fr-FR"/>
        </w:rPr>
      </w:pPr>
      <w:r>
        <w:rPr>
          <w:rFonts w:cs="Arial" w:eastAsia="Times New Roman"/>
          <w:bCs/>
          <w:color w:val="000000"/>
          <w:lang w:eastAsia="fr-FR"/>
        </w:rPr>
        <w:t>Des salariés à temps plein bénéficiant d’un durée annuelle fixée à 1790 heures, sera calculé sur la base d’un horaire mensuel moyen de 151,67 heures, auquel s’ajoute 17,33 heures mensuelles majorées conformément aux dispositions légales ou conventionnelles ;</w:t>
      </w:r>
    </w:p>
    <w:p w14:paraId="7711A5AC" w14:textId="4ACB5D8D" w:rsidP="00CA1CE1" w:rsidR="00CA1CE1" w:rsidRDefault="00CA1CE1">
      <w:pPr>
        <w:pStyle w:val="Paragraphedeliste"/>
        <w:numPr>
          <w:ilvl w:val="0"/>
          <w:numId w:val="12"/>
        </w:numPr>
        <w:spacing w:after="0" w:line="240" w:lineRule="auto"/>
        <w:jc w:val="both"/>
        <w:rPr>
          <w:rFonts w:cs="Arial" w:eastAsia="Times New Roman"/>
          <w:bCs/>
          <w:color w:val="000000"/>
          <w:lang w:eastAsia="fr-FR"/>
        </w:rPr>
      </w:pPr>
      <w:r>
        <w:rPr>
          <w:rFonts w:cs="Arial" w:eastAsia="Times New Roman"/>
          <w:bCs/>
          <w:color w:val="000000"/>
          <w:lang w:eastAsia="fr-FR"/>
        </w:rPr>
        <w:lastRenderedPageBreak/>
        <w:t>Des salariés à temps partiel, sera calculé sur la base de leur horaire moyen mensuel contractuel.</w:t>
      </w:r>
    </w:p>
    <w:p w14:paraId="24A22E19" w14:textId="77777777" w:rsidP="00E453C6" w:rsidR="001A0CBB" w:rsidRDefault="001A0CBB">
      <w:pPr>
        <w:autoSpaceDE w:val="0"/>
        <w:autoSpaceDN w:val="0"/>
        <w:adjustRightInd w:val="0"/>
        <w:spacing w:after="0"/>
        <w:jc w:val="both"/>
        <w:rPr>
          <w:rFonts w:cs="Arial"/>
        </w:rPr>
      </w:pPr>
    </w:p>
    <w:p w14:paraId="5D50E3BB" w14:textId="202B2A1F" w:rsidP="00E453C6" w:rsidR="005B13E5" w:rsidRDefault="00FB764A">
      <w:pPr>
        <w:spacing w:after="0"/>
        <w:jc w:val="both"/>
        <w:rPr>
          <w:rFonts w:cs="Arial"/>
        </w:rPr>
      </w:pPr>
      <w:r w:rsidRPr="00FB764A">
        <w:rPr>
          <w:rFonts w:cs="Arial"/>
        </w:rPr>
        <w:t xml:space="preserve">A la fin de la période de </w:t>
      </w:r>
      <w:r w:rsidR="001D0725">
        <w:rPr>
          <w:rFonts w:cs="Arial"/>
        </w:rPr>
        <w:t>référence</w:t>
      </w:r>
      <w:r w:rsidRPr="00FB764A">
        <w:rPr>
          <w:rFonts w:cs="Arial"/>
        </w:rPr>
        <w:t>, les heures réalisées, excédentaires ou en débit, seront rémunérées ou déduites sur la dernière fiche de paye, en tenant compte des éventuelles majorations conformément aux dispositions légales</w:t>
      </w:r>
      <w:r w:rsidR="00463BCB">
        <w:rPr>
          <w:rFonts w:cs="Arial"/>
        </w:rPr>
        <w:t xml:space="preserve"> </w:t>
      </w:r>
      <w:r w:rsidR="00463BCB" w:rsidRPr="00CE7AFB">
        <w:rPr>
          <w:rFonts w:cs="Arial"/>
        </w:rPr>
        <w:t>ou conventionnelles</w:t>
      </w:r>
      <w:r w:rsidRPr="00CE7AFB">
        <w:rPr>
          <w:rFonts w:cs="Arial"/>
        </w:rPr>
        <w:t>.</w:t>
      </w:r>
    </w:p>
    <w:p w14:paraId="32FBA4DB" w14:textId="7AF024DF" w:rsidP="00E453C6" w:rsidR="002869CC" w:rsidRDefault="002869CC">
      <w:pPr>
        <w:spacing w:after="0"/>
        <w:jc w:val="both"/>
        <w:rPr>
          <w:rFonts w:cs="Arial"/>
        </w:rPr>
      </w:pPr>
    </w:p>
    <w:p w14:paraId="69C36B81" w14:textId="77777777" w:rsidP="00E453C6" w:rsidR="002869CC" w:rsidRDefault="002869CC" w:rsidRPr="00FB764A">
      <w:pPr>
        <w:spacing w:after="0"/>
        <w:jc w:val="both"/>
        <w:rPr>
          <w:rFonts w:cs="Arial"/>
        </w:rPr>
      </w:pPr>
    </w:p>
    <w:p w14:paraId="52995F1B" w14:textId="0E2AA644" w:rsidP="00F74376" w:rsidR="00F74376" w:rsidRDefault="00F74376">
      <w:pPr>
        <w:spacing w:after="0"/>
        <w:rPr>
          <w:rFonts w:cs="Arial" w:eastAsia="Times New Roman"/>
          <w:b/>
          <w:bCs/>
          <w:color w:val="000000"/>
          <w:sz w:val="24"/>
          <w:u w:val="single"/>
          <w:lang w:eastAsia="fr-FR"/>
        </w:rPr>
      </w:pPr>
      <w:r>
        <w:rPr>
          <w:rFonts w:cs="Arial" w:eastAsia="Times New Roman"/>
          <w:b/>
          <w:bCs/>
          <w:color w:val="000000"/>
          <w:sz w:val="24"/>
          <w:u w:val="single"/>
          <w:lang w:eastAsia="fr-FR"/>
        </w:rPr>
        <w:t>TROISIEME</w:t>
      </w:r>
      <w:r w:rsidRPr="00D64BB2">
        <w:rPr>
          <w:rFonts w:cs="Arial" w:eastAsia="Times New Roman"/>
          <w:b/>
          <w:bCs/>
          <w:color w:val="000000"/>
          <w:sz w:val="24"/>
          <w:u w:val="single"/>
          <w:lang w:eastAsia="fr-FR"/>
        </w:rPr>
        <w:t xml:space="preserve"> PARTIE :</w:t>
      </w:r>
      <w:r>
        <w:rPr>
          <w:rFonts w:cs="Arial" w:eastAsia="Times New Roman"/>
          <w:b/>
          <w:bCs/>
          <w:color w:val="000000"/>
          <w:sz w:val="24"/>
          <w:u w:val="single"/>
          <w:lang w:eastAsia="fr-FR"/>
        </w:rPr>
        <w:t xml:space="preserve"> ACCOMPLISSEMENT DES HEURES SUPPLEMENTAIRES</w:t>
      </w:r>
    </w:p>
    <w:p w14:paraId="60E25F81" w14:textId="77777777" w:rsidP="00F74376" w:rsidR="00F74376" w:rsidRDefault="00F74376">
      <w:pPr>
        <w:spacing w:after="0"/>
        <w:rPr>
          <w:rFonts w:ascii="Arial" w:cs="Arial" w:eastAsia="Times New Roman" w:hAnsi="Arial"/>
          <w:b/>
          <w:bCs/>
          <w:color w:val="000000"/>
          <w:sz w:val="27"/>
          <w:szCs w:val="27"/>
          <w:lang w:eastAsia="fr-FR"/>
        </w:rPr>
      </w:pPr>
    </w:p>
    <w:p w14:paraId="6776C9C1" w14:textId="77777777" w:rsidP="00F74376" w:rsidR="00F74376" w:rsidRDefault="00F74376">
      <w:pPr>
        <w:spacing w:after="0"/>
        <w:rPr>
          <w:rFonts w:cs="Arial" w:eastAsia="Times New Roman"/>
          <w:b/>
          <w:bCs/>
          <w:color w:val="000000"/>
          <w:u w:val="single"/>
          <w:lang w:eastAsia="fr-FR"/>
        </w:rPr>
      </w:pPr>
      <w:r w:rsidRPr="00AA4A30">
        <w:rPr>
          <w:rFonts w:cs="Arial" w:eastAsia="Times New Roman"/>
          <w:b/>
          <w:bCs/>
          <w:color w:val="000000"/>
          <w:u w:val="single"/>
          <w:lang w:eastAsia="fr-FR"/>
        </w:rPr>
        <w:t xml:space="preserve">Article </w:t>
      </w:r>
      <w:r>
        <w:rPr>
          <w:rFonts w:cs="Arial" w:eastAsia="Times New Roman"/>
          <w:b/>
          <w:bCs/>
          <w:color w:val="000000"/>
          <w:u w:val="single"/>
          <w:lang w:eastAsia="fr-FR"/>
        </w:rPr>
        <w:t>2 : Accomplissement des heures supplémentaires</w:t>
      </w:r>
    </w:p>
    <w:p w14:paraId="5326CE8C" w14:textId="77777777" w:rsidP="00F74376" w:rsidR="00F74376" w:rsidRDefault="00F74376">
      <w:pPr>
        <w:spacing w:after="0"/>
        <w:rPr>
          <w:rFonts w:ascii="Arial" w:cs="Arial" w:eastAsia="Times New Roman" w:hAnsi="Arial"/>
          <w:b/>
          <w:bCs/>
          <w:color w:val="000000"/>
          <w:sz w:val="27"/>
          <w:szCs w:val="27"/>
          <w:lang w:eastAsia="fr-FR"/>
        </w:rPr>
      </w:pPr>
    </w:p>
    <w:p w14:paraId="12CEBE1C" w14:textId="2F81B3AB" w:rsidP="00F74376" w:rsidR="00F74376" w:rsidRDefault="00F74376">
      <w:pPr>
        <w:spacing w:after="0"/>
        <w:jc w:val="both"/>
        <w:rPr>
          <w:lang w:eastAsia="fr-FR"/>
        </w:rPr>
      </w:pPr>
      <w:r>
        <w:rPr>
          <w:lang w:eastAsia="fr-FR"/>
        </w:rPr>
        <w:t>Les heures supplémentaires peuvent être demandées par l’employeur, dans l’intérêt de l’entreprise. Le régime des heures supplémentaires est celui prévu par la convention coll</w:t>
      </w:r>
      <w:r w:rsidR="005B13E5">
        <w:rPr>
          <w:lang w:eastAsia="fr-FR"/>
        </w:rPr>
        <w:t>ective Sport</w:t>
      </w:r>
      <w:r>
        <w:rPr>
          <w:lang w:eastAsia="fr-FR"/>
        </w:rPr>
        <w:t xml:space="preserve"> à l’excep</w:t>
      </w:r>
      <w:r w:rsidR="005B13E5">
        <w:rPr>
          <w:lang w:eastAsia="fr-FR"/>
        </w:rPr>
        <w:t xml:space="preserve">tion </w:t>
      </w:r>
      <w:r w:rsidR="005B13E5" w:rsidRPr="004556C9">
        <w:rPr>
          <w:lang w:eastAsia="fr-FR"/>
        </w:rPr>
        <w:t xml:space="preserve">du taux de majoration et </w:t>
      </w:r>
      <w:r w:rsidR="005B13E5">
        <w:rPr>
          <w:lang w:eastAsia="fr-FR"/>
        </w:rPr>
        <w:t>du</w:t>
      </w:r>
      <w:r>
        <w:rPr>
          <w:lang w:eastAsia="fr-FR"/>
        </w:rPr>
        <w:t xml:space="preserve"> contingent annuel d’heure. </w:t>
      </w:r>
    </w:p>
    <w:p w14:paraId="205FE535" w14:textId="77777777" w:rsidP="00F74376" w:rsidR="00F74376" w:rsidRDefault="00F74376">
      <w:pPr>
        <w:spacing w:after="0"/>
        <w:jc w:val="both"/>
        <w:rPr>
          <w:rFonts w:cs="Arial" w:eastAsia="Times New Roman"/>
          <w:color w:val="000000"/>
          <w:lang w:eastAsia="fr-FR"/>
        </w:rPr>
      </w:pPr>
    </w:p>
    <w:p w14:paraId="19E8DC1A" w14:textId="040EDCDE" w:rsidP="00F74376" w:rsidR="00F74376" w:rsidRDefault="00F74376" w:rsidRPr="002B63E4">
      <w:pPr>
        <w:spacing w:after="0"/>
        <w:rPr>
          <w:rFonts w:cstheme="minorHAnsi" w:eastAsia="Times New Roman"/>
          <w:color w:val="000000"/>
          <w:lang w:eastAsia="fr-FR"/>
        </w:rPr>
      </w:pPr>
      <w:r w:rsidRPr="002B63E4">
        <w:rPr>
          <w:rFonts w:cstheme="minorHAnsi" w:eastAsia="Times New Roman"/>
          <w:b/>
          <w:bCs/>
          <w:color w:val="000000"/>
          <w:u w:val="single"/>
          <w:lang w:eastAsia="fr-FR"/>
        </w:rPr>
        <w:t>Article 3</w:t>
      </w:r>
      <w:r>
        <w:rPr>
          <w:rFonts w:cstheme="minorHAnsi" w:eastAsia="Times New Roman"/>
          <w:b/>
          <w:bCs/>
          <w:color w:val="000000"/>
          <w:u w:val="single"/>
          <w:lang w:eastAsia="fr-FR"/>
        </w:rPr>
        <w:t> :</w:t>
      </w:r>
      <w:r w:rsidRPr="002B63E4">
        <w:rPr>
          <w:rFonts w:cstheme="minorHAnsi" w:eastAsia="Times New Roman"/>
          <w:b/>
          <w:bCs/>
          <w:color w:val="000000"/>
          <w:u w:val="single"/>
          <w:lang w:eastAsia="fr-FR"/>
        </w:rPr>
        <w:t xml:space="preserve"> Contingent d'heures supplémentaires</w:t>
      </w:r>
      <w:r w:rsidRPr="002B63E4">
        <w:rPr>
          <w:rFonts w:cstheme="minorHAnsi" w:eastAsia="Times New Roman"/>
          <w:color w:val="000000"/>
          <w:u w:val="single"/>
          <w:lang w:eastAsia="fr-FR"/>
        </w:rPr>
        <w:br/>
      </w:r>
      <w:r w:rsidRPr="002B63E4">
        <w:rPr>
          <w:rFonts w:cstheme="minorHAnsi" w:eastAsia="Times New Roman"/>
          <w:color w:val="000000"/>
          <w:lang w:eastAsia="fr-FR"/>
        </w:rPr>
        <w:br/>
        <w:t xml:space="preserve">Le contingent d'heures supplémentaires est fixé à </w:t>
      </w:r>
      <w:r w:rsidR="005B13E5" w:rsidRPr="005B13E5">
        <w:rPr>
          <w:rFonts w:cstheme="minorHAnsi" w:eastAsia="Times New Roman"/>
          <w:b/>
          <w:color w:val="000000"/>
          <w:lang w:eastAsia="fr-FR"/>
        </w:rPr>
        <w:t>300</w:t>
      </w:r>
      <w:r w:rsidRPr="005B13E5">
        <w:rPr>
          <w:rFonts w:cstheme="minorHAnsi" w:eastAsia="Times New Roman"/>
          <w:b/>
          <w:color w:val="000000"/>
          <w:lang w:eastAsia="fr-FR"/>
        </w:rPr>
        <w:t xml:space="preserve"> heures</w:t>
      </w:r>
      <w:r w:rsidRPr="002B63E4">
        <w:rPr>
          <w:rFonts w:cstheme="minorHAnsi" w:eastAsia="Times New Roman"/>
          <w:color w:val="000000"/>
          <w:lang w:eastAsia="fr-FR"/>
        </w:rPr>
        <w:t xml:space="preserve"> par salarié et par an.</w:t>
      </w:r>
    </w:p>
    <w:p w14:paraId="15508D9E" w14:textId="77777777" w:rsidP="00F74376" w:rsidR="00F74376" w:rsidRDefault="00F74376" w:rsidRPr="002B63E4">
      <w:pPr>
        <w:spacing w:after="0"/>
        <w:rPr>
          <w:rFonts w:cstheme="minorHAnsi"/>
        </w:rPr>
      </w:pPr>
      <w:r w:rsidRPr="002B63E4">
        <w:rPr>
          <w:rFonts w:cstheme="minorHAnsi" w:eastAsia="Times New Roman"/>
          <w:color w:val="000000"/>
          <w:lang w:eastAsia="fr-FR"/>
        </w:rPr>
        <w:t xml:space="preserve">La période de référence pour calculer le contingent est </w:t>
      </w:r>
      <w:r w:rsidRPr="005B13E5">
        <w:rPr>
          <w:rFonts w:cstheme="minorHAnsi" w:eastAsia="Times New Roman"/>
          <w:lang w:eastAsia="fr-FR"/>
        </w:rPr>
        <w:t>l’année civile.</w:t>
      </w:r>
    </w:p>
    <w:p w14:paraId="4E559467" w14:textId="77777777" w:rsidP="00F74376" w:rsidR="00F74376" w:rsidRDefault="00F74376" w:rsidRPr="002B63E4">
      <w:pPr>
        <w:spacing w:after="0"/>
        <w:rPr>
          <w:rFonts w:cstheme="minorHAnsi"/>
        </w:rPr>
      </w:pPr>
    </w:p>
    <w:p w14:paraId="442B217D" w14:textId="77777777" w:rsidP="00F74376" w:rsidR="00F74376" w:rsidRDefault="00F74376" w:rsidRPr="002B63E4">
      <w:pPr>
        <w:spacing w:after="0" w:line="240" w:lineRule="auto"/>
        <w:ind w:left="15" w:right="15"/>
        <w:rPr>
          <w:rFonts w:cstheme="minorHAnsi" w:eastAsia="Times New Roman"/>
          <w:b/>
          <w:bCs/>
          <w:color w:val="000000"/>
          <w:u w:val="single"/>
          <w:lang w:eastAsia="fr-FR"/>
        </w:rPr>
      </w:pPr>
      <w:r w:rsidRPr="002B63E4">
        <w:rPr>
          <w:rFonts w:cstheme="minorHAnsi" w:eastAsia="Times New Roman"/>
          <w:b/>
          <w:bCs/>
          <w:color w:val="000000"/>
          <w:u w:val="single"/>
          <w:lang w:eastAsia="fr-FR"/>
        </w:rPr>
        <w:t>Article 4</w:t>
      </w:r>
      <w:r>
        <w:rPr>
          <w:rFonts w:cstheme="minorHAnsi" w:eastAsia="Times New Roman"/>
          <w:b/>
          <w:bCs/>
          <w:color w:val="000000"/>
          <w:u w:val="single"/>
          <w:lang w:eastAsia="fr-FR"/>
        </w:rPr>
        <w:t> :</w:t>
      </w:r>
      <w:r w:rsidRPr="002B63E4">
        <w:rPr>
          <w:rFonts w:cstheme="minorHAnsi" w:eastAsia="Times New Roman"/>
          <w:b/>
          <w:bCs/>
          <w:color w:val="000000"/>
          <w:u w:val="single"/>
          <w:lang w:eastAsia="fr-FR"/>
        </w:rPr>
        <w:t xml:space="preserve"> Taux de majoration des heures effectuées au-delà de 35 heures</w:t>
      </w:r>
    </w:p>
    <w:p w14:paraId="45B08BBB" w14:textId="77777777" w:rsidP="00F74376" w:rsidR="00F74376" w:rsidRDefault="00F74376" w:rsidRPr="002B63E4">
      <w:pPr>
        <w:spacing w:after="0" w:line="240" w:lineRule="auto"/>
        <w:ind w:left="15" w:right="15"/>
        <w:rPr>
          <w:rFonts w:cstheme="minorHAnsi" w:eastAsia="Times New Roman"/>
          <w:b/>
          <w:bCs/>
          <w:color w:val="000000"/>
          <w:lang w:eastAsia="fr-FR"/>
        </w:rPr>
      </w:pPr>
    </w:p>
    <w:p w14:paraId="10B2D536" w14:textId="4218207D" w:rsidP="00F74376" w:rsidR="00F74376" w:rsidRDefault="00F74376" w:rsidRPr="00E55971">
      <w:pPr>
        <w:spacing w:after="0"/>
        <w:rPr>
          <w:rFonts w:cstheme="minorHAnsi" w:eastAsia="Times New Roman"/>
          <w:color w:val="000000"/>
          <w:lang w:eastAsia="fr-FR"/>
        </w:rPr>
      </w:pPr>
      <w:r w:rsidRPr="00E55971">
        <w:rPr>
          <w:rFonts w:cstheme="minorHAnsi" w:eastAsia="Times New Roman"/>
          <w:color w:val="000000"/>
          <w:lang w:eastAsia="fr-FR"/>
        </w:rPr>
        <w:t xml:space="preserve">Les heures effectuées au-delà de 35 heures et dans la limite de </w:t>
      </w:r>
      <w:r w:rsidR="00E55971" w:rsidRPr="00E55971">
        <w:rPr>
          <w:rFonts w:cstheme="minorHAnsi" w:eastAsia="Times New Roman"/>
          <w:color w:val="000000"/>
          <w:lang w:eastAsia="fr-FR"/>
        </w:rPr>
        <w:t>8 heures</w:t>
      </w:r>
      <w:r w:rsidRPr="00E55971">
        <w:rPr>
          <w:rFonts w:cstheme="minorHAnsi" w:eastAsia="Times New Roman"/>
          <w:color w:val="000000"/>
          <w:lang w:eastAsia="fr-FR"/>
        </w:rPr>
        <w:t xml:space="preserve"> seront majorées de </w:t>
      </w:r>
      <w:r w:rsidR="00E55971" w:rsidRPr="00E55971">
        <w:rPr>
          <w:rFonts w:cstheme="minorHAnsi" w:eastAsia="Times New Roman"/>
          <w:color w:val="000000"/>
          <w:lang w:eastAsia="fr-FR"/>
        </w:rPr>
        <w:t>25</w:t>
      </w:r>
      <w:r w:rsidRPr="00E55971">
        <w:rPr>
          <w:rFonts w:cstheme="minorHAnsi" w:eastAsia="Times New Roman"/>
          <w:color w:val="000000"/>
          <w:lang w:eastAsia="fr-FR"/>
        </w:rPr>
        <w:t>%.</w:t>
      </w:r>
    </w:p>
    <w:p w14:paraId="37AA43D9" w14:textId="5DD44808" w:rsidP="00F74376" w:rsidR="00F74376" w:rsidRDefault="00F74376">
      <w:pPr>
        <w:spacing w:after="0"/>
        <w:rPr>
          <w:rFonts w:cstheme="minorHAnsi" w:eastAsia="Times New Roman"/>
          <w:color w:val="000000"/>
          <w:lang w:eastAsia="fr-FR"/>
        </w:rPr>
      </w:pPr>
      <w:r w:rsidRPr="00E55971">
        <w:rPr>
          <w:rFonts w:cstheme="minorHAnsi" w:eastAsia="Times New Roman"/>
          <w:color w:val="000000"/>
          <w:lang w:eastAsia="fr-FR"/>
        </w:rPr>
        <w:t xml:space="preserve">Les heures effectuées au-delà de </w:t>
      </w:r>
      <w:r w:rsidR="00E55971" w:rsidRPr="00E55971">
        <w:rPr>
          <w:rFonts w:cstheme="minorHAnsi" w:eastAsia="Times New Roman"/>
          <w:color w:val="000000"/>
          <w:lang w:eastAsia="fr-FR"/>
        </w:rPr>
        <w:t>43</w:t>
      </w:r>
      <w:r w:rsidRPr="00E55971">
        <w:rPr>
          <w:rFonts w:cstheme="minorHAnsi" w:eastAsia="Times New Roman"/>
          <w:color w:val="000000"/>
          <w:lang w:eastAsia="fr-FR"/>
        </w:rPr>
        <w:t xml:space="preserve"> heures seront majorées de </w:t>
      </w:r>
      <w:r w:rsidR="00E55971" w:rsidRPr="00E55971">
        <w:rPr>
          <w:rFonts w:cstheme="minorHAnsi" w:eastAsia="Times New Roman"/>
          <w:color w:val="000000"/>
          <w:lang w:eastAsia="fr-FR"/>
        </w:rPr>
        <w:t>50</w:t>
      </w:r>
      <w:r w:rsidRPr="00E55971">
        <w:rPr>
          <w:rFonts w:cstheme="minorHAnsi" w:eastAsia="Times New Roman"/>
          <w:color w:val="000000"/>
          <w:lang w:eastAsia="fr-FR"/>
        </w:rPr>
        <w:t>%.</w:t>
      </w:r>
    </w:p>
    <w:p w14:paraId="7F64FD03" w14:textId="77777777" w:rsidP="00F74376" w:rsidR="00F74376" w:rsidRDefault="00F74376">
      <w:pPr>
        <w:spacing w:after="0"/>
        <w:rPr>
          <w:rFonts w:cstheme="minorHAnsi" w:eastAsia="Times New Roman"/>
          <w:color w:val="000000"/>
          <w:lang w:eastAsia="fr-FR"/>
        </w:rPr>
      </w:pPr>
    </w:p>
    <w:p w14:paraId="6D5C7F7B" w14:textId="4FEE1A6A" w:rsidP="00F74376" w:rsidR="00F74376" w:rsidRDefault="00F74376">
      <w:pPr>
        <w:spacing w:after="0"/>
        <w:rPr>
          <w:rFonts w:cs="Arial" w:eastAsia="Times New Roman"/>
          <w:b/>
          <w:bCs/>
          <w:color w:val="000000"/>
          <w:sz w:val="24"/>
          <w:u w:val="single"/>
          <w:lang w:eastAsia="fr-FR"/>
        </w:rPr>
      </w:pPr>
      <w:r>
        <w:rPr>
          <w:rFonts w:cs="Arial" w:eastAsia="Times New Roman"/>
          <w:b/>
          <w:bCs/>
          <w:color w:val="000000"/>
          <w:sz w:val="24"/>
          <w:u w:val="single"/>
          <w:lang w:eastAsia="fr-FR"/>
        </w:rPr>
        <w:t>QUATRIEME PARTIE</w:t>
      </w:r>
      <w:r w:rsidRPr="00D64BB2">
        <w:rPr>
          <w:rFonts w:cs="Arial" w:eastAsia="Times New Roman"/>
          <w:b/>
          <w:bCs/>
          <w:color w:val="000000"/>
          <w:sz w:val="24"/>
          <w:u w:val="single"/>
          <w:lang w:eastAsia="fr-FR"/>
        </w:rPr>
        <w:t xml:space="preserve"> : </w:t>
      </w:r>
      <w:r>
        <w:rPr>
          <w:rFonts w:cs="Arial" w:eastAsia="Times New Roman"/>
          <w:b/>
          <w:bCs/>
          <w:color w:val="000000"/>
          <w:sz w:val="24"/>
          <w:u w:val="single"/>
          <w:lang w:eastAsia="fr-FR"/>
        </w:rPr>
        <w:t xml:space="preserve">MODALITES DE GESTION DES CONGES PAYES </w:t>
      </w:r>
    </w:p>
    <w:p w14:paraId="10937F02" w14:textId="77777777" w:rsidP="00F74376" w:rsidR="00F74376" w:rsidRDefault="00F74376">
      <w:pPr>
        <w:spacing w:after="0" w:line="240" w:lineRule="auto"/>
        <w:jc w:val="both"/>
        <w:rPr>
          <w:rFonts w:cs="Arial" w:eastAsia="Times New Roman"/>
          <w:b/>
          <w:bCs/>
          <w:color w:val="000000"/>
          <w:u w:val="single"/>
          <w:lang w:eastAsia="fr-FR"/>
        </w:rPr>
      </w:pPr>
    </w:p>
    <w:p w14:paraId="057C23CE" w14:textId="77777777" w:rsidP="00F74376" w:rsidR="00F74376" w:rsidRDefault="00F74376">
      <w:pPr>
        <w:spacing w:after="0"/>
        <w:jc w:val="both"/>
        <w:rPr>
          <w:rFonts w:cs="Arial" w:eastAsia="Times New Roman"/>
          <w:b/>
          <w:bCs/>
          <w:color w:val="000000"/>
          <w:u w:val="single"/>
          <w:lang w:eastAsia="fr-FR"/>
        </w:rPr>
      </w:pPr>
      <w:r w:rsidRPr="00AA4A30">
        <w:rPr>
          <w:rFonts w:cs="Arial" w:eastAsia="Times New Roman"/>
          <w:b/>
          <w:bCs/>
          <w:color w:val="000000"/>
          <w:u w:val="single"/>
          <w:lang w:eastAsia="fr-FR"/>
        </w:rPr>
        <w:t xml:space="preserve">Article </w:t>
      </w:r>
      <w:r>
        <w:rPr>
          <w:rFonts w:cs="Arial" w:eastAsia="Times New Roman"/>
          <w:b/>
          <w:bCs/>
          <w:color w:val="000000"/>
          <w:u w:val="single"/>
          <w:lang w:eastAsia="fr-FR"/>
        </w:rPr>
        <w:t xml:space="preserve">2 : Période d’acquisition des congés payés </w:t>
      </w:r>
    </w:p>
    <w:p w14:paraId="06765288" w14:textId="77777777" w:rsidP="00F74376" w:rsidR="00F74376" w:rsidRDefault="00F74376">
      <w:pPr>
        <w:spacing w:after="0"/>
        <w:jc w:val="both"/>
        <w:rPr>
          <w:rFonts w:cs="Arial" w:eastAsia="Times New Roman"/>
          <w:b/>
          <w:bCs/>
          <w:color w:val="000000"/>
          <w:u w:val="single"/>
          <w:lang w:eastAsia="fr-FR"/>
        </w:rPr>
      </w:pPr>
    </w:p>
    <w:p w14:paraId="0448E3D5" w14:textId="77777777" w:rsidP="00F74376" w:rsidR="00F74376" w:rsidRDefault="00F74376">
      <w:pPr>
        <w:spacing w:after="0"/>
        <w:jc w:val="both"/>
        <w:rPr>
          <w:rFonts w:cs="Arial" w:eastAsia="Times New Roman"/>
          <w:bCs/>
          <w:color w:val="000000"/>
          <w:lang w:eastAsia="fr-FR"/>
        </w:rPr>
      </w:pPr>
      <w:r>
        <w:rPr>
          <w:rFonts w:cs="Arial" w:eastAsia="Times New Roman"/>
          <w:bCs/>
          <w:color w:val="000000"/>
          <w:lang w:eastAsia="fr-FR"/>
        </w:rPr>
        <w:t xml:space="preserve">La période annuelle de référence </w:t>
      </w:r>
      <w:r w:rsidRPr="002E30FD">
        <w:rPr>
          <w:rFonts w:cs="Arial" w:eastAsia="Times New Roman"/>
          <w:bCs/>
          <w:color w:val="000000"/>
          <w:lang w:eastAsia="fr-FR"/>
        </w:rPr>
        <w:t xml:space="preserve">d’acquisition </w:t>
      </w:r>
      <w:r>
        <w:rPr>
          <w:rFonts w:cs="Arial" w:eastAsia="Times New Roman"/>
          <w:bCs/>
          <w:color w:val="000000"/>
          <w:lang w:eastAsia="fr-FR"/>
        </w:rPr>
        <w:t>pour les congés payés s’étend du 1</w:t>
      </w:r>
      <w:r w:rsidRPr="00E50AAD">
        <w:rPr>
          <w:rFonts w:cs="Arial" w:eastAsia="Times New Roman"/>
          <w:bCs/>
          <w:color w:val="000000"/>
          <w:vertAlign w:val="superscript"/>
          <w:lang w:eastAsia="fr-FR"/>
        </w:rPr>
        <w:t>er</w:t>
      </w:r>
      <w:r>
        <w:rPr>
          <w:rFonts w:cs="Arial" w:eastAsia="Times New Roman"/>
          <w:bCs/>
          <w:color w:val="000000"/>
          <w:lang w:eastAsia="fr-FR"/>
        </w:rPr>
        <w:t xml:space="preserve"> janvier au 31 décembre et coïncide ainsi avec l’année civile. </w:t>
      </w:r>
    </w:p>
    <w:p w14:paraId="7B590D3C" w14:textId="77777777" w:rsidP="00F74376" w:rsidR="00F74376" w:rsidRDefault="00F74376">
      <w:pPr>
        <w:spacing w:after="0"/>
        <w:jc w:val="both"/>
        <w:rPr>
          <w:rFonts w:cs="Arial" w:eastAsia="Times New Roman"/>
          <w:bCs/>
          <w:color w:val="000000"/>
          <w:lang w:eastAsia="fr-FR"/>
        </w:rPr>
      </w:pPr>
    </w:p>
    <w:p w14:paraId="225DB31B" w14:textId="77777777" w:rsidP="00F74376" w:rsidR="00F74376" w:rsidRDefault="00F74376">
      <w:pPr>
        <w:spacing w:after="0"/>
        <w:jc w:val="both"/>
        <w:rPr>
          <w:rFonts w:cs="Arial" w:eastAsia="Times New Roman"/>
          <w:b/>
          <w:bCs/>
          <w:color w:val="000000"/>
          <w:u w:val="single"/>
          <w:lang w:eastAsia="fr-FR"/>
        </w:rPr>
      </w:pPr>
      <w:r w:rsidRPr="00AA4A30">
        <w:rPr>
          <w:rFonts w:cs="Arial" w:eastAsia="Times New Roman"/>
          <w:b/>
          <w:bCs/>
          <w:color w:val="000000"/>
          <w:u w:val="single"/>
          <w:lang w:eastAsia="fr-FR"/>
        </w:rPr>
        <w:t xml:space="preserve">Article </w:t>
      </w:r>
      <w:r>
        <w:rPr>
          <w:rFonts w:cs="Arial" w:eastAsia="Times New Roman"/>
          <w:b/>
          <w:bCs/>
          <w:color w:val="000000"/>
          <w:u w:val="single"/>
          <w:lang w:eastAsia="fr-FR"/>
        </w:rPr>
        <w:t xml:space="preserve">3 : Période de prise des congés payés </w:t>
      </w:r>
    </w:p>
    <w:p w14:paraId="7FACD378" w14:textId="77777777" w:rsidP="00F74376" w:rsidR="00F74376" w:rsidRDefault="00F74376">
      <w:pPr>
        <w:spacing w:after="0"/>
        <w:jc w:val="both"/>
        <w:rPr>
          <w:rFonts w:cs="Arial" w:eastAsia="Times New Roman"/>
          <w:bCs/>
          <w:color w:val="000000"/>
          <w:lang w:eastAsia="fr-FR"/>
        </w:rPr>
      </w:pPr>
    </w:p>
    <w:p w14:paraId="2439996F" w14:textId="77777777" w:rsidP="00F74376" w:rsidR="00F74376" w:rsidRDefault="00F74376">
      <w:pPr>
        <w:spacing w:after="0"/>
        <w:jc w:val="both"/>
        <w:rPr>
          <w:rFonts w:cs="Arial" w:eastAsia="Times New Roman"/>
          <w:bCs/>
          <w:color w:val="000000"/>
          <w:lang w:eastAsia="fr-FR"/>
        </w:rPr>
      </w:pPr>
      <w:r>
        <w:rPr>
          <w:rFonts w:cs="Arial" w:eastAsia="Times New Roman"/>
          <w:bCs/>
          <w:color w:val="000000"/>
          <w:lang w:eastAsia="fr-FR"/>
        </w:rPr>
        <w:t>La période annuelle de prise des congés payés s’étend du 1</w:t>
      </w:r>
      <w:r w:rsidRPr="00E50AAD">
        <w:rPr>
          <w:rFonts w:cs="Arial" w:eastAsia="Times New Roman"/>
          <w:bCs/>
          <w:color w:val="000000"/>
          <w:vertAlign w:val="superscript"/>
          <w:lang w:eastAsia="fr-FR"/>
        </w:rPr>
        <w:t>er</w:t>
      </w:r>
      <w:r>
        <w:rPr>
          <w:rFonts w:cs="Arial" w:eastAsia="Times New Roman"/>
          <w:bCs/>
          <w:color w:val="000000"/>
          <w:lang w:eastAsia="fr-FR"/>
        </w:rPr>
        <w:t xml:space="preserve"> janvier au 31 décembre de l’année suivant son acquisition. Les salariés ne bénéficient plus à ce titre de jours de congés supplémentaires de fractionnement.</w:t>
      </w:r>
    </w:p>
    <w:p w14:paraId="50BFEE19" w14:textId="77777777" w:rsidP="00F74376" w:rsidR="00F74376" w:rsidRDefault="00F74376">
      <w:pPr>
        <w:spacing w:after="0"/>
        <w:jc w:val="both"/>
        <w:rPr>
          <w:rFonts w:cs="Arial" w:eastAsia="Times New Roman"/>
          <w:bCs/>
          <w:color w:val="000000"/>
          <w:lang w:eastAsia="fr-FR"/>
        </w:rPr>
      </w:pPr>
    </w:p>
    <w:p w14:paraId="6E1E0674" w14:textId="77777777" w:rsidP="00F74376" w:rsidR="00F74376" w:rsidRDefault="00F74376">
      <w:pPr>
        <w:spacing w:after="0"/>
        <w:jc w:val="both"/>
        <w:rPr>
          <w:rFonts w:cs="Arial" w:eastAsia="Times New Roman"/>
          <w:b/>
          <w:bCs/>
          <w:color w:val="000000"/>
          <w:u w:val="single"/>
          <w:lang w:eastAsia="fr-FR"/>
        </w:rPr>
      </w:pPr>
      <w:r w:rsidRPr="00AA4A30">
        <w:rPr>
          <w:rFonts w:cs="Arial" w:eastAsia="Times New Roman"/>
          <w:b/>
          <w:bCs/>
          <w:color w:val="000000"/>
          <w:u w:val="single"/>
          <w:lang w:eastAsia="fr-FR"/>
        </w:rPr>
        <w:t xml:space="preserve">Article </w:t>
      </w:r>
      <w:r>
        <w:rPr>
          <w:rFonts w:cs="Arial" w:eastAsia="Times New Roman"/>
          <w:b/>
          <w:bCs/>
          <w:color w:val="000000"/>
          <w:u w:val="single"/>
          <w:lang w:eastAsia="fr-FR"/>
        </w:rPr>
        <w:t xml:space="preserve">4 : Prise des congés payés  </w:t>
      </w:r>
    </w:p>
    <w:p w14:paraId="10EA7406" w14:textId="77777777" w:rsidP="00F74376" w:rsidR="00F74376" w:rsidRDefault="00F74376">
      <w:pPr>
        <w:spacing w:after="0"/>
        <w:jc w:val="both"/>
        <w:rPr>
          <w:rFonts w:cs="Arial" w:eastAsia="Times New Roman"/>
          <w:bCs/>
          <w:color w:val="000000"/>
          <w:lang w:eastAsia="fr-FR"/>
        </w:rPr>
      </w:pPr>
    </w:p>
    <w:p w14:paraId="0D71C29B" w14:textId="77777777" w:rsidP="00F74376" w:rsidR="00F74376" w:rsidRDefault="00F74376">
      <w:pPr>
        <w:spacing w:after="0"/>
        <w:jc w:val="both"/>
        <w:rPr>
          <w:rFonts w:cs="Arial" w:eastAsia="Times New Roman"/>
          <w:bCs/>
          <w:color w:val="000000"/>
          <w:lang w:eastAsia="fr-FR"/>
        </w:rPr>
      </w:pPr>
      <w:r w:rsidRPr="008A3F58">
        <w:rPr>
          <w:rFonts w:cs="Arial" w:eastAsia="Times New Roman"/>
          <w:bCs/>
          <w:color w:val="000000"/>
          <w:lang w:eastAsia="fr-FR"/>
        </w:rPr>
        <w:t>Le salarié a le droit de prendre ses congés dès qu’il les a acquis.</w:t>
      </w:r>
    </w:p>
    <w:p w14:paraId="60435F2A" w14:textId="77777777" w:rsidP="00F74376" w:rsidR="00F74376" w:rsidRDefault="00F74376">
      <w:pPr>
        <w:spacing w:after="0"/>
        <w:jc w:val="both"/>
        <w:rPr>
          <w:rFonts w:cs="Arial" w:eastAsia="Times New Roman"/>
          <w:bCs/>
          <w:color w:val="000000"/>
          <w:lang w:eastAsia="fr-FR"/>
        </w:rPr>
      </w:pPr>
      <w:r>
        <w:rPr>
          <w:rFonts w:cs="Arial" w:eastAsia="Times New Roman"/>
          <w:bCs/>
          <w:color w:val="000000"/>
          <w:lang w:eastAsia="fr-FR"/>
        </w:rPr>
        <w:t>Ainsi, un salarié embauché au 1</w:t>
      </w:r>
      <w:r w:rsidRPr="008A3F58">
        <w:rPr>
          <w:rFonts w:cs="Arial" w:eastAsia="Times New Roman"/>
          <w:bCs/>
          <w:color w:val="000000"/>
          <w:vertAlign w:val="superscript"/>
          <w:lang w:eastAsia="fr-FR"/>
        </w:rPr>
        <w:t>er</w:t>
      </w:r>
      <w:r>
        <w:rPr>
          <w:rFonts w:cs="Arial" w:eastAsia="Times New Roman"/>
          <w:bCs/>
          <w:color w:val="000000"/>
          <w:lang w:eastAsia="fr-FR"/>
        </w:rPr>
        <w:t xml:space="preserve"> juin N peut prendre 2,5 jours ouvrables de congés payés, à compter du mois de juillet N.</w:t>
      </w:r>
    </w:p>
    <w:p w14:paraId="13A6CA91" w14:textId="090034AB" w:rsidP="00F74376" w:rsidR="00F74376" w:rsidRDefault="00F74376">
      <w:pPr>
        <w:spacing w:after="0"/>
        <w:jc w:val="both"/>
        <w:rPr>
          <w:rFonts w:cs="Arial" w:eastAsia="Times New Roman"/>
          <w:bCs/>
          <w:color w:val="000000"/>
          <w:lang w:eastAsia="fr-FR"/>
        </w:rPr>
      </w:pPr>
    </w:p>
    <w:p w14:paraId="67F140D0" w14:textId="2D504A59" w:rsidP="00F74376" w:rsidR="002869CC" w:rsidRDefault="002869CC">
      <w:pPr>
        <w:spacing w:after="0"/>
        <w:jc w:val="both"/>
        <w:rPr>
          <w:rFonts w:cs="Arial" w:eastAsia="Times New Roman"/>
          <w:bCs/>
          <w:color w:val="000000"/>
          <w:lang w:eastAsia="fr-FR"/>
        </w:rPr>
      </w:pPr>
    </w:p>
    <w:p w14:paraId="7C41098D" w14:textId="77777777" w:rsidP="00F74376" w:rsidR="002869CC" w:rsidRDefault="002869CC">
      <w:pPr>
        <w:spacing w:after="0"/>
        <w:jc w:val="both"/>
        <w:rPr>
          <w:rFonts w:cs="Arial" w:eastAsia="Times New Roman"/>
          <w:bCs/>
          <w:color w:val="000000"/>
          <w:lang w:eastAsia="fr-FR"/>
        </w:rPr>
      </w:pPr>
    </w:p>
    <w:p w14:paraId="00B5DD45" w14:textId="77777777" w:rsidP="00F74376" w:rsidR="00F74376" w:rsidRDefault="00F74376" w:rsidRPr="00BB3FED">
      <w:pPr>
        <w:spacing w:after="0"/>
        <w:jc w:val="both"/>
        <w:rPr>
          <w:rFonts w:cs="Arial" w:eastAsia="Times New Roman"/>
          <w:b/>
          <w:color w:val="000000"/>
          <w:u w:val="single"/>
          <w:lang w:eastAsia="fr-FR"/>
        </w:rPr>
      </w:pPr>
      <w:r>
        <w:rPr>
          <w:rFonts w:cs="Arial" w:eastAsia="Times New Roman"/>
          <w:b/>
          <w:color w:val="000000"/>
          <w:u w:val="single"/>
          <w:lang w:eastAsia="fr-FR"/>
        </w:rPr>
        <w:lastRenderedPageBreak/>
        <w:t>Article 5</w:t>
      </w:r>
      <w:r w:rsidRPr="00BB3FED">
        <w:rPr>
          <w:rFonts w:cs="Arial" w:eastAsia="Times New Roman"/>
          <w:b/>
          <w:color w:val="000000"/>
          <w:u w:val="single"/>
          <w:lang w:eastAsia="fr-FR"/>
        </w:rPr>
        <w:t xml:space="preserve"> : Modalités </w:t>
      </w:r>
      <w:r>
        <w:rPr>
          <w:rFonts w:cs="Arial" w:eastAsia="Times New Roman"/>
          <w:b/>
          <w:color w:val="000000"/>
          <w:u w:val="single"/>
          <w:lang w:eastAsia="fr-FR"/>
        </w:rPr>
        <w:t>transitoires</w:t>
      </w:r>
    </w:p>
    <w:p w14:paraId="5BF64335" w14:textId="77777777" w:rsidP="00F74376" w:rsidR="00F74376" w:rsidRDefault="00F74376">
      <w:pPr>
        <w:spacing w:after="0"/>
        <w:jc w:val="both"/>
        <w:rPr>
          <w:rFonts w:cs="Arial" w:eastAsia="Times New Roman"/>
          <w:color w:val="000000"/>
          <w:lang w:eastAsia="fr-FR"/>
        </w:rPr>
      </w:pPr>
    </w:p>
    <w:p w14:paraId="117D295E" w14:textId="0ACCED7F" w:rsidP="00F74376" w:rsidR="00F74376" w:rsidRDefault="00F74376">
      <w:pPr>
        <w:pStyle w:val="Default"/>
        <w:jc w:val="both"/>
        <w:rPr>
          <w:rFonts w:asciiTheme="minorHAnsi" w:hAnsiTheme="minorHAnsi"/>
          <w:sz w:val="22"/>
          <w:szCs w:val="22"/>
        </w:rPr>
      </w:pPr>
      <w:r w:rsidRPr="005713AC">
        <w:rPr>
          <w:rFonts w:asciiTheme="minorHAnsi" w:hAnsiTheme="minorHAnsi"/>
          <w:sz w:val="22"/>
          <w:szCs w:val="22"/>
        </w:rPr>
        <w:t>La mise en place de cet accord va générer</w:t>
      </w:r>
      <w:r>
        <w:rPr>
          <w:rFonts w:asciiTheme="minorHAnsi" w:hAnsiTheme="minorHAnsi"/>
          <w:sz w:val="22"/>
          <w:szCs w:val="22"/>
        </w:rPr>
        <w:t xml:space="preserve"> un « reliquat » de congés qui sera constitué au </w:t>
      </w:r>
      <w:r w:rsidR="000D25BA">
        <w:rPr>
          <w:rFonts w:asciiTheme="minorHAnsi" w:hAnsiTheme="minorHAnsi"/>
          <w:sz w:val="22"/>
          <w:szCs w:val="22"/>
        </w:rPr>
        <w:br/>
      </w:r>
      <w:r>
        <w:rPr>
          <w:rFonts w:asciiTheme="minorHAnsi" w:hAnsiTheme="minorHAnsi"/>
          <w:sz w:val="22"/>
          <w:szCs w:val="22"/>
        </w:rPr>
        <w:t xml:space="preserve">31 décembre </w:t>
      </w:r>
      <w:r w:rsidR="000D25BA">
        <w:rPr>
          <w:rFonts w:asciiTheme="minorHAnsi" w:hAnsiTheme="minorHAnsi"/>
          <w:sz w:val="22"/>
          <w:szCs w:val="22"/>
        </w:rPr>
        <w:t>2022</w:t>
      </w:r>
      <w:r>
        <w:rPr>
          <w:rFonts w:asciiTheme="minorHAnsi" w:hAnsiTheme="minorHAnsi"/>
          <w:sz w:val="22"/>
          <w:szCs w:val="22"/>
        </w:rPr>
        <w:t xml:space="preserve"> : </w:t>
      </w:r>
      <w:r w:rsidRPr="005713AC">
        <w:rPr>
          <w:rFonts w:asciiTheme="minorHAnsi" w:hAnsiTheme="minorHAnsi"/>
          <w:sz w:val="22"/>
          <w:szCs w:val="22"/>
        </w:rPr>
        <w:t xml:space="preserve"> </w:t>
      </w:r>
    </w:p>
    <w:p w14:paraId="09A8A350" w14:textId="18569B77" w:rsidP="00F74376" w:rsidR="00F74376" w:rsidRDefault="00F74376">
      <w:pPr>
        <w:pStyle w:val="Default"/>
        <w:numPr>
          <w:ilvl w:val="0"/>
          <w:numId w:val="16"/>
        </w:numPr>
        <w:jc w:val="both"/>
        <w:rPr>
          <w:rFonts w:asciiTheme="minorHAnsi" w:hAnsiTheme="minorHAnsi"/>
          <w:sz w:val="22"/>
          <w:szCs w:val="22"/>
        </w:rPr>
      </w:pPr>
      <w:r>
        <w:rPr>
          <w:rFonts w:asciiTheme="minorHAnsi" w:hAnsiTheme="minorHAnsi"/>
          <w:sz w:val="22"/>
          <w:szCs w:val="22"/>
        </w:rPr>
        <w:t>Du solde des</w:t>
      </w:r>
      <w:r w:rsidRPr="005713AC">
        <w:rPr>
          <w:rFonts w:asciiTheme="minorHAnsi" w:hAnsiTheme="minorHAnsi"/>
          <w:sz w:val="22"/>
          <w:szCs w:val="22"/>
        </w:rPr>
        <w:t xml:space="preserve"> congés acquis entre le 1</w:t>
      </w:r>
      <w:r w:rsidRPr="005713AC">
        <w:rPr>
          <w:rFonts w:asciiTheme="minorHAnsi" w:hAnsiTheme="minorHAnsi"/>
          <w:sz w:val="22"/>
          <w:szCs w:val="22"/>
          <w:vertAlign w:val="superscript"/>
        </w:rPr>
        <w:t>er</w:t>
      </w:r>
      <w:r w:rsidRPr="005713AC">
        <w:rPr>
          <w:rFonts w:asciiTheme="minorHAnsi" w:hAnsiTheme="minorHAnsi"/>
          <w:sz w:val="22"/>
          <w:szCs w:val="22"/>
        </w:rPr>
        <w:t xml:space="preserve"> juin </w:t>
      </w:r>
      <w:r w:rsidR="000D25BA">
        <w:rPr>
          <w:rFonts w:asciiTheme="minorHAnsi" w:hAnsiTheme="minorHAnsi"/>
          <w:sz w:val="22"/>
          <w:szCs w:val="22"/>
        </w:rPr>
        <w:t>2021</w:t>
      </w:r>
      <w:r w:rsidRPr="005713AC">
        <w:rPr>
          <w:rFonts w:asciiTheme="minorHAnsi" w:hAnsiTheme="minorHAnsi"/>
          <w:sz w:val="22"/>
          <w:szCs w:val="22"/>
        </w:rPr>
        <w:t xml:space="preserve"> et le 31</w:t>
      </w:r>
      <w:r w:rsidR="000D25BA">
        <w:rPr>
          <w:rFonts w:asciiTheme="minorHAnsi" w:hAnsiTheme="minorHAnsi"/>
          <w:sz w:val="22"/>
          <w:szCs w:val="22"/>
        </w:rPr>
        <w:t xml:space="preserve"> mai 2022</w:t>
      </w:r>
      <w:r>
        <w:rPr>
          <w:rFonts w:asciiTheme="minorHAnsi" w:hAnsiTheme="minorHAnsi"/>
          <w:sz w:val="22"/>
          <w:szCs w:val="22"/>
        </w:rPr>
        <w:t>,</w:t>
      </w:r>
      <w:r w:rsidR="000D25BA">
        <w:rPr>
          <w:rFonts w:asciiTheme="minorHAnsi" w:hAnsiTheme="minorHAnsi"/>
          <w:sz w:val="22"/>
          <w:szCs w:val="22"/>
        </w:rPr>
        <w:t xml:space="preserve"> restant à prendre.</w:t>
      </w:r>
    </w:p>
    <w:p w14:paraId="4D96D455" w14:textId="77777777" w:rsidP="000D25BA" w:rsidR="000D25BA" w:rsidRDefault="000D25BA">
      <w:pPr>
        <w:pStyle w:val="Default"/>
        <w:ind w:left="360"/>
        <w:jc w:val="both"/>
        <w:rPr>
          <w:rFonts w:asciiTheme="minorHAnsi" w:hAnsiTheme="minorHAnsi"/>
          <w:sz w:val="22"/>
          <w:szCs w:val="22"/>
        </w:rPr>
      </w:pPr>
    </w:p>
    <w:p w14:paraId="258DF554" w14:textId="137D6BF0" w:rsidP="00F74376" w:rsidR="00F74376" w:rsidRDefault="00F74376" w:rsidRPr="005713AC">
      <w:pPr>
        <w:pStyle w:val="Default"/>
        <w:numPr>
          <w:ilvl w:val="0"/>
          <w:numId w:val="16"/>
        </w:numPr>
        <w:jc w:val="both"/>
        <w:rPr>
          <w:rFonts w:asciiTheme="minorHAnsi" w:hAnsiTheme="minorHAnsi"/>
          <w:sz w:val="22"/>
          <w:szCs w:val="22"/>
        </w:rPr>
      </w:pPr>
      <w:r>
        <w:rPr>
          <w:rFonts w:asciiTheme="minorHAnsi" w:hAnsiTheme="minorHAnsi"/>
          <w:sz w:val="22"/>
          <w:szCs w:val="22"/>
        </w:rPr>
        <w:t>D</w:t>
      </w:r>
      <w:r w:rsidRPr="005713AC">
        <w:rPr>
          <w:rFonts w:asciiTheme="minorHAnsi" w:hAnsiTheme="minorHAnsi"/>
          <w:sz w:val="22"/>
          <w:szCs w:val="22"/>
        </w:rPr>
        <w:t>es congés acquis entre le 1</w:t>
      </w:r>
      <w:r w:rsidRPr="005713AC">
        <w:rPr>
          <w:rFonts w:asciiTheme="minorHAnsi" w:hAnsiTheme="minorHAnsi"/>
          <w:sz w:val="22"/>
          <w:szCs w:val="22"/>
          <w:vertAlign w:val="superscript"/>
        </w:rPr>
        <w:t>er</w:t>
      </w:r>
      <w:r w:rsidRPr="005713AC">
        <w:rPr>
          <w:rFonts w:asciiTheme="minorHAnsi" w:hAnsiTheme="minorHAnsi"/>
          <w:sz w:val="22"/>
          <w:szCs w:val="22"/>
        </w:rPr>
        <w:t xml:space="preserve"> juin </w:t>
      </w:r>
      <w:r w:rsidR="000D25BA">
        <w:rPr>
          <w:rFonts w:asciiTheme="minorHAnsi" w:hAnsiTheme="minorHAnsi"/>
          <w:sz w:val="22"/>
          <w:szCs w:val="22"/>
        </w:rPr>
        <w:t>2022</w:t>
      </w:r>
      <w:r>
        <w:rPr>
          <w:rFonts w:asciiTheme="minorHAnsi" w:hAnsiTheme="minorHAnsi"/>
          <w:sz w:val="22"/>
          <w:szCs w:val="22"/>
        </w:rPr>
        <w:t xml:space="preserve"> et le 31 </w:t>
      </w:r>
      <w:r w:rsidR="000D25BA">
        <w:rPr>
          <w:rFonts w:asciiTheme="minorHAnsi" w:hAnsiTheme="minorHAnsi"/>
          <w:sz w:val="22"/>
          <w:szCs w:val="22"/>
        </w:rPr>
        <w:t>décembre 2022</w:t>
      </w:r>
      <w:r>
        <w:rPr>
          <w:rFonts w:asciiTheme="minorHAnsi" w:hAnsiTheme="minorHAnsi"/>
          <w:sz w:val="22"/>
          <w:szCs w:val="22"/>
        </w:rPr>
        <w:t xml:space="preserve">, qui </w:t>
      </w:r>
      <w:r w:rsidRPr="005713AC">
        <w:rPr>
          <w:rFonts w:asciiTheme="minorHAnsi" w:hAnsiTheme="minorHAnsi"/>
          <w:sz w:val="22"/>
          <w:szCs w:val="22"/>
        </w:rPr>
        <w:t>seront à prendre entre le 1</w:t>
      </w:r>
      <w:r w:rsidRPr="005713AC">
        <w:rPr>
          <w:rFonts w:asciiTheme="minorHAnsi" w:hAnsiTheme="minorHAnsi"/>
          <w:sz w:val="22"/>
          <w:szCs w:val="22"/>
          <w:vertAlign w:val="superscript"/>
        </w:rPr>
        <w:t>er</w:t>
      </w:r>
      <w:r>
        <w:rPr>
          <w:rFonts w:asciiTheme="minorHAnsi" w:hAnsiTheme="minorHAnsi"/>
          <w:sz w:val="22"/>
          <w:szCs w:val="22"/>
        </w:rPr>
        <w:t xml:space="preserve"> janvier </w:t>
      </w:r>
      <w:r w:rsidR="000D25BA">
        <w:rPr>
          <w:rFonts w:asciiTheme="minorHAnsi" w:hAnsiTheme="minorHAnsi"/>
          <w:sz w:val="22"/>
          <w:szCs w:val="22"/>
        </w:rPr>
        <w:t>2023</w:t>
      </w:r>
      <w:r>
        <w:rPr>
          <w:rFonts w:asciiTheme="minorHAnsi" w:hAnsiTheme="minorHAnsi"/>
          <w:sz w:val="22"/>
          <w:szCs w:val="22"/>
        </w:rPr>
        <w:t xml:space="preserve"> et le 31 décembre</w:t>
      </w:r>
      <w:r w:rsidR="000D25BA">
        <w:rPr>
          <w:rFonts w:asciiTheme="minorHAnsi" w:hAnsiTheme="minorHAnsi"/>
          <w:sz w:val="22"/>
          <w:szCs w:val="22"/>
        </w:rPr>
        <w:t xml:space="preserve"> 2023</w:t>
      </w:r>
      <w:r w:rsidRPr="005713AC">
        <w:rPr>
          <w:rFonts w:asciiTheme="minorHAnsi" w:hAnsiTheme="minorHAnsi"/>
          <w:sz w:val="22"/>
          <w:szCs w:val="22"/>
        </w:rPr>
        <w:t xml:space="preserve">. </w:t>
      </w:r>
    </w:p>
    <w:p w14:paraId="52095302" w14:textId="77777777" w:rsidP="00F74376" w:rsidR="00F74376" w:rsidRDefault="00F74376" w:rsidRPr="005713AC">
      <w:pPr>
        <w:pStyle w:val="Default"/>
        <w:jc w:val="both"/>
        <w:rPr>
          <w:rFonts w:asciiTheme="minorHAnsi" w:hAnsiTheme="minorHAnsi"/>
          <w:sz w:val="22"/>
          <w:szCs w:val="22"/>
        </w:rPr>
      </w:pPr>
    </w:p>
    <w:p w14:paraId="4AC2561B" w14:textId="4BB8FA32" w:rsidP="00F74376" w:rsidR="00F74376" w:rsidRDefault="00F74376" w:rsidRPr="005713AC">
      <w:pPr>
        <w:pStyle w:val="Default"/>
        <w:jc w:val="both"/>
        <w:rPr>
          <w:rFonts w:asciiTheme="minorHAnsi" w:hAnsiTheme="minorHAnsi"/>
          <w:sz w:val="22"/>
          <w:szCs w:val="22"/>
        </w:rPr>
      </w:pPr>
      <w:r w:rsidRPr="005713AC">
        <w:rPr>
          <w:rFonts w:asciiTheme="minorHAnsi" w:hAnsiTheme="minorHAnsi"/>
          <w:sz w:val="22"/>
          <w:szCs w:val="22"/>
        </w:rPr>
        <w:t xml:space="preserve">Les congés </w:t>
      </w:r>
      <w:r>
        <w:rPr>
          <w:rFonts w:asciiTheme="minorHAnsi" w:hAnsiTheme="minorHAnsi"/>
          <w:sz w:val="22"/>
          <w:szCs w:val="22"/>
        </w:rPr>
        <w:t xml:space="preserve">restants dus au 31 décembre </w:t>
      </w:r>
      <w:r w:rsidR="000D25BA">
        <w:rPr>
          <w:rFonts w:asciiTheme="minorHAnsi" w:hAnsiTheme="minorHAnsi"/>
          <w:sz w:val="22"/>
          <w:szCs w:val="22"/>
        </w:rPr>
        <w:t xml:space="preserve">2022 </w:t>
      </w:r>
      <w:r w:rsidRPr="005713AC">
        <w:rPr>
          <w:rFonts w:asciiTheme="minorHAnsi" w:hAnsiTheme="minorHAnsi"/>
          <w:sz w:val="22"/>
          <w:szCs w:val="22"/>
        </w:rPr>
        <w:t xml:space="preserve">seront regroupés dans un seul et même compteur appelé « </w:t>
      </w:r>
      <w:r>
        <w:rPr>
          <w:rFonts w:asciiTheme="minorHAnsi" w:hAnsiTheme="minorHAnsi"/>
          <w:sz w:val="22"/>
          <w:szCs w:val="22"/>
        </w:rPr>
        <w:t>N-1</w:t>
      </w:r>
      <w:r w:rsidRPr="005713AC">
        <w:rPr>
          <w:rFonts w:asciiTheme="minorHAnsi" w:hAnsiTheme="minorHAnsi"/>
          <w:sz w:val="22"/>
          <w:szCs w:val="22"/>
        </w:rPr>
        <w:t xml:space="preserve"> » dans le cadre congés du bulletin de paie. </w:t>
      </w:r>
    </w:p>
    <w:p w14:paraId="340B93D6" w14:textId="77777777" w:rsidP="00E453C6" w:rsidR="001C3D56" w:rsidRDefault="001C3D56">
      <w:pPr>
        <w:spacing w:after="0" w:line="240" w:lineRule="auto"/>
        <w:rPr>
          <w:rFonts w:cs="Times New Roman" w:eastAsia="Times New Roman"/>
          <w:color w:val="000000"/>
          <w:lang w:eastAsia="fr-FR"/>
        </w:rPr>
      </w:pPr>
    </w:p>
    <w:p w14:paraId="3B334180" w14:textId="77777777" w:rsidP="00E453C6" w:rsidR="001C3D56" w:rsidRDefault="001C3D56">
      <w:pPr>
        <w:spacing w:after="0" w:line="240" w:lineRule="auto"/>
        <w:rPr>
          <w:rFonts w:cs="Times New Roman" w:eastAsia="Times New Roman"/>
          <w:color w:val="000000"/>
          <w:lang w:eastAsia="fr-FR"/>
        </w:rPr>
      </w:pPr>
    </w:p>
    <w:p w14:paraId="38648D4A" w14:textId="2777385A" w:rsidP="00E453C6" w:rsidR="00622CEB" w:rsidRDefault="00F74376" w:rsidRPr="00AA4A30">
      <w:pPr>
        <w:spacing w:after="0" w:line="240" w:lineRule="auto"/>
        <w:rPr>
          <w:rFonts w:cs="Times New Roman" w:eastAsia="Times New Roman"/>
          <w:b/>
          <w:color w:val="000000"/>
          <w:sz w:val="24"/>
          <w:u w:val="single"/>
          <w:lang w:eastAsia="fr-FR"/>
        </w:rPr>
      </w:pPr>
      <w:r>
        <w:rPr>
          <w:rFonts w:cs="Times New Roman" w:eastAsia="Times New Roman"/>
          <w:b/>
          <w:color w:val="000000"/>
          <w:sz w:val="24"/>
          <w:u w:val="single"/>
          <w:lang w:eastAsia="fr-FR"/>
        </w:rPr>
        <w:t>CINQUIEME PARTIE</w:t>
      </w:r>
      <w:r w:rsidR="00AA4A30" w:rsidRPr="00AA4A30">
        <w:rPr>
          <w:rFonts w:cs="Times New Roman" w:eastAsia="Times New Roman"/>
          <w:b/>
          <w:color w:val="000000"/>
          <w:sz w:val="24"/>
          <w:u w:val="single"/>
          <w:lang w:eastAsia="fr-FR"/>
        </w:rPr>
        <w:t xml:space="preserve"> : </w:t>
      </w:r>
      <w:r w:rsidR="007E0F98">
        <w:rPr>
          <w:rFonts w:cs="Times New Roman" w:eastAsia="Times New Roman"/>
          <w:b/>
          <w:color w:val="000000"/>
          <w:sz w:val="24"/>
          <w:u w:val="single"/>
          <w:lang w:eastAsia="fr-FR"/>
        </w:rPr>
        <w:t>APPLICATION DE L’ACCORD D’ENTREPRISE</w:t>
      </w:r>
      <w:r w:rsidR="00AA4A30" w:rsidRPr="00AA4A30">
        <w:rPr>
          <w:rFonts w:cs="Times New Roman" w:eastAsia="Times New Roman"/>
          <w:b/>
          <w:color w:val="000000"/>
          <w:sz w:val="24"/>
          <w:u w:val="single"/>
          <w:lang w:eastAsia="fr-FR"/>
        </w:rPr>
        <w:t xml:space="preserve"> </w:t>
      </w:r>
    </w:p>
    <w:p w14:paraId="048D15CB" w14:textId="77777777" w:rsidP="00E453C6" w:rsidR="002367B8" w:rsidRDefault="002367B8">
      <w:pPr>
        <w:spacing w:after="0" w:line="240" w:lineRule="auto"/>
        <w:jc w:val="both"/>
        <w:rPr>
          <w:rFonts w:cs="Arial" w:eastAsia="Times New Roman"/>
          <w:b/>
          <w:bCs/>
          <w:color w:val="000000"/>
          <w:lang w:eastAsia="fr-FR"/>
        </w:rPr>
      </w:pPr>
    </w:p>
    <w:p w14:paraId="3389D248" w14:textId="77777777" w:rsidP="00E453C6" w:rsidR="003833EB" w:rsidRDefault="00AD6F49" w:rsidRPr="00AA4A30">
      <w:pPr>
        <w:spacing w:after="0" w:line="240" w:lineRule="auto"/>
        <w:jc w:val="both"/>
        <w:rPr>
          <w:rFonts w:cs="Arial" w:eastAsia="Times New Roman"/>
          <w:b/>
          <w:bCs/>
          <w:color w:val="000000"/>
          <w:u w:val="single"/>
          <w:lang w:eastAsia="fr-FR"/>
        </w:rPr>
      </w:pPr>
      <w:r w:rsidRPr="009935F3">
        <w:rPr>
          <w:rFonts w:cs="Arial" w:eastAsia="Times New Roman"/>
          <w:b/>
          <w:bCs/>
          <w:color w:val="000000"/>
          <w:lang w:eastAsia="fr-FR"/>
        </w:rPr>
        <w:br/>
      </w:r>
      <w:r w:rsidR="00BA3609">
        <w:rPr>
          <w:rFonts w:cs="Arial" w:eastAsia="Times New Roman"/>
          <w:b/>
          <w:bCs/>
          <w:color w:val="000000"/>
          <w:u w:val="single"/>
          <w:lang w:eastAsia="fr-FR"/>
        </w:rPr>
        <w:t>Article</w:t>
      </w:r>
      <w:r w:rsidR="00757763">
        <w:rPr>
          <w:rFonts w:cs="Arial" w:eastAsia="Times New Roman"/>
          <w:b/>
          <w:bCs/>
          <w:color w:val="000000"/>
          <w:u w:val="single"/>
          <w:lang w:eastAsia="fr-FR"/>
        </w:rPr>
        <w:t xml:space="preserve"> </w:t>
      </w:r>
      <w:r w:rsidR="00CB07B9">
        <w:rPr>
          <w:rFonts w:cs="Arial" w:eastAsia="Times New Roman"/>
          <w:b/>
          <w:bCs/>
          <w:color w:val="000000"/>
          <w:u w:val="single"/>
          <w:lang w:eastAsia="fr-FR"/>
        </w:rPr>
        <w:t>7</w:t>
      </w:r>
      <w:r w:rsidR="00757763">
        <w:rPr>
          <w:rFonts w:cs="Arial" w:eastAsia="Times New Roman"/>
          <w:b/>
          <w:bCs/>
          <w:color w:val="000000"/>
          <w:u w:val="single"/>
          <w:lang w:eastAsia="fr-FR"/>
        </w:rPr>
        <w:t> :</w:t>
      </w:r>
      <w:r w:rsidRPr="00AA4A30">
        <w:rPr>
          <w:rFonts w:cs="Arial" w:eastAsia="Times New Roman"/>
          <w:b/>
          <w:bCs/>
          <w:color w:val="000000"/>
          <w:u w:val="single"/>
          <w:lang w:eastAsia="fr-FR"/>
        </w:rPr>
        <w:t xml:space="preserve"> </w:t>
      </w:r>
      <w:r w:rsidR="00D65580">
        <w:rPr>
          <w:rFonts w:cs="Arial" w:eastAsia="Times New Roman"/>
          <w:b/>
          <w:bCs/>
          <w:color w:val="000000"/>
          <w:u w:val="single"/>
          <w:lang w:eastAsia="fr-FR"/>
        </w:rPr>
        <w:t xml:space="preserve">Durée </w:t>
      </w:r>
      <w:r w:rsidRPr="00AA4A30">
        <w:rPr>
          <w:rFonts w:cs="Arial" w:eastAsia="Times New Roman"/>
          <w:b/>
          <w:bCs/>
          <w:color w:val="000000"/>
          <w:u w:val="single"/>
          <w:lang w:eastAsia="fr-FR"/>
        </w:rPr>
        <w:t>de l’accord</w:t>
      </w:r>
      <w:r w:rsidR="00D65580">
        <w:rPr>
          <w:rFonts w:cs="Arial" w:eastAsia="Times New Roman"/>
          <w:b/>
          <w:bCs/>
          <w:color w:val="000000"/>
          <w:u w:val="single"/>
          <w:lang w:eastAsia="fr-FR"/>
        </w:rPr>
        <w:t xml:space="preserve"> et entrée en vigueur</w:t>
      </w:r>
    </w:p>
    <w:p w14:paraId="4954DD36" w14:textId="65EB7D4E" w:rsidP="00E453C6" w:rsidR="003833EB" w:rsidRDefault="00AD6F49" w:rsidRPr="005E4FFA">
      <w:pPr>
        <w:spacing w:after="0" w:line="240" w:lineRule="auto"/>
        <w:jc w:val="both"/>
        <w:rPr>
          <w:rFonts w:cs="Arial" w:eastAsia="Times New Roman"/>
          <w:color w:val="FF0000"/>
          <w:lang w:eastAsia="fr-FR"/>
        </w:rPr>
      </w:pPr>
      <w:r w:rsidRPr="009935F3">
        <w:rPr>
          <w:rFonts w:cs="Arial" w:eastAsia="Times New Roman"/>
          <w:b/>
          <w:bCs/>
          <w:color w:val="000000"/>
          <w:lang w:eastAsia="fr-FR"/>
        </w:rPr>
        <w:br/>
      </w:r>
      <w:r w:rsidRPr="009935F3">
        <w:rPr>
          <w:rFonts w:cs="Arial" w:eastAsia="Times New Roman"/>
          <w:color w:val="000000"/>
          <w:lang w:eastAsia="fr-FR"/>
        </w:rPr>
        <w:t xml:space="preserve">Le présent accord est conclu pour une </w:t>
      </w:r>
      <w:r w:rsidRPr="00E437B1">
        <w:rPr>
          <w:rFonts w:cs="Arial" w:eastAsia="Times New Roman"/>
          <w:lang w:eastAsia="fr-FR"/>
        </w:rPr>
        <w:t>durée indéterminée</w:t>
      </w:r>
      <w:r w:rsidRPr="005E4FFA">
        <w:rPr>
          <w:rFonts w:cs="Arial" w:eastAsia="Times New Roman"/>
          <w:color w:val="00B050"/>
          <w:lang w:eastAsia="fr-FR"/>
        </w:rPr>
        <w:t xml:space="preserve">. </w:t>
      </w:r>
      <w:r w:rsidRPr="009935F3">
        <w:rPr>
          <w:rFonts w:cs="Arial" w:eastAsia="Times New Roman"/>
          <w:color w:val="000000"/>
          <w:lang w:eastAsia="fr-FR"/>
        </w:rPr>
        <w:t xml:space="preserve">Il entrera </w:t>
      </w:r>
      <w:r w:rsidR="003833EB">
        <w:rPr>
          <w:rFonts w:cs="Arial" w:eastAsia="Times New Roman"/>
          <w:color w:val="000000"/>
          <w:lang w:eastAsia="fr-FR"/>
        </w:rPr>
        <w:t xml:space="preserve">en vigueur </w:t>
      </w:r>
      <w:r w:rsidR="007D0308" w:rsidRPr="00A62CA8">
        <w:rPr>
          <w:rFonts w:cs="Arial" w:eastAsia="Times New Roman"/>
          <w:lang w:eastAsia="fr-FR"/>
        </w:rPr>
        <w:t>le</w:t>
      </w:r>
      <w:r w:rsidR="00A4392B" w:rsidRPr="00A62CA8">
        <w:rPr>
          <w:rFonts w:cs="Arial" w:eastAsia="Times New Roman"/>
          <w:lang w:eastAsia="fr-FR"/>
        </w:rPr>
        <w:t xml:space="preserve"> 1</w:t>
      </w:r>
      <w:r w:rsidR="00A4392B" w:rsidRPr="00A62CA8">
        <w:rPr>
          <w:rFonts w:cs="Arial" w:eastAsia="Times New Roman"/>
          <w:vertAlign w:val="superscript"/>
          <w:lang w:eastAsia="fr-FR"/>
        </w:rPr>
        <w:t>er</w:t>
      </w:r>
      <w:r w:rsidR="00A4392B" w:rsidRPr="00A62CA8">
        <w:rPr>
          <w:rFonts w:cs="Arial" w:eastAsia="Times New Roman"/>
          <w:lang w:eastAsia="fr-FR"/>
        </w:rPr>
        <w:t xml:space="preserve"> janvier 2023</w:t>
      </w:r>
      <w:r w:rsidR="00A62CA8">
        <w:rPr>
          <w:rFonts w:cs="Arial" w:eastAsia="Times New Roman"/>
          <w:lang w:eastAsia="fr-FR"/>
        </w:rPr>
        <w:t>.</w:t>
      </w:r>
    </w:p>
    <w:p w14:paraId="57B73E47" w14:textId="77777777" w:rsidP="00E453C6" w:rsidR="00650CCD" w:rsidRDefault="00650CCD">
      <w:pPr>
        <w:spacing w:after="0" w:line="240" w:lineRule="auto"/>
        <w:rPr>
          <w:rFonts w:cs="Arial" w:eastAsia="Times New Roman"/>
          <w:color w:val="000000"/>
          <w:lang w:eastAsia="fr-FR"/>
        </w:rPr>
      </w:pPr>
    </w:p>
    <w:p w14:paraId="2BDD0595" w14:textId="77777777" w:rsidP="00E453C6" w:rsidR="003833EB" w:rsidRDefault="00AD6F49" w:rsidRPr="00AA4A30">
      <w:pPr>
        <w:spacing w:after="0" w:line="240" w:lineRule="auto"/>
        <w:rPr>
          <w:rFonts w:cs="Arial" w:eastAsia="Times New Roman"/>
          <w:b/>
          <w:bCs/>
          <w:color w:val="000000"/>
          <w:u w:val="single"/>
          <w:lang w:eastAsia="fr-FR"/>
        </w:rPr>
      </w:pPr>
      <w:r w:rsidRPr="009935F3">
        <w:rPr>
          <w:rFonts w:cs="Arial" w:eastAsia="Times New Roman"/>
          <w:color w:val="000000"/>
          <w:lang w:eastAsia="fr-FR"/>
        </w:rPr>
        <w:br/>
      </w:r>
      <w:r w:rsidR="00CB07B9">
        <w:rPr>
          <w:rFonts w:cs="Arial" w:eastAsia="Times New Roman"/>
          <w:b/>
          <w:bCs/>
          <w:color w:val="000000"/>
          <w:u w:val="single"/>
          <w:lang w:eastAsia="fr-FR"/>
        </w:rPr>
        <w:t>Article 8</w:t>
      </w:r>
      <w:r w:rsidR="00757763">
        <w:rPr>
          <w:rFonts w:cs="Arial" w:eastAsia="Times New Roman"/>
          <w:b/>
          <w:bCs/>
          <w:color w:val="000000"/>
          <w:u w:val="single"/>
          <w:lang w:eastAsia="fr-FR"/>
        </w:rPr>
        <w:t> </w:t>
      </w:r>
      <w:r w:rsidR="001C0CAD">
        <w:rPr>
          <w:rFonts w:cs="Arial" w:eastAsia="Times New Roman"/>
          <w:b/>
          <w:bCs/>
          <w:color w:val="000000"/>
          <w:u w:val="single"/>
          <w:lang w:eastAsia="fr-FR"/>
        </w:rPr>
        <w:t>:</w:t>
      </w:r>
      <w:r w:rsidR="001C0CAD" w:rsidRPr="001C3D56">
        <w:rPr>
          <w:rFonts w:cs="Arial" w:eastAsia="Times New Roman"/>
          <w:b/>
          <w:bCs/>
          <w:color w:val="000000"/>
          <w:u w:val="single"/>
          <w:lang w:eastAsia="fr-FR"/>
        </w:rPr>
        <w:t xml:space="preserve"> Suivi</w:t>
      </w:r>
      <w:r w:rsidR="005D199A">
        <w:rPr>
          <w:rFonts w:cs="Arial" w:eastAsia="Times New Roman"/>
          <w:b/>
          <w:bCs/>
          <w:color w:val="000000"/>
          <w:u w:val="single"/>
          <w:lang w:eastAsia="fr-FR"/>
        </w:rPr>
        <w:t>, Révision et d</w:t>
      </w:r>
      <w:r w:rsidRPr="001C3D56">
        <w:rPr>
          <w:rFonts w:cs="Arial" w:eastAsia="Times New Roman"/>
          <w:b/>
          <w:bCs/>
          <w:color w:val="000000"/>
          <w:u w:val="single"/>
          <w:lang w:eastAsia="fr-FR"/>
        </w:rPr>
        <w:t>énonciation</w:t>
      </w:r>
      <w:r w:rsidR="005D199A">
        <w:rPr>
          <w:rFonts w:cs="Arial" w:eastAsia="Times New Roman"/>
          <w:b/>
          <w:bCs/>
          <w:color w:val="000000"/>
          <w:u w:val="single"/>
          <w:lang w:eastAsia="fr-FR"/>
        </w:rPr>
        <w:t xml:space="preserve"> de l’accord</w:t>
      </w:r>
    </w:p>
    <w:p w14:paraId="592BEC29" w14:textId="77777777" w:rsidP="00E453C6" w:rsidR="005D199A" w:rsidRDefault="00AD6F49">
      <w:pPr>
        <w:spacing w:after="0" w:line="240" w:lineRule="auto"/>
        <w:jc w:val="both"/>
        <w:rPr>
          <w:rFonts w:cs="Arial" w:eastAsia="Times New Roman"/>
          <w:color w:val="000000"/>
          <w:lang w:eastAsia="fr-FR"/>
        </w:rPr>
      </w:pPr>
      <w:r w:rsidRPr="009935F3">
        <w:rPr>
          <w:rFonts w:cs="Arial" w:eastAsia="Times New Roman"/>
          <w:b/>
          <w:bCs/>
          <w:color w:val="000000"/>
          <w:lang w:eastAsia="fr-FR"/>
        </w:rPr>
        <w:br/>
      </w:r>
      <w:r w:rsidR="005D199A">
        <w:rPr>
          <w:rFonts w:cs="Arial" w:eastAsia="Times New Roman"/>
          <w:color w:val="000000"/>
          <w:lang w:eastAsia="fr-FR"/>
        </w:rPr>
        <w:t>Les parties conviennent qu’elles se réuniront une fois par an, à compter de l’entrée en vigueur de l’accord, pour faire le point sur les conditions de sa mise en œuvre.</w:t>
      </w:r>
    </w:p>
    <w:p w14:paraId="050FC23B" w14:textId="77777777" w:rsidP="00E453C6" w:rsidR="005D199A" w:rsidRDefault="005D199A">
      <w:pPr>
        <w:spacing w:after="0" w:line="240" w:lineRule="auto"/>
        <w:jc w:val="both"/>
        <w:rPr>
          <w:rFonts w:cs="Arial" w:eastAsia="Times New Roman"/>
          <w:color w:val="000000"/>
          <w:lang w:eastAsia="fr-FR"/>
        </w:rPr>
      </w:pPr>
    </w:p>
    <w:p w14:paraId="489B0309" w14:textId="062AADB6" w:rsidP="00E453C6" w:rsidR="005D199A" w:rsidRDefault="005D199A" w:rsidRPr="005D199A">
      <w:pPr>
        <w:spacing w:after="0" w:line="240" w:lineRule="auto"/>
        <w:jc w:val="both"/>
        <w:rPr>
          <w:rFonts w:cs="Arial" w:eastAsia="Times New Roman"/>
          <w:color w:val="FF0000"/>
          <w:lang w:eastAsia="fr-FR"/>
        </w:rPr>
      </w:pPr>
      <w:r w:rsidRPr="001C7209">
        <w:rPr>
          <w:rFonts w:cs="Arial" w:eastAsia="Times New Roman"/>
          <w:color w:val="000000"/>
          <w:lang w:eastAsia="fr-FR"/>
        </w:rPr>
        <w:t xml:space="preserve">Le présent accord pourra être révisé, par voie d'avenant, dans les mêmes </w:t>
      </w:r>
      <w:r w:rsidR="00D12F62">
        <w:rPr>
          <w:rFonts w:cs="Arial" w:eastAsia="Times New Roman"/>
          <w:color w:val="000000"/>
          <w:lang w:eastAsia="fr-FR"/>
        </w:rPr>
        <w:t xml:space="preserve">conditions </w:t>
      </w:r>
      <w:r w:rsidRPr="001C7209">
        <w:rPr>
          <w:rFonts w:cs="Arial" w:eastAsia="Times New Roman"/>
          <w:color w:val="000000"/>
          <w:lang w:eastAsia="fr-FR"/>
        </w:rPr>
        <w:t xml:space="preserve"> que l'accord initial</w:t>
      </w:r>
      <w:r w:rsidR="00D12F62">
        <w:rPr>
          <w:rFonts w:cs="Arial" w:eastAsia="Times New Roman"/>
          <w:color w:val="000000"/>
          <w:lang w:eastAsia="fr-FR"/>
        </w:rPr>
        <w:t xml:space="preserve">, </w:t>
      </w:r>
      <w:r>
        <w:rPr>
          <w:rFonts w:cs="Arial" w:eastAsia="Times New Roman"/>
          <w:color w:val="000000"/>
          <w:lang w:eastAsia="fr-FR"/>
        </w:rPr>
        <w:t>conforméme</w:t>
      </w:r>
      <w:r w:rsidRPr="00D12F62">
        <w:rPr>
          <w:rFonts w:cs="Arial" w:eastAsia="Times New Roman"/>
          <w:lang w:eastAsia="fr-FR"/>
        </w:rPr>
        <w:t>nt aux dispositions légales</w:t>
      </w:r>
      <w:r w:rsidR="00D12F62" w:rsidRPr="00D12F62">
        <w:rPr>
          <w:rFonts w:cs="Arial" w:eastAsia="Times New Roman"/>
          <w:lang w:eastAsia="fr-FR"/>
        </w:rPr>
        <w:t>, actuellement prévues</w:t>
      </w:r>
      <w:r w:rsidRPr="00D12F62">
        <w:rPr>
          <w:rFonts w:cs="Arial" w:eastAsia="Times New Roman"/>
          <w:lang w:eastAsia="fr-FR"/>
        </w:rPr>
        <w:t xml:space="preserve"> </w:t>
      </w:r>
      <w:r w:rsidR="00D12F62" w:rsidRPr="00D12F62">
        <w:rPr>
          <w:rFonts w:cs="Arial" w:eastAsia="Times New Roman"/>
          <w:lang w:eastAsia="fr-FR"/>
        </w:rPr>
        <w:t>aux articles L.22</w:t>
      </w:r>
      <w:r w:rsidRPr="00D12F62">
        <w:rPr>
          <w:rFonts w:cs="Arial" w:eastAsia="Times New Roman"/>
          <w:lang w:eastAsia="fr-FR"/>
        </w:rPr>
        <w:t>32-21 et 22 du Code du travail.</w:t>
      </w:r>
    </w:p>
    <w:p w14:paraId="7DD0538C" w14:textId="77777777" w:rsidP="00E453C6" w:rsidR="005D199A" w:rsidRDefault="005D199A" w:rsidRPr="001C7209">
      <w:pPr>
        <w:spacing w:after="0" w:line="240" w:lineRule="auto"/>
        <w:jc w:val="both"/>
        <w:rPr>
          <w:rFonts w:cs="Arial" w:eastAsia="Times New Roman"/>
          <w:color w:val="000000"/>
          <w:lang w:eastAsia="fr-FR"/>
        </w:rPr>
      </w:pPr>
    </w:p>
    <w:p w14:paraId="46DF6D56" w14:textId="2E56C6C1" w:rsidP="004A31F8" w:rsidR="004A31F8" w:rsidRDefault="005D199A" w:rsidRPr="005D199A">
      <w:pPr>
        <w:spacing w:after="0" w:line="240" w:lineRule="auto"/>
        <w:jc w:val="both"/>
        <w:rPr>
          <w:rFonts w:cs="Arial" w:eastAsia="Times New Roman"/>
          <w:color w:val="FF0000"/>
          <w:lang w:eastAsia="fr-FR"/>
        </w:rPr>
      </w:pPr>
      <w:r w:rsidRPr="009935F3">
        <w:rPr>
          <w:rFonts w:cs="Arial" w:eastAsia="Times New Roman"/>
          <w:color w:val="000000"/>
          <w:lang w:eastAsia="fr-FR"/>
        </w:rPr>
        <w:t xml:space="preserve">Le présent accord pourra être dénoncé </w:t>
      </w:r>
      <w:r>
        <w:rPr>
          <w:rFonts w:cs="Arial" w:eastAsia="Times New Roman"/>
          <w:color w:val="000000"/>
          <w:lang w:eastAsia="fr-FR"/>
        </w:rPr>
        <w:t xml:space="preserve">en respectant un délai </w:t>
      </w:r>
      <w:r w:rsidRPr="009935F3">
        <w:rPr>
          <w:rFonts w:cs="Arial" w:eastAsia="Times New Roman"/>
          <w:color w:val="000000"/>
          <w:lang w:eastAsia="fr-FR"/>
        </w:rPr>
        <w:t>de préavis de trois mois. La dénonciation peut être totale ou</w:t>
      </w:r>
      <w:r>
        <w:rPr>
          <w:rFonts w:cs="Arial" w:eastAsia="Times New Roman"/>
          <w:color w:val="000000"/>
          <w:lang w:eastAsia="fr-FR"/>
        </w:rPr>
        <w:t xml:space="preserve"> partielle et interviendra dans </w:t>
      </w:r>
      <w:r w:rsidRPr="009935F3">
        <w:rPr>
          <w:rFonts w:cs="Arial" w:eastAsia="Times New Roman"/>
          <w:color w:val="000000"/>
          <w:lang w:eastAsia="fr-FR"/>
        </w:rPr>
        <w:t xml:space="preserve">les conditions visées </w:t>
      </w:r>
      <w:r w:rsidR="00F71DB7">
        <w:rPr>
          <w:rFonts w:cs="Arial" w:eastAsia="Times New Roman"/>
          <w:color w:val="000000"/>
          <w:lang w:eastAsia="fr-FR"/>
        </w:rPr>
        <w:t xml:space="preserve"> par la loi, actuellement prévue par </w:t>
      </w:r>
      <w:r w:rsidR="00F71DB7" w:rsidRPr="00F71DB7">
        <w:rPr>
          <w:rFonts w:cs="Arial" w:eastAsia="Times New Roman"/>
          <w:lang w:eastAsia="fr-FR"/>
        </w:rPr>
        <w:t xml:space="preserve">l’article </w:t>
      </w:r>
      <w:r w:rsidRPr="00F71DB7">
        <w:rPr>
          <w:rFonts w:cs="Arial" w:eastAsia="Times New Roman"/>
          <w:lang w:eastAsia="fr-FR"/>
        </w:rPr>
        <w:t>L.2232-22</w:t>
      </w:r>
      <w:r w:rsidR="00F71DB7" w:rsidRPr="00F71DB7">
        <w:rPr>
          <w:rFonts w:cs="Arial" w:eastAsia="Times New Roman"/>
          <w:lang w:eastAsia="fr-FR"/>
        </w:rPr>
        <w:t xml:space="preserve"> </w:t>
      </w:r>
      <w:r w:rsidR="00F71DB7">
        <w:rPr>
          <w:rFonts w:cs="Arial" w:eastAsia="Times New Roman"/>
          <w:lang w:eastAsia="fr-FR"/>
        </w:rPr>
        <w:t>du C</w:t>
      </w:r>
      <w:r w:rsidRPr="00F71DB7">
        <w:rPr>
          <w:rFonts w:cs="Arial" w:eastAsia="Times New Roman"/>
          <w:lang w:eastAsia="fr-FR"/>
        </w:rPr>
        <w:t xml:space="preserve">ode du travail. </w:t>
      </w:r>
    </w:p>
    <w:p w14:paraId="02A18716" w14:textId="66186287" w:rsidP="00E453C6" w:rsidR="00E453C6" w:rsidRDefault="00E453C6">
      <w:pPr>
        <w:spacing w:after="0" w:line="240" w:lineRule="auto"/>
        <w:jc w:val="both"/>
        <w:rPr>
          <w:rFonts w:cs="Arial" w:eastAsia="Times New Roman"/>
          <w:color w:val="00B050"/>
          <w:lang w:eastAsia="fr-FR"/>
        </w:rPr>
      </w:pPr>
    </w:p>
    <w:p w14:paraId="5088BC12" w14:textId="28A3CF04" w:rsidP="00E453C6" w:rsidR="002869CC" w:rsidRDefault="002869CC">
      <w:pPr>
        <w:spacing w:after="0" w:line="240" w:lineRule="auto"/>
        <w:jc w:val="both"/>
        <w:rPr>
          <w:rFonts w:cs="Arial" w:eastAsia="Times New Roman"/>
          <w:color w:val="00B050"/>
          <w:lang w:eastAsia="fr-FR"/>
        </w:rPr>
      </w:pPr>
    </w:p>
    <w:p w14:paraId="2F498314" w14:textId="323659B4" w:rsidP="00E453C6" w:rsidR="002869CC" w:rsidRDefault="002869CC">
      <w:pPr>
        <w:spacing w:after="0" w:line="240" w:lineRule="auto"/>
        <w:jc w:val="both"/>
        <w:rPr>
          <w:rFonts w:cs="Arial" w:eastAsia="Times New Roman"/>
          <w:color w:val="00B050"/>
          <w:lang w:eastAsia="fr-FR"/>
        </w:rPr>
      </w:pPr>
    </w:p>
    <w:p w14:paraId="6A1C1426" w14:textId="523DD3C4" w:rsidP="00E453C6" w:rsidR="002869CC" w:rsidRDefault="002869CC">
      <w:pPr>
        <w:spacing w:after="0" w:line="240" w:lineRule="auto"/>
        <w:jc w:val="both"/>
        <w:rPr>
          <w:rFonts w:cs="Arial" w:eastAsia="Times New Roman"/>
          <w:color w:val="00B050"/>
          <w:lang w:eastAsia="fr-FR"/>
        </w:rPr>
      </w:pPr>
    </w:p>
    <w:p w14:paraId="28F1D781" w14:textId="60E52669" w:rsidP="00E453C6" w:rsidR="002869CC" w:rsidRDefault="002869CC">
      <w:pPr>
        <w:spacing w:after="0" w:line="240" w:lineRule="auto"/>
        <w:jc w:val="both"/>
        <w:rPr>
          <w:rFonts w:cs="Arial" w:eastAsia="Times New Roman"/>
          <w:color w:val="00B050"/>
          <w:lang w:eastAsia="fr-FR"/>
        </w:rPr>
      </w:pPr>
    </w:p>
    <w:p w14:paraId="51FF6CF9" w14:textId="4F047CB3" w:rsidP="00E453C6" w:rsidR="002869CC" w:rsidRDefault="002869CC">
      <w:pPr>
        <w:spacing w:after="0" w:line="240" w:lineRule="auto"/>
        <w:jc w:val="both"/>
        <w:rPr>
          <w:rFonts w:cs="Arial" w:eastAsia="Times New Roman"/>
          <w:color w:val="00B050"/>
          <w:lang w:eastAsia="fr-FR"/>
        </w:rPr>
      </w:pPr>
    </w:p>
    <w:p w14:paraId="7A30BC9C" w14:textId="3AC0A7DB" w:rsidP="00E453C6" w:rsidR="002869CC" w:rsidRDefault="002869CC">
      <w:pPr>
        <w:spacing w:after="0" w:line="240" w:lineRule="auto"/>
        <w:jc w:val="both"/>
        <w:rPr>
          <w:rFonts w:cs="Arial" w:eastAsia="Times New Roman"/>
          <w:color w:val="00B050"/>
          <w:lang w:eastAsia="fr-FR"/>
        </w:rPr>
      </w:pPr>
    </w:p>
    <w:p w14:paraId="0BF447B7" w14:textId="356FF213" w:rsidP="00E453C6" w:rsidR="002869CC" w:rsidRDefault="002869CC">
      <w:pPr>
        <w:spacing w:after="0" w:line="240" w:lineRule="auto"/>
        <w:jc w:val="both"/>
        <w:rPr>
          <w:rFonts w:cs="Arial" w:eastAsia="Times New Roman"/>
          <w:color w:val="00B050"/>
          <w:lang w:eastAsia="fr-FR"/>
        </w:rPr>
      </w:pPr>
    </w:p>
    <w:p w14:paraId="22A69E64" w14:textId="6D1733D9" w:rsidP="00E453C6" w:rsidR="002869CC" w:rsidRDefault="002869CC">
      <w:pPr>
        <w:spacing w:after="0" w:line="240" w:lineRule="auto"/>
        <w:jc w:val="both"/>
        <w:rPr>
          <w:rFonts w:cs="Arial" w:eastAsia="Times New Roman"/>
          <w:color w:val="00B050"/>
          <w:lang w:eastAsia="fr-FR"/>
        </w:rPr>
      </w:pPr>
    </w:p>
    <w:p w14:paraId="2E2CFDA6" w14:textId="0F0B9FDA" w:rsidP="00E453C6" w:rsidR="002869CC" w:rsidRDefault="002869CC">
      <w:pPr>
        <w:spacing w:after="0" w:line="240" w:lineRule="auto"/>
        <w:jc w:val="both"/>
        <w:rPr>
          <w:rFonts w:cs="Arial" w:eastAsia="Times New Roman"/>
          <w:color w:val="00B050"/>
          <w:lang w:eastAsia="fr-FR"/>
        </w:rPr>
      </w:pPr>
    </w:p>
    <w:p w14:paraId="4C0019CE" w14:textId="3AEAC2BC" w:rsidP="00E453C6" w:rsidR="002869CC" w:rsidRDefault="002869CC">
      <w:pPr>
        <w:spacing w:after="0" w:line="240" w:lineRule="auto"/>
        <w:jc w:val="both"/>
        <w:rPr>
          <w:rFonts w:cs="Arial" w:eastAsia="Times New Roman"/>
          <w:color w:val="00B050"/>
          <w:lang w:eastAsia="fr-FR"/>
        </w:rPr>
      </w:pPr>
    </w:p>
    <w:p w14:paraId="5B3D8A66" w14:textId="62F35EAB" w:rsidP="00E453C6" w:rsidR="002869CC" w:rsidRDefault="002869CC">
      <w:pPr>
        <w:spacing w:after="0" w:line="240" w:lineRule="auto"/>
        <w:jc w:val="both"/>
        <w:rPr>
          <w:rFonts w:cs="Arial" w:eastAsia="Times New Roman"/>
          <w:color w:val="00B050"/>
          <w:lang w:eastAsia="fr-FR"/>
        </w:rPr>
      </w:pPr>
    </w:p>
    <w:p w14:paraId="2D83AA60" w14:textId="2F2C0010" w:rsidP="00E453C6" w:rsidR="002869CC" w:rsidRDefault="002869CC">
      <w:pPr>
        <w:spacing w:after="0" w:line="240" w:lineRule="auto"/>
        <w:jc w:val="both"/>
        <w:rPr>
          <w:rFonts w:cs="Arial" w:eastAsia="Times New Roman"/>
          <w:color w:val="00B050"/>
          <w:lang w:eastAsia="fr-FR"/>
        </w:rPr>
      </w:pPr>
    </w:p>
    <w:p w14:paraId="460B41D3" w14:textId="38E91797" w:rsidP="00E453C6" w:rsidR="002869CC" w:rsidRDefault="002869CC">
      <w:pPr>
        <w:spacing w:after="0" w:line="240" w:lineRule="auto"/>
        <w:jc w:val="both"/>
        <w:rPr>
          <w:rFonts w:cs="Arial" w:eastAsia="Times New Roman"/>
          <w:color w:val="00B050"/>
          <w:lang w:eastAsia="fr-FR"/>
        </w:rPr>
      </w:pPr>
    </w:p>
    <w:p w14:paraId="613AD0D3" w14:textId="286A07BE" w:rsidP="00E453C6" w:rsidR="002869CC" w:rsidRDefault="002869CC">
      <w:pPr>
        <w:spacing w:after="0" w:line="240" w:lineRule="auto"/>
        <w:jc w:val="both"/>
        <w:rPr>
          <w:rFonts w:cs="Arial" w:eastAsia="Times New Roman"/>
          <w:color w:val="00B050"/>
          <w:lang w:eastAsia="fr-FR"/>
        </w:rPr>
      </w:pPr>
    </w:p>
    <w:p w14:paraId="06B7DCBE" w14:textId="77777777" w:rsidP="00E453C6" w:rsidR="002869CC" w:rsidRDefault="002869CC" w:rsidRPr="00821252">
      <w:pPr>
        <w:spacing w:after="0" w:line="240" w:lineRule="auto"/>
        <w:jc w:val="both"/>
        <w:rPr>
          <w:rFonts w:cs="Arial" w:eastAsia="Times New Roman"/>
          <w:color w:val="00B050"/>
          <w:lang w:eastAsia="fr-FR"/>
        </w:rPr>
      </w:pPr>
    </w:p>
    <w:p w14:paraId="09C807B3" w14:textId="77777777" w:rsidP="00E453C6" w:rsidR="002D6C65" w:rsidRDefault="002D6C65" w:rsidRPr="00474DF7">
      <w:pPr>
        <w:spacing w:after="0" w:before="300" w:line="270" w:lineRule="atLeast"/>
        <w:jc w:val="both"/>
        <w:rPr>
          <w:rFonts w:cs="Arial" w:eastAsia="Times New Roman"/>
          <w:bCs/>
          <w:color w:val="000000"/>
          <w:lang w:eastAsia="fr-FR"/>
        </w:rPr>
      </w:pPr>
      <w:r w:rsidRPr="0059155A">
        <w:rPr>
          <w:rFonts w:cs="Arial" w:eastAsia="Times New Roman"/>
          <w:b/>
          <w:bCs/>
          <w:color w:val="000000"/>
          <w:u w:val="single"/>
          <w:lang w:eastAsia="fr-FR"/>
        </w:rPr>
        <w:lastRenderedPageBreak/>
        <w:t>A</w:t>
      </w:r>
      <w:r w:rsidRPr="00AA4A30">
        <w:rPr>
          <w:rFonts w:cs="Arial" w:eastAsia="Times New Roman"/>
          <w:b/>
          <w:bCs/>
          <w:color w:val="000000"/>
          <w:u w:val="single"/>
          <w:lang w:eastAsia="fr-FR"/>
        </w:rPr>
        <w:t xml:space="preserve">rticle </w:t>
      </w:r>
      <w:r w:rsidR="00CB07B9">
        <w:rPr>
          <w:rFonts w:cs="Arial" w:eastAsia="Times New Roman"/>
          <w:b/>
          <w:bCs/>
          <w:color w:val="000000"/>
          <w:u w:val="single"/>
          <w:lang w:eastAsia="fr-FR"/>
        </w:rPr>
        <w:t>9</w:t>
      </w:r>
      <w:r>
        <w:rPr>
          <w:rFonts w:cs="Arial" w:eastAsia="Times New Roman"/>
          <w:b/>
          <w:bCs/>
          <w:color w:val="000000"/>
          <w:u w:val="single"/>
          <w:lang w:eastAsia="fr-FR"/>
        </w:rPr>
        <w:t> : Dépôt et publicité de l’accord</w:t>
      </w:r>
    </w:p>
    <w:p w14:paraId="59DC140D" w14:textId="77777777" w:rsidP="00E453C6" w:rsidR="00E453C6" w:rsidRDefault="00E453C6">
      <w:pPr>
        <w:spacing w:after="0" w:line="270" w:lineRule="atLeast"/>
        <w:jc w:val="both"/>
        <w:rPr>
          <w:rFonts w:cs="Arial"/>
          <w:szCs w:val="20"/>
        </w:rPr>
      </w:pPr>
    </w:p>
    <w:p w14:paraId="6AFA2621" w14:textId="77777777" w:rsidP="00E453C6" w:rsidR="002D6C65" w:rsidRDefault="002D6C65">
      <w:pPr>
        <w:spacing w:after="0" w:line="270" w:lineRule="atLeast"/>
        <w:jc w:val="both"/>
        <w:rPr>
          <w:rFonts w:cs="Arial"/>
          <w:szCs w:val="20"/>
        </w:rPr>
      </w:pPr>
      <w:r w:rsidRPr="00174E16">
        <w:rPr>
          <w:rFonts w:cs="Arial"/>
          <w:szCs w:val="20"/>
        </w:rPr>
        <w:t>Le présent accord est déposé par la société</w:t>
      </w:r>
      <w:r>
        <w:rPr>
          <w:rFonts w:cs="Arial"/>
          <w:szCs w:val="20"/>
        </w:rPr>
        <w:t xml:space="preserve"> : </w:t>
      </w:r>
    </w:p>
    <w:p w14:paraId="1995B4BB" w14:textId="77777777" w:rsidP="00E453C6" w:rsidR="002D6C65" w:rsidRDefault="002D6C65">
      <w:pPr>
        <w:spacing w:after="0" w:line="270" w:lineRule="atLeast"/>
        <w:jc w:val="both"/>
        <w:rPr>
          <w:rFonts w:cs="Arial"/>
          <w:szCs w:val="20"/>
        </w:rPr>
      </w:pPr>
    </w:p>
    <w:p w14:paraId="1F431D69" w14:textId="5C76EB33" w:rsidP="00E453C6" w:rsidR="002D6C65" w:rsidRDefault="002D6C65" w:rsidRPr="00FB785E">
      <w:pPr>
        <w:pStyle w:val="Paragraphedeliste"/>
        <w:numPr>
          <w:ilvl w:val="0"/>
          <w:numId w:val="1"/>
        </w:numPr>
        <w:spacing w:after="0" w:line="270" w:lineRule="atLeast"/>
        <w:jc w:val="both"/>
        <w:rPr>
          <w:rFonts w:cs="Arial"/>
          <w:szCs w:val="20"/>
        </w:rPr>
      </w:pPr>
      <w:r>
        <w:rPr>
          <w:rFonts w:cs="Arial"/>
          <w:szCs w:val="20"/>
        </w:rPr>
        <w:t>A</w:t>
      </w:r>
      <w:r w:rsidRPr="00480B09">
        <w:rPr>
          <w:rFonts w:cs="Arial"/>
          <w:szCs w:val="20"/>
        </w:rPr>
        <w:t xml:space="preserve">uprès de </w:t>
      </w:r>
      <w:r w:rsidRPr="00480B09">
        <w:rPr>
          <w:rFonts w:cs="Arial" w:eastAsia="Times New Roman"/>
          <w:szCs w:val="20"/>
          <w:lang w:eastAsia="fr-FR"/>
        </w:rPr>
        <w:t>la D</w:t>
      </w:r>
      <w:r w:rsidR="007479AA">
        <w:rPr>
          <w:rFonts w:cs="Arial" w:eastAsia="Times New Roman"/>
          <w:szCs w:val="20"/>
          <w:lang w:eastAsia="fr-FR"/>
        </w:rPr>
        <w:t>REETS</w:t>
      </w:r>
      <w:r w:rsidRPr="00480B09">
        <w:rPr>
          <w:rFonts w:cs="Arial" w:eastAsia="Times New Roman"/>
          <w:szCs w:val="20"/>
          <w:lang w:eastAsia="fr-FR"/>
        </w:rPr>
        <w:t xml:space="preserve"> (direction régionale de</w:t>
      </w:r>
      <w:r w:rsidR="007479AA">
        <w:rPr>
          <w:rFonts w:cs="Arial" w:eastAsia="Times New Roman"/>
          <w:szCs w:val="20"/>
          <w:lang w:eastAsia="fr-FR"/>
        </w:rPr>
        <w:t xml:space="preserve"> l’économie, de l’emploi, du travail et des solidarités</w:t>
      </w:r>
      <w:r>
        <w:rPr>
          <w:rFonts w:cs="Arial" w:eastAsia="Times New Roman"/>
          <w:szCs w:val="20"/>
          <w:lang w:eastAsia="fr-FR"/>
        </w:rPr>
        <w:t>), sur « </w:t>
      </w:r>
      <w:r w:rsidRPr="00FB785E">
        <w:rPr>
          <w:rFonts w:cs="Arial" w:eastAsia="Times New Roman"/>
          <w:szCs w:val="20"/>
          <w:lang w:eastAsia="fr-FR"/>
        </w:rPr>
        <w:t>https://www.teleaccords.travail-emploi.gouv.fr/PortailTeleprocedures/#</w:t>
      </w:r>
      <w:r>
        <w:rPr>
          <w:rFonts w:cs="Arial" w:eastAsia="Times New Roman"/>
          <w:szCs w:val="20"/>
          <w:lang w:eastAsia="fr-FR"/>
        </w:rPr>
        <w:t xml:space="preserve"> », en deux versions : </w:t>
      </w:r>
    </w:p>
    <w:p w14:paraId="6CCC16D0" w14:textId="77777777" w:rsidP="00E453C6" w:rsidR="002D6C65" w:rsidRDefault="002D6C65">
      <w:pPr>
        <w:pStyle w:val="Paragraphedeliste"/>
        <w:numPr>
          <w:ilvl w:val="1"/>
          <w:numId w:val="1"/>
        </w:numPr>
        <w:spacing w:after="0" w:line="270" w:lineRule="atLeast"/>
        <w:jc w:val="both"/>
        <w:rPr>
          <w:rFonts w:cs="Arial"/>
          <w:szCs w:val="20"/>
        </w:rPr>
      </w:pPr>
      <w:r>
        <w:rPr>
          <w:rFonts w:cs="Arial"/>
          <w:szCs w:val="20"/>
        </w:rPr>
        <w:t>Une version intégrale signée des parties au format PDF ;</w:t>
      </w:r>
    </w:p>
    <w:p w14:paraId="6C942950" w14:textId="77777777" w:rsidP="00E453C6" w:rsidR="002D6C65" w:rsidRDefault="002D6C65">
      <w:pPr>
        <w:pStyle w:val="Paragraphedeliste"/>
        <w:numPr>
          <w:ilvl w:val="1"/>
          <w:numId w:val="1"/>
        </w:numPr>
        <w:spacing w:after="0" w:line="270" w:lineRule="atLeast"/>
        <w:jc w:val="both"/>
        <w:rPr>
          <w:rFonts w:cs="Arial"/>
          <w:szCs w:val="20"/>
        </w:rPr>
      </w:pPr>
      <w:r>
        <w:rPr>
          <w:rFonts w:cs="Arial"/>
          <w:szCs w:val="20"/>
        </w:rPr>
        <w:t>Une version en format docx. de laquelle sera supprimée toute mention de nom, prénom, paraphe ou signature des personnes physiques, et, le cas échéant, de données occultées, confidentielles (dans ce cas, joindre acte signé motivant cette occultation).</w:t>
      </w:r>
    </w:p>
    <w:p w14:paraId="0B01D6BB" w14:textId="77777777" w:rsidP="00E453C6" w:rsidR="002D6C65" w:rsidRDefault="002D6C65" w:rsidRPr="003C5954">
      <w:pPr>
        <w:pStyle w:val="Paragraphedeliste"/>
        <w:spacing w:after="0" w:line="270" w:lineRule="atLeast"/>
        <w:ind w:left="1080"/>
        <w:jc w:val="both"/>
        <w:rPr>
          <w:rFonts w:cs="Arial"/>
          <w:szCs w:val="20"/>
        </w:rPr>
      </w:pPr>
    </w:p>
    <w:p w14:paraId="6097705D" w14:textId="77777777" w:rsidP="00E453C6" w:rsidR="002D6C65" w:rsidRDefault="002D6C65" w:rsidRPr="003C5954">
      <w:pPr>
        <w:pStyle w:val="Paragraphedeliste"/>
        <w:numPr>
          <w:ilvl w:val="0"/>
          <w:numId w:val="1"/>
        </w:numPr>
        <w:spacing w:after="0" w:line="240" w:lineRule="auto"/>
        <w:jc w:val="both"/>
        <w:rPr>
          <w:rFonts w:cs="Arial" w:eastAsia="Times New Roman"/>
          <w:color w:val="000000"/>
          <w:lang w:eastAsia="fr-FR"/>
        </w:rPr>
      </w:pPr>
      <w:r w:rsidRPr="003C5954">
        <w:rPr>
          <w:rFonts w:cs="Arial" w:eastAsia="Times New Roman"/>
          <w:color w:val="000000"/>
          <w:lang w:eastAsia="fr-FR"/>
        </w:rPr>
        <w:t>Auprès du secrétariat-greffe du Conseil de prud’hommes dans le ressort duquel</w:t>
      </w:r>
      <w:r>
        <w:rPr>
          <w:rFonts w:cs="Arial" w:eastAsia="Times New Roman"/>
          <w:color w:val="000000"/>
          <w:lang w:eastAsia="fr-FR"/>
        </w:rPr>
        <w:t xml:space="preserve"> le présent accord a été conclu, en un exemplaire original.</w:t>
      </w:r>
    </w:p>
    <w:p w14:paraId="2CBE94F9" w14:textId="77777777" w:rsidP="00E453C6" w:rsidR="00021444" w:rsidRDefault="00021444">
      <w:pPr>
        <w:spacing w:after="0" w:line="240" w:lineRule="auto"/>
        <w:jc w:val="both"/>
        <w:rPr>
          <w:rFonts w:cs="Arial"/>
        </w:rPr>
      </w:pPr>
    </w:p>
    <w:p w14:paraId="2665F198" w14:textId="77777777" w:rsidP="00E453C6" w:rsidR="00021444" w:rsidRDefault="00021444">
      <w:pPr>
        <w:spacing w:after="0" w:line="240" w:lineRule="auto"/>
        <w:jc w:val="both"/>
        <w:rPr>
          <w:rFonts w:cs="Arial"/>
        </w:rPr>
      </w:pPr>
    </w:p>
    <w:p w14:paraId="2FF22598" w14:textId="2E81F069" w:rsidP="00E453C6" w:rsidR="002D6C65" w:rsidRDefault="00E43EE2">
      <w:pPr>
        <w:spacing w:after="0" w:line="240" w:lineRule="auto"/>
        <w:jc w:val="both"/>
        <w:rPr>
          <w:rFonts w:cs="Arial"/>
        </w:rPr>
      </w:pPr>
      <w:r>
        <w:rPr>
          <w:rFonts w:cs="Arial"/>
        </w:rPr>
        <w:t>Cet accord figurera sur le</w:t>
      </w:r>
      <w:r w:rsidR="00AD39E1">
        <w:rPr>
          <w:rFonts w:cs="Arial"/>
        </w:rPr>
        <w:t>s</w:t>
      </w:r>
      <w:r w:rsidR="0038356F">
        <w:rPr>
          <w:rFonts w:cs="Arial"/>
        </w:rPr>
        <w:t xml:space="preserve"> panneaux</w:t>
      </w:r>
      <w:r w:rsidR="002D6C65" w:rsidRPr="00E43EE2">
        <w:rPr>
          <w:rFonts w:cs="Arial"/>
        </w:rPr>
        <w:t xml:space="preserve"> d’affichage de</w:t>
      </w:r>
      <w:r w:rsidR="0038356F">
        <w:rPr>
          <w:rFonts w:cs="Arial"/>
        </w:rPr>
        <w:t>stinés à l’information du personnel salarié de</w:t>
      </w:r>
      <w:r w:rsidR="002D6C65" w:rsidRPr="00E43EE2">
        <w:rPr>
          <w:rFonts w:cs="Arial"/>
        </w:rPr>
        <w:t xml:space="preserve"> l’entreprise</w:t>
      </w:r>
      <w:r w:rsidR="002425CA">
        <w:rPr>
          <w:rFonts w:cs="Arial"/>
        </w:rPr>
        <w:t>.</w:t>
      </w:r>
      <w:r w:rsidR="005E4FFA">
        <w:rPr>
          <w:rFonts w:cs="Arial"/>
          <w:color w:val="FF0000"/>
        </w:rPr>
        <w:t xml:space="preserve"> </w:t>
      </w:r>
    </w:p>
    <w:p w14:paraId="7798F5BB" w14:textId="77777777" w:rsidP="00E453C6" w:rsidR="003833EB" w:rsidRDefault="003833EB">
      <w:pPr>
        <w:spacing w:after="0" w:line="240" w:lineRule="auto"/>
        <w:jc w:val="both"/>
        <w:rPr>
          <w:rFonts w:cs="Arial" w:eastAsia="Times New Roman"/>
          <w:color w:val="000000"/>
          <w:lang w:eastAsia="fr-FR"/>
        </w:rPr>
      </w:pPr>
    </w:p>
    <w:p w14:paraId="0062C6F9" w14:textId="77777777" w:rsidP="00E453C6" w:rsidR="002869CC" w:rsidRDefault="002869CC">
      <w:pPr>
        <w:spacing w:after="0" w:line="240" w:lineRule="auto"/>
        <w:rPr>
          <w:rFonts w:cs="Arial" w:eastAsia="Times New Roman"/>
          <w:color w:val="000000"/>
          <w:lang w:eastAsia="fr-FR"/>
        </w:rPr>
      </w:pPr>
    </w:p>
    <w:p w14:paraId="42180C02" w14:textId="6877F095" w:rsidP="00E453C6" w:rsidR="00021444" w:rsidRDefault="00AD6F49">
      <w:pPr>
        <w:spacing w:after="0" w:line="240" w:lineRule="auto"/>
        <w:rPr>
          <w:rFonts w:cs="Arial" w:eastAsia="Times New Roman"/>
          <w:color w:val="000000"/>
          <w:lang w:eastAsia="fr-FR"/>
        </w:rPr>
      </w:pPr>
      <w:r w:rsidRPr="009935F3">
        <w:rPr>
          <w:rFonts w:cs="Arial" w:eastAsia="Times New Roman"/>
          <w:color w:val="000000"/>
          <w:lang w:eastAsia="fr-FR"/>
        </w:rPr>
        <w:br/>
      </w:r>
      <w:r w:rsidR="00F47275" w:rsidRPr="003B6B61">
        <w:rPr>
          <w:rFonts w:cs="Arial" w:eastAsia="Times New Roman"/>
          <w:color w:val="000000"/>
          <w:lang w:eastAsia="fr-FR"/>
        </w:rPr>
        <w:t>Fait à</w:t>
      </w:r>
      <w:r w:rsidR="00E43EE2">
        <w:rPr>
          <w:rFonts w:cs="Arial" w:eastAsia="Times New Roman"/>
          <w:color w:val="000000"/>
          <w:lang w:eastAsia="fr-FR"/>
        </w:rPr>
        <w:t xml:space="preserve"> </w:t>
      </w:r>
      <w:r w:rsidR="00A62CA8" w:rsidRPr="00A62CA8">
        <w:rPr>
          <w:rFonts w:cs="Arial" w:eastAsia="Times New Roman"/>
          <w:lang w:eastAsia="fr-FR"/>
        </w:rPr>
        <w:t>SAINT JORIOZ</w:t>
      </w:r>
      <w:r w:rsidR="00E43EE2" w:rsidRPr="00A62CA8">
        <w:rPr>
          <w:rFonts w:cs="Arial" w:eastAsia="Times New Roman"/>
          <w:lang w:eastAsia="fr-FR"/>
        </w:rPr>
        <w:t xml:space="preserve"> </w:t>
      </w:r>
      <w:r w:rsidR="00F47275" w:rsidRPr="00A62CA8">
        <w:rPr>
          <w:rFonts w:cs="Arial" w:eastAsia="Times New Roman"/>
          <w:lang w:eastAsia="fr-FR"/>
        </w:rPr>
        <w:t xml:space="preserve">en </w:t>
      </w:r>
      <w:r w:rsidR="00A62CA8" w:rsidRPr="00A62CA8">
        <w:rPr>
          <w:rFonts w:cs="Arial" w:eastAsia="Times New Roman"/>
          <w:lang w:eastAsia="fr-FR"/>
        </w:rPr>
        <w:t>3</w:t>
      </w:r>
      <w:r w:rsidR="00BA3609" w:rsidRPr="00A62CA8">
        <w:rPr>
          <w:rFonts w:cs="Arial" w:eastAsia="Times New Roman"/>
          <w:lang w:eastAsia="fr-FR"/>
        </w:rPr>
        <w:t xml:space="preserve"> </w:t>
      </w:r>
      <w:r w:rsidR="009A647D">
        <w:rPr>
          <w:rFonts w:cs="Arial" w:eastAsia="Times New Roman"/>
          <w:color w:val="000000"/>
          <w:lang w:eastAsia="fr-FR"/>
        </w:rPr>
        <w:t>e</w:t>
      </w:r>
      <w:r w:rsidR="009A647D" w:rsidRPr="003B6B61">
        <w:rPr>
          <w:rFonts w:cs="Arial" w:eastAsia="Times New Roman"/>
          <w:color w:val="000000"/>
          <w:lang w:eastAsia="fr-FR"/>
        </w:rPr>
        <w:t>xemplaires</w:t>
      </w:r>
      <w:r w:rsidR="00F47275" w:rsidRPr="003B6B61">
        <w:rPr>
          <w:rFonts w:cs="Arial" w:eastAsia="Times New Roman"/>
          <w:color w:val="000000"/>
          <w:lang w:eastAsia="fr-FR"/>
        </w:rPr>
        <w:t xml:space="preserve"> originaux.</w:t>
      </w:r>
      <w:r w:rsidR="00F47275" w:rsidRPr="003B6B61">
        <w:rPr>
          <w:rFonts w:cs="Arial" w:eastAsia="Times New Roman"/>
          <w:color w:val="000000"/>
          <w:lang w:eastAsia="fr-FR"/>
        </w:rPr>
        <w:br/>
      </w:r>
    </w:p>
    <w:p w14:paraId="2F9172FB" w14:textId="0055F78A" w:rsidP="00E453C6" w:rsidR="009949E5" w:rsidRDefault="005A77F1" w:rsidRPr="003B6B61">
      <w:pPr>
        <w:spacing w:after="0" w:line="240" w:lineRule="auto"/>
        <w:rPr>
          <w:rFonts w:cs="Arial" w:eastAsia="Times New Roman"/>
          <w:color w:val="000000"/>
          <w:lang w:eastAsia="fr-FR"/>
        </w:rPr>
      </w:pPr>
      <w:r w:rsidRPr="003B6B61">
        <w:rPr>
          <w:rFonts w:cs="Arial" w:eastAsia="Times New Roman"/>
          <w:color w:val="000000"/>
          <w:lang w:eastAsia="fr-FR"/>
        </w:rPr>
        <w:t xml:space="preserve">Le </w:t>
      </w:r>
      <w:r w:rsidR="002869CC">
        <w:rPr>
          <w:rFonts w:cs="Arial" w:eastAsia="Times New Roman"/>
          <w:color w:val="000000"/>
          <w:lang w:eastAsia="fr-FR"/>
        </w:rPr>
        <w:t>06/12/2022</w:t>
      </w:r>
    </w:p>
    <w:p w14:paraId="79F4E13F" w14:textId="77777777" w:rsidP="00E453C6" w:rsidR="002367B8" w:rsidRDefault="002367B8">
      <w:pPr>
        <w:pStyle w:val="Sansinterligne"/>
        <w:rPr>
          <w:lang w:eastAsia="fr-FR"/>
        </w:rPr>
      </w:pPr>
    </w:p>
    <w:p w14:paraId="42721477" w14:textId="2516C28F" w:rsidP="00E453C6" w:rsidR="003B6B61" w:rsidRDefault="00F47275" w:rsidRPr="007F0DA1">
      <w:pPr>
        <w:pStyle w:val="Sansinterligne"/>
        <w:rPr>
          <w:b/>
          <w:lang w:eastAsia="fr-FR"/>
        </w:rPr>
      </w:pPr>
      <w:r w:rsidRPr="003F2286">
        <w:rPr>
          <w:i/>
          <w:lang w:eastAsia="fr-FR"/>
        </w:rPr>
        <w:br/>
      </w:r>
      <w:r w:rsidRPr="007F0DA1">
        <w:rPr>
          <w:b/>
          <w:lang w:eastAsia="fr-FR"/>
        </w:rPr>
        <w:t>Pour la Société</w:t>
      </w:r>
      <w:r w:rsidR="002869CC">
        <w:rPr>
          <w:b/>
          <w:lang w:eastAsia="fr-FR"/>
        </w:rPr>
        <w:t> :</w:t>
      </w:r>
      <w:r w:rsidR="003B6B61" w:rsidRPr="003F2286">
        <w:rPr>
          <w:b/>
          <w:i/>
          <w:lang w:eastAsia="fr-FR"/>
        </w:rPr>
        <w:tab/>
      </w:r>
      <w:r w:rsidR="003B6B61" w:rsidRPr="003F2286">
        <w:rPr>
          <w:b/>
          <w:i/>
          <w:lang w:eastAsia="fr-FR"/>
        </w:rPr>
        <w:tab/>
      </w:r>
      <w:r w:rsidR="003B6B61" w:rsidRPr="003F2286">
        <w:rPr>
          <w:b/>
          <w:i/>
          <w:lang w:eastAsia="fr-FR"/>
        </w:rPr>
        <w:tab/>
      </w:r>
      <w:r w:rsidR="003B6B61" w:rsidRPr="003F2286">
        <w:rPr>
          <w:b/>
          <w:i/>
          <w:lang w:eastAsia="fr-FR"/>
        </w:rPr>
        <w:tab/>
        <w:t xml:space="preserve"> </w:t>
      </w:r>
      <w:r w:rsidR="003B6B61" w:rsidRPr="003F2286">
        <w:rPr>
          <w:b/>
          <w:i/>
          <w:lang w:eastAsia="fr-FR"/>
        </w:rPr>
        <w:tab/>
      </w:r>
      <w:r w:rsidR="003B6B61" w:rsidRPr="003F2286">
        <w:rPr>
          <w:b/>
          <w:i/>
          <w:lang w:eastAsia="fr-FR"/>
        </w:rPr>
        <w:tab/>
      </w:r>
      <w:r w:rsidR="003B6B61" w:rsidRPr="007F0DA1">
        <w:rPr>
          <w:b/>
          <w:lang w:eastAsia="fr-FR"/>
        </w:rPr>
        <w:t xml:space="preserve">Pour </w:t>
      </w:r>
      <w:r w:rsidR="00BA3609" w:rsidRPr="007F0DA1">
        <w:rPr>
          <w:b/>
          <w:lang w:eastAsia="fr-FR"/>
        </w:rPr>
        <w:t xml:space="preserve">la seconde partie </w:t>
      </w:r>
      <w:r w:rsidR="002869CC">
        <w:rPr>
          <w:b/>
          <w:lang w:eastAsia="fr-FR"/>
        </w:rPr>
        <w:t>signataire :</w:t>
      </w:r>
    </w:p>
    <w:p w14:paraId="519C2132" w14:textId="031F0A29" w:rsidP="00E437B1" w:rsidR="003F2286" w:rsidRDefault="005E4FFA" w:rsidRPr="007F0DA1">
      <w:pPr>
        <w:pStyle w:val="Sansinterligne"/>
        <w:ind w:hanging="5664" w:left="5664"/>
        <w:rPr>
          <w:b/>
          <w:lang w:eastAsia="fr-FR"/>
        </w:rPr>
      </w:pPr>
      <w:bookmarkStart w:id="9" w:name="_GoBack"/>
      <w:bookmarkEnd w:id="9"/>
      <w:r w:rsidRPr="007F0DA1">
        <w:rPr>
          <w:b/>
          <w:lang w:eastAsia="fr-FR"/>
        </w:rPr>
        <w:tab/>
      </w:r>
      <w:r w:rsidR="003F2286" w:rsidRPr="004556C9">
        <w:rPr>
          <w:b/>
          <w:lang w:eastAsia="fr-FR"/>
        </w:rPr>
        <w:t>Voir Annexe PV de consultation</w:t>
      </w:r>
    </w:p>
    <w:p w14:paraId="6DB25E97" w14:textId="77777777" w:rsidP="00E453C6" w:rsidR="00021444" w:rsidRDefault="00BA3609">
      <w:pPr>
        <w:pStyle w:val="Sansinterligne"/>
        <w:rPr>
          <w:b/>
          <w:lang w:eastAsia="fr-FR"/>
        </w:rPr>
      </w:pPr>
      <w:r>
        <w:rPr>
          <w:b/>
          <w:lang w:eastAsia="fr-FR"/>
        </w:rPr>
        <w:tab/>
      </w:r>
      <w:r>
        <w:rPr>
          <w:b/>
          <w:lang w:eastAsia="fr-FR"/>
        </w:rPr>
        <w:tab/>
      </w:r>
      <w:r w:rsidR="003B6B61" w:rsidRPr="003B6B61">
        <w:rPr>
          <w:b/>
          <w:lang w:eastAsia="fr-FR"/>
        </w:rPr>
        <w:tab/>
      </w:r>
      <w:r w:rsidR="003B6B61" w:rsidRPr="003B6B61">
        <w:rPr>
          <w:b/>
          <w:lang w:eastAsia="fr-FR"/>
        </w:rPr>
        <w:tab/>
      </w:r>
    </w:p>
    <w:p w14:paraId="6EE3C87B" w14:textId="77777777" w:rsidP="00E453C6" w:rsidR="00AD6F49" w:rsidRDefault="00BA3609">
      <w:pPr>
        <w:spacing w:after="0"/>
        <w:ind w:left="2832"/>
        <w:rPr>
          <w:rFonts w:cs="Times New Roman" w:eastAsia="Times New Roman"/>
          <w:i/>
          <w:iCs/>
          <w:color w:val="000000"/>
          <w:sz w:val="20"/>
          <w:lang w:eastAsia="fr-FR"/>
        </w:rPr>
      </w:pPr>
      <w:r>
        <w:rPr>
          <w:rFonts w:cs="Times New Roman" w:eastAsia="Times New Roman"/>
          <w:i/>
          <w:iCs/>
          <w:color w:val="000000"/>
          <w:sz w:val="20"/>
          <w:lang w:eastAsia="fr-FR"/>
        </w:rPr>
        <w:t xml:space="preserve">Signature précédée de la mention </w:t>
      </w:r>
      <w:r w:rsidR="003F2286">
        <w:rPr>
          <w:rFonts w:cs="Times New Roman" w:eastAsia="Times New Roman"/>
          <w:i/>
          <w:iCs/>
          <w:color w:val="000000"/>
          <w:sz w:val="20"/>
          <w:lang w:eastAsia="fr-FR"/>
        </w:rPr>
        <w:t>« </w:t>
      </w:r>
      <w:r>
        <w:rPr>
          <w:rFonts w:cs="Times New Roman" w:eastAsia="Times New Roman"/>
          <w:i/>
          <w:iCs/>
          <w:color w:val="000000"/>
          <w:sz w:val="20"/>
          <w:lang w:eastAsia="fr-FR"/>
        </w:rPr>
        <w:t>lu et approuvé</w:t>
      </w:r>
      <w:r w:rsidR="003F2286">
        <w:rPr>
          <w:rFonts w:cs="Times New Roman" w:eastAsia="Times New Roman"/>
          <w:i/>
          <w:iCs/>
          <w:color w:val="000000"/>
          <w:sz w:val="20"/>
          <w:lang w:eastAsia="fr-FR"/>
        </w:rPr>
        <w:t> »</w:t>
      </w:r>
    </w:p>
    <w:p w14:paraId="338EF9D1" w14:textId="77777777" w:rsidP="00E453C6" w:rsidR="003F2286" w:rsidRDefault="003F2286">
      <w:pPr>
        <w:spacing w:after="0"/>
        <w:jc w:val="center"/>
        <w:rPr>
          <w:rFonts w:cs="Times New Roman" w:eastAsia="Times New Roman"/>
          <w:color w:val="000000"/>
          <w:sz w:val="20"/>
          <w:lang w:eastAsia="fr-FR"/>
        </w:rPr>
      </w:pPr>
      <w:r>
        <w:rPr>
          <w:rFonts w:cs="Times New Roman" w:eastAsia="Times New Roman"/>
          <w:i/>
          <w:iCs/>
          <w:color w:val="000000"/>
          <w:sz w:val="20"/>
          <w:lang w:eastAsia="fr-FR"/>
        </w:rPr>
        <w:t>Chaque page doit être paraphée.</w:t>
      </w:r>
    </w:p>
    <w:p w14:paraId="0F128665" w14:textId="77777777" w:rsidP="00E453C6" w:rsidR="002367B8" w:rsidRDefault="002367B8">
      <w:pPr>
        <w:spacing w:after="0"/>
        <w:rPr>
          <w:rFonts w:cs="Times New Roman" w:eastAsia="Times New Roman"/>
          <w:color w:val="000000"/>
          <w:sz w:val="20"/>
          <w:lang w:eastAsia="fr-FR"/>
        </w:rPr>
      </w:pPr>
    </w:p>
    <w:p w14:paraId="54BA7E66" w14:textId="77777777" w:rsidP="00E453C6" w:rsidR="004435A7" w:rsidRDefault="004435A7">
      <w:pPr>
        <w:spacing w:after="0" w:line="240" w:lineRule="auto"/>
        <w:rPr>
          <w:rFonts w:eastAsia="Times New Roman"/>
          <w:b/>
          <w:bCs/>
          <w:i/>
          <w:iCs/>
          <w:lang w:eastAsia="fr-FR"/>
        </w:rPr>
      </w:pPr>
    </w:p>
    <w:p w14:paraId="6109053D" w14:textId="77777777" w:rsidP="00E453C6" w:rsidR="00E07A95" w:rsidRDefault="00E07A95">
      <w:pPr>
        <w:spacing w:after="0" w:line="240" w:lineRule="auto"/>
        <w:rPr>
          <w:rFonts w:eastAsia="Times New Roman"/>
          <w:b/>
          <w:bCs/>
          <w:i/>
          <w:iCs/>
          <w:lang w:eastAsia="fr-FR"/>
        </w:rPr>
      </w:pPr>
    </w:p>
    <w:p w14:paraId="0F64F1FB" w14:textId="77777777" w:rsidP="00E453C6" w:rsidR="00E07A95" w:rsidRDefault="00E07A95">
      <w:pPr>
        <w:spacing w:after="0" w:line="240" w:lineRule="auto"/>
        <w:rPr>
          <w:rFonts w:eastAsia="Times New Roman"/>
          <w:b/>
          <w:bCs/>
          <w:i/>
          <w:iCs/>
          <w:lang w:eastAsia="fr-FR"/>
        </w:rPr>
      </w:pPr>
    </w:p>
    <w:p w14:paraId="2EA3D784" w14:textId="77777777" w:rsidP="00E453C6" w:rsidR="00E07A95" w:rsidRDefault="00E07A95">
      <w:pPr>
        <w:spacing w:after="0" w:line="240" w:lineRule="auto"/>
        <w:rPr>
          <w:rFonts w:eastAsia="Times New Roman"/>
          <w:b/>
          <w:bCs/>
          <w:i/>
          <w:iCs/>
          <w:lang w:eastAsia="fr-FR"/>
        </w:rPr>
      </w:pPr>
    </w:p>
    <w:p w14:paraId="5E8FB8AB" w14:textId="77777777" w:rsidP="00E453C6" w:rsidR="00E07A95" w:rsidRDefault="00E07A95">
      <w:pPr>
        <w:spacing w:after="0" w:line="240" w:lineRule="auto"/>
        <w:rPr>
          <w:rFonts w:eastAsia="Times New Roman"/>
          <w:b/>
          <w:bCs/>
          <w:i/>
          <w:iCs/>
          <w:lang w:eastAsia="fr-FR"/>
        </w:rPr>
      </w:pPr>
    </w:p>
    <w:p w14:paraId="4AAC7088" w14:textId="77777777" w:rsidP="00E453C6" w:rsidR="00E07A95" w:rsidRDefault="00E07A95">
      <w:pPr>
        <w:spacing w:after="0" w:line="240" w:lineRule="auto"/>
        <w:rPr>
          <w:rFonts w:eastAsia="Times New Roman"/>
          <w:b/>
          <w:bCs/>
          <w:i/>
          <w:iCs/>
          <w:lang w:eastAsia="fr-FR"/>
        </w:rPr>
      </w:pPr>
    </w:p>
    <w:p w14:paraId="5465E746" w14:textId="77777777" w:rsidP="00E453C6" w:rsidR="00E07A95" w:rsidRDefault="00E07A95">
      <w:pPr>
        <w:spacing w:after="0" w:line="240" w:lineRule="auto"/>
        <w:rPr>
          <w:rFonts w:eastAsia="Times New Roman"/>
          <w:b/>
          <w:bCs/>
          <w:i/>
          <w:iCs/>
          <w:lang w:eastAsia="fr-FR"/>
        </w:rPr>
      </w:pPr>
    </w:p>
    <w:p w14:paraId="64664869" w14:textId="77777777" w:rsidP="00E453C6" w:rsidR="00E07A95" w:rsidRDefault="00E07A95">
      <w:pPr>
        <w:spacing w:after="0" w:line="240" w:lineRule="auto"/>
        <w:rPr>
          <w:rFonts w:eastAsia="Times New Roman"/>
          <w:b/>
          <w:bCs/>
          <w:i/>
          <w:iCs/>
          <w:lang w:eastAsia="fr-FR"/>
        </w:rPr>
      </w:pPr>
    </w:p>
    <w:sectPr w:rsidR="00E07A95" w:rsidSect="003B6B61">
      <w:headerReference r:id="rId8" w:type="even"/>
      <w:headerReference r:id="rId9" w:type="default"/>
      <w:footerReference r:id="rId10" w:type="default"/>
      <w:headerReference r:id="rId11" w:type="first"/>
      <w:pgSz w:h="16838" w:w="11906"/>
      <w:pgMar w:bottom="1276" w:footer="708" w:gutter="0" w:header="708" w:left="1417" w:right="1417" w:top="1417"/>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69B8F4BE" w14:textId="77777777" w:rsidR="005E3691" w:rsidRDefault="005E3691" w:rsidP="00CE1DB8">
      <w:pPr>
        <w:spacing w:after="0" w:line="240" w:lineRule="auto"/>
      </w:pPr>
      <w:r>
        <w:separator/>
      </w:r>
    </w:p>
  </w:endnote>
  <w:endnote w:type="continuationSeparator" w:id="0">
    <w:p w14:paraId="368464C7" w14:textId="77777777" w:rsidR="005E3691" w:rsidRDefault="005E3691" w:rsidP="00CE1DB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EFF" w:usb1="C0007843"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TimesNewRoman">
    <w:altName w:val="MS Gothic"/>
    <w:panose1 w:val="00000000000000000000"/>
    <w:charset w:val="80"/>
    <w:family w:val="auto"/>
    <w:notTrueType/>
    <w:pitch w:val="default"/>
    <w:sig w:usb0="00000000" w:usb1="08070000" w:usb2="00000010" w:usb3="00000000" w:csb0="00020000" w:csb1="00000000"/>
  </w:font>
  <w:font w:name="Segoe UI">
    <w:panose1 w:val="020B0502040204020203"/>
    <w:charset w:val="00"/>
    <w:family w:val="swiss"/>
    <w:pitch w:val="variable"/>
    <w:sig w:usb0="E4002EFF" w:usb1="C000E47F" w:usb2="00000009" w:usb3="00000000" w:csb0="000001FF" w:csb1="00000000"/>
  </w:font>
  <w:font w:name="Trebuchet MS">
    <w:panose1 w:val="020B0603020202020204"/>
    <w:charset w:val="00"/>
    <w:family w:val="swiss"/>
    <w:pitch w:val="variable"/>
    <w:sig w:usb0="00000687" w:usb1="00000000" w:usb2="00000000" w:usb3="00000000" w:csb0="0000009F" w:csb1="00000000"/>
  </w:font>
</w:fonts>
</file>

<file path=word/footer1.xml><?xml version="1.0" encoding="utf-8"?>
<w:ftr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cid="http://schemas.microsoft.com/office/word/2016/wordml/cid"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p14">
  <w:sdt>
    <w:sdtPr>
      <w:id w:val="-317577078"/>
      <w:docPartObj>
        <w:docPartGallery w:val="Page Numbers (Bottom of Page)"/>
        <w:docPartUnique/>
      </w:docPartObj>
    </w:sdtPr>
    <w:sdtEndPr/>
    <w:sdtContent>
      <w:sdt>
        <w:sdtPr>
          <w:id w:val="-1769616900"/>
          <w:docPartObj>
            <w:docPartGallery w:val="Page Numbers (Top of Page)"/>
            <w:docPartUnique/>
          </w:docPartObj>
        </w:sdtPr>
        <w:sdtEndPr/>
        <w:sdtContent>
          <w:p w14:paraId="7337D42E" w14:textId="7AFAE0E2" w:rsidP="00BA4E9E" w:rsidR="005E3691" w:rsidRDefault="005E3691">
            <w:pPr>
              <w:pStyle w:val="Pieddepage"/>
              <w:ind w:firstLine="2124"/>
              <w:rPr>
                <w:color w:themeColor="background1" w:themeShade="80" w:val="808080"/>
                <w:sz w:val="18"/>
                <w:szCs w:val="18"/>
              </w:rPr>
            </w:pPr>
            <w:r>
              <w:tab/>
            </w:r>
            <w:r w:rsidR="00D11E96">
              <w:rPr>
                <w:color w:themeColor="background1" w:themeShade="80" w:val="808080"/>
                <w:sz w:val="18"/>
                <w:szCs w:val="18"/>
              </w:rPr>
              <w:t>Société LVO</w:t>
            </w:r>
          </w:p>
          <w:p w14:paraId="020E55B6" w14:textId="3D540EA9" w:rsidP="00BA4E9E" w:rsidR="00D11E96" w:rsidRDefault="00D11E96">
            <w:pPr>
              <w:pStyle w:val="Pieddepage"/>
              <w:ind w:firstLine="2124"/>
              <w:rPr>
                <w:color w:themeColor="background1" w:themeShade="80" w:val="808080"/>
                <w:sz w:val="18"/>
                <w:szCs w:val="18"/>
              </w:rPr>
            </w:pPr>
            <w:r>
              <w:rPr>
                <w:color w:themeColor="background1" w:themeShade="80" w:val="808080"/>
                <w:sz w:val="18"/>
                <w:szCs w:val="18"/>
              </w:rPr>
              <w:tab/>
              <w:t xml:space="preserve">99 Impasse du </w:t>
            </w:r>
            <w:proofErr w:type="spellStart"/>
            <w:r>
              <w:rPr>
                <w:color w:themeColor="background1" w:themeShade="80" w:val="808080"/>
                <w:sz w:val="18"/>
                <w:szCs w:val="18"/>
              </w:rPr>
              <w:t>Lanfonnet</w:t>
            </w:r>
            <w:proofErr w:type="spellEnd"/>
          </w:p>
          <w:p w14:paraId="54C6812F" w14:textId="7433FE6C" w:rsidP="00BA4E9E" w:rsidR="00D11E96" w:rsidRDefault="00D11E96" w:rsidRPr="001A0CBB">
            <w:pPr>
              <w:pStyle w:val="Pieddepage"/>
              <w:ind w:firstLine="2124"/>
              <w:rPr>
                <w:color w:themeColor="background1" w:themeShade="80" w:val="808080"/>
                <w:sz w:val="18"/>
                <w:szCs w:val="18"/>
              </w:rPr>
            </w:pPr>
            <w:r>
              <w:rPr>
                <w:color w:themeColor="background1" w:themeShade="80" w:val="808080"/>
                <w:sz w:val="18"/>
                <w:szCs w:val="18"/>
              </w:rPr>
              <w:tab/>
              <w:t xml:space="preserve">74410 SAINT – JORIOZ </w:t>
            </w:r>
          </w:p>
          <w:p w14:paraId="3FD3E937" w14:textId="130FA3C9" w:rsidP="00912156" w:rsidR="005E3691" w:rsidRDefault="005E3691">
            <w:pPr>
              <w:pStyle w:val="Pieddepage"/>
              <w:ind w:firstLine="2124"/>
            </w:pPr>
            <w:r w:rsidRPr="001A0CBB">
              <w:rPr>
                <w:color w:themeColor="background1" w:themeShade="80" w:val="808080"/>
                <w:sz w:val="18"/>
                <w:szCs w:val="18"/>
              </w:rPr>
              <w:tab/>
            </w:r>
            <w:r>
              <w:tab/>
              <w:t xml:space="preserve">Page </w:t>
            </w:r>
            <w:r>
              <w:rPr>
                <w:b/>
                <w:bCs/>
                <w:sz w:val="24"/>
                <w:szCs w:val="24"/>
              </w:rPr>
              <w:fldChar w:fldCharType="begin"/>
            </w:r>
            <w:r>
              <w:rPr>
                <w:b/>
                <w:bCs/>
              </w:rPr>
              <w:instrText>PAGE</w:instrText>
            </w:r>
            <w:r>
              <w:rPr>
                <w:b/>
                <w:bCs/>
                <w:sz w:val="24"/>
                <w:szCs w:val="24"/>
              </w:rPr>
              <w:fldChar w:fldCharType="separate"/>
            </w:r>
            <w:r w:rsidR="007F0DA1">
              <w:rPr>
                <w:b/>
                <w:bCs/>
                <w:noProof/>
              </w:rPr>
              <w:t>9</w:t>
            </w:r>
            <w:r>
              <w:rPr>
                <w:b/>
                <w:bCs/>
                <w:sz w:val="24"/>
                <w:szCs w:val="24"/>
              </w:rPr>
              <w:fldChar w:fldCharType="end"/>
            </w:r>
            <w:r>
              <w:t xml:space="preserve"> sur </w:t>
            </w:r>
            <w:r>
              <w:rPr>
                <w:b/>
                <w:bCs/>
                <w:sz w:val="24"/>
                <w:szCs w:val="24"/>
              </w:rPr>
              <w:fldChar w:fldCharType="begin"/>
            </w:r>
            <w:r>
              <w:rPr>
                <w:b/>
                <w:bCs/>
              </w:rPr>
              <w:instrText>NUMPAGES</w:instrText>
            </w:r>
            <w:r>
              <w:rPr>
                <w:b/>
                <w:bCs/>
                <w:sz w:val="24"/>
                <w:szCs w:val="24"/>
              </w:rPr>
              <w:fldChar w:fldCharType="separate"/>
            </w:r>
            <w:r w:rsidR="007F0DA1">
              <w:rPr>
                <w:b/>
                <w:bCs/>
                <w:noProof/>
              </w:rPr>
              <w:t>9</w:t>
            </w:r>
            <w:r>
              <w:rPr>
                <w:b/>
                <w:bCs/>
                <w:sz w:val="24"/>
                <w:szCs w:val="24"/>
              </w:rPr>
              <w:fldChar w:fldCharType="end"/>
            </w:r>
          </w:p>
        </w:sdtContent>
      </w:sdt>
    </w:sdtContent>
  </w:sdt>
</w:ftr>
</file>

<file path=word/footnotes.xml><?xml version="1.0" encoding="utf-8"?>
<w:footnotes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cid="http://schemas.microsoft.com/office/word/2016/wordml/cid"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p14">
  <w:footnote w:id="-1" w:type="separator">
    <w:p w14:paraId="6481CAD0" w14:textId="77777777" w:rsidP="00CE1DB8" w:rsidR="005E3691" w:rsidRDefault="005E3691">
      <w:pPr>
        <w:spacing w:after="0" w:line="240" w:lineRule="auto"/>
      </w:pPr>
      <w:r>
        <w:separator/>
      </w:r>
    </w:p>
  </w:footnote>
  <w:footnote w:id="0" w:type="continuationSeparator">
    <w:p w14:paraId="79FAB15F" w14:textId="77777777" w:rsidP="00CE1DB8" w:rsidR="005E3691" w:rsidRDefault="005E3691">
      <w:pPr>
        <w:spacing w:after="0" w:line="240" w:lineRule="auto"/>
      </w:pPr>
      <w:r>
        <w:continuationSeparator/>
      </w:r>
    </w:p>
  </w:footnote>
</w:footnotes>
</file>

<file path=word/header1.xml><?xml version="1.0" encoding="utf-8"?>
<w:hdr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cid="http://schemas.microsoft.com/office/word/2016/wordml/cid"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p14">
  <w:p w14:paraId="329195DD" w14:textId="29E6DCEC" w:rsidR="00B74A4A" w:rsidRDefault="00B74A4A">
    <w:pPr>
      <w:pStyle w:val="En-tte"/>
    </w:pPr>
  </w:p>
</w:hdr>
</file>

<file path=word/header2.xml><?xml version="1.0" encoding="utf-8"?>
<w:hdr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cid="http://schemas.microsoft.com/office/word/2016/wordml/cid"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p14">
  <w:p w14:paraId="23E74BB6" w14:textId="18B61E7B" w:rsidR="00B74A4A" w:rsidRDefault="00B74A4A">
    <w:pPr>
      <w:pStyle w:val="En-tte"/>
    </w:pPr>
  </w:p>
</w:hdr>
</file>

<file path=word/header3.xml><?xml version="1.0" encoding="utf-8"?>
<w:hdr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cid="http://schemas.microsoft.com/office/word/2016/wordml/cid"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p14">
  <w:p w14:paraId="44D062CA" w14:textId="117AAA60" w:rsidR="00B74A4A" w:rsidRDefault="00B74A4A">
    <w:pPr>
      <w:pStyle w:val="En-tte"/>
    </w:pP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cid="http://schemas.microsoft.com/office/word/2016/wordml/cid"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p14">
  <w:abstractNum w15:restartNumberingAfterBreak="0" w:abstractNumId="0">
    <w:nsid w:val="07976984"/>
    <w:multiLevelType w:val="hybridMultilevel"/>
    <w:tmpl w:val="7D9A12DA"/>
    <w:lvl w:ilvl="0" w:tplc="040C0001">
      <w:start w:val="1"/>
      <w:numFmt w:val="bullet"/>
      <w:lvlText w:val=""/>
      <w:lvlJc w:val="left"/>
      <w:pPr>
        <w:ind w:hanging="360" w:left="720"/>
      </w:pPr>
      <w:rPr>
        <w:rFonts w:ascii="Symbol" w:hAnsi="Symbol" w:hint="default"/>
      </w:rPr>
    </w:lvl>
    <w:lvl w:ilvl="1" w:tentative="1" w:tplc="040C0003">
      <w:start w:val="1"/>
      <w:numFmt w:val="bullet"/>
      <w:lvlText w:val="o"/>
      <w:lvlJc w:val="left"/>
      <w:pPr>
        <w:ind w:hanging="360" w:left="1440"/>
      </w:pPr>
      <w:rPr>
        <w:rFonts w:ascii="Courier New" w:cs="Courier New" w:hAnsi="Courier New" w:hint="default"/>
      </w:rPr>
    </w:lvl>
    <w:lvl w:ilvl="2" w:tentative="1" w:tplc="040C0005">
      <w:start w:val="1"/>
      <w:numFmt w:val="bullet"/>
      <w:lvlText w:val=""/>
      <w:lvlJc w:val="left"/>
      <w:pPr>
        <w:ind w:hanging="360" w:left="2160"/>
      </w:pPr>
      <w:rPr>
        <w:rFonts w:ascii="Wingdings" w:hAnsi="Wingdings" w:hint="default"/>
      </w:rPr>
    </w:lvl>
    <w:lvl w:ilvl="3" w:tentative="1" w:tplc="040C0001">
      <w:start w:val="1"/>
      <w:numFmt w:val="bullet"/>
      <w:lvlText w:val=""/>
      <w:lvlJc w:val="left"/>
      <w:pPr>
        <w:ind w:hanging="360" w:left="2880"/>
      </w:pPr>
      <w:rPr>
        <w:rFonts w:ascii="Symbol" w:hAnsi="Symbol" w:hint="default"/>
      </w:rPr>
    </w:lvl>
    <w:lvl w:ilvl="4" w:tentative="1" w:tplc="040C0003">
      <w:start w:val="1"/>
      <w:numFmt w:val="bullet"/>
      <w:lvlText w:val="o"/>
      <w:lvlJc w:val="left"/>
      <w:pPr>
        <w:ind w:hanging="360" w:left="3600"/>
      </w:pPr>
      <w:rPr>
        <w:rFonts w:ascii="Courier New" w:cs="Courier New" w:hAnsi="Courier New" w:hint="default"/>
      </w:rPr>
    </w:lvl>
    <w:lvl w:ilvl="5" w:tentative="1" w:tplc="040C0005">
      <w:start w:val="1"/>
      <w:numFmt w:val="bullet"/>
      <w:lvlText w:val=""/>
      <w:lvlJc w:val="left"/>
      <w:pPr>
        <w:ind w:hanging="360" w:left="4320"/>
      </w:pPr>
      <w:rPr>
        <w:rFonts w:ascii="Wingdings" w:hAnsi="Wingdings" w:hint="default"/>
      </w:rPr>
    </w:lvl>
    <w:lvl w:ilvl="6" w:tentative="1" w:tplc="040C0001">
      <w:start w:val="1"/>
      <w:numFmt w:val="bullet"/>
      <w:lvlText w:val=""/>
      <w:lvlJc w:val="left"/>
      <w:pPr>
        <w:ind w:hanging="360" w:left="5040"/>
      </w:pPr>
      <w:rPr>
        <w:rFonts w:ascii="Symbol" w:hAnsi="Symbol" w:hint="default"/>
      </w:rPr>
    </w:lvl>
    <w:lvl w:ilvl="7" w:tentative="1" w:tplc="040C0003">
      <w:start w:val="1"/>
      <w:numFmt w:val="bullet"/>
      <w:lvlText w:val="o"/>
      <w:lvlJc w:val="left"/>
      <w:pPr>
        <w:ind w:hanging="360" w:left="5760"/>
      </w:pPr>
      <w:rPr>
        <w:rFonts w:ascii="Courier New" w:cs="Courier New" w:hAnsi="Courier New" w:hint="default"/>
      </w:rPr>
    </w:lvl>
    <w:lvl w:ilvl="8" w:tentative="1" w:tplc="040C0005">
      <w:start w:val="1"/>
      <w:numFmt w:val="bullet"/>
      <w:lvlText w:val=""/>
      <w:lvlJc w:val="left"/>
      <w:pPr>
        <w:ind w:hanging="360" w:left="6480"/>
      </w:pPr>
      <w:rPr>
        <w:rFonts w:ascii="Wingdings" w:hAnsi="Wingdings" w:hint="default"/>
      </w:rPr>
    </w:lvl>
  </w:abstractNum>
  <w:abstractNum w15:restartNumberingAfterBreak="0" w:abstractNumId="1">
    <w:nsid w:val="0A2A2382"/>
    <w:multiLevelType w:val="hybridMultilevel"/>
    <w:tmpl w:val="D444EDEA"/>
    <w:lvl w:ilvl="0" w:tplc="040C0001">
      <w:start w:val="1"/>
      <w:numFmt w:val="bullet"/>
      <w:lvlText w:val=""/>
      <w:lvlJc w:val="left"/>
      <w:pPr>
        <w:ind w:hanging="360" w:left="720"/>
      </w:pPr>
      <w:rPr>
        <w:rFonts w:ascii="Symbol" w:hAnsi="Symbol" w:hint="default"/>
      </w:rPr>
    </w:lvl>
    <w:lvl w:ilvl="1" w:tentative="1" w:tplc="040C0003">
      <w:start w:val="1"/>
      <w:numFmt w:val="bullet"/>
      <w:lvlText w:val="o"/>
      <w:lvlJc w:val="left"/>
      <w:pPr>
        <w:ind w:hanging="360" w:left="1440"/>
      </w:pPr>
      <w:rPr>
        <w:rFonts w:ascii="Courier New" w:cs="Courier New" w:hAnsi="Courier New" w:hint="default"/>
      </w:rPr>
    </w:lvl>
    <w:lvl w:ilvl="2" w:tentative="1" w:tplc="040C0005">
      <w:start w:val="1"/>
      <w:numFmt w:val="bullet"/>
      <w:lvlText w:val=""/>
      <w:lvlJc w:val="left"/>
      <w:pPr>
        <w:ind w:hanging="360" w:left="2160"/>
      </w:pPr>
      <w:rPr>
        <w:rFonts w:ascii="Wingdings" w:hAnsi="Wingdings" w:hint="default"/>
      </w:rPr>
    </w:lvl>
    <w:lvl w:ilvl="3" w:tentative="1" w:tplc="040C0001">
      <w:start w:val="1"/>
      <w:numFmt w:val="bullet"/>
      <w:lvlText w:val=""/>
      <w:lvlJc w:val="left"/>
      <w:pPr>
        <w:ind w:hanging="360" w:left="2880"/>
      </w:pPr>
      <w:rPr>
        <w:rFonts w:ascii="Symbol" w:hAnsi="Symbol" w:hint="default"/>
      </w:rPr>
    </w:lvl>
    <w:lvl w:ilvl="4" w:tentative="1" w:tplc="040C0003">
      <w:start w:val="1"/>
      <w:numFmt w:val="bullet"/>
      <w:lvlText w:val="o"/>
      <w:lvlJc w:val="left"/>
      <w:pPr>
        <w:ind w:hanging="360" w:left="3600"/>
      </w:pPr>
      <w:rPr>
        <w:rFonts w:ascii="Courier New" w:cs="Courier New" w:hAnsi="Courier New" w:hint="default"/>
      </w:rPr>
    </w:lvl>
    <w:lvl w:ilvl="5" w:tentative="1" w:tplc="040C0005">
      <w:start w:val="1"/>
      <w:numFmt w:val="bullet"/>
      <w:lvlText w:val=""/>
      <w:lvlJc w:val="left"/>
      <w:pPr>
        <w:ind w:hanging="360" w:left="4320"/>
      </w:pPr>
      <w:rPr>
        <w:rFonts w:ascii="Wingdings" w:hAnsi="Wingdings" w:hint="default"/>
      </w:rPr>
    </w:lvl>
    <w:lvl w:ilvl="6" w:tentative="1" w:tplc="040C0001">
      <w:start w:val="1"/>
      <w:numFmt w:val="bullet"/>
      <w:lvlText w:val=""/>
      <w:lvlJc w:val="left"/>
      <w:pPr>
        <w:ind w:hanging="360" w:left="5040"/>
      </w:pPr>
      <w:rPr>
        <w:rFonts w:ascii="Symbol" w:hAnsi="Symbol" w:hint="default"/>
      </w:rPr>
    </w:lvl>
    <w:lvl w:ilvl="7" w:tentative="1" w:tplc="040C0003">
      <w:start w:val="1"/>
      <w:numFmt w:val="bullet"/>
      <w:lvlText w:val="o"/>
      <w:lvlJc w:val="left"/>
      <w:pPr>
        <w:ind w:hanging="360" w:left="5760"/>
      </w:pPr>
      <w:rPr>
        <w:rFonts w:ascii="Courier New" w:cs="Courier New" w:hAnsi="Courier New" w:hint="default"/>
      </w:rPr>
    </w:lvl>
    <w:lvl w:ilvl="8" w:tentative="1" w:tplc="040C0005">
      <w:start w:val="1"/>
      <w:numFmt w:val="bullet"/>
      <w:lvlText w:val=""/>
      <w:lvlJc w:val="left"/>
      <w:pPr>
        <w:ind w:hanging="360" w:left="6480"/>
      </w:pPr>
      <w:rPr>
        <w:rFonts w:ascii="Wingdings" w:hAnsi="Wingdings" w:hint="default"/>
      </w:rPr>
    </w:lvl>
  </w:abstractNum>
  <w:abstractNum w15:restartNumberingAfterBreak="0" w:abstractNumId="2">
    <w:nsid w:val="0B51511B"/>
    <w:multiLevelType w:val="hybridMultilevel"/>
    <w:tmpl w:val="903A91E8"/>
    <w:lvl w:ilvl="0" w:tplc="2D64A9D2">
      <w:start w:val="3"/>
      <w:numFmt w:val="bullet"/>
      <w:lvlText w:val="-"/>
      <w:lvlJc w:val="left"/>
      <w:pPr>
        <w:ind w:hanging="360" w:left="720"/>
      </w:pPr>
      <w:rPr>
        <w:rFonts w:ascii="Calibri" w:cs="Calibri" w:eastAsia="Times New Roman" w:hAnsi="Calibri" w:hint="default"/>
      </w:rPr>
    </w:lvl>
    <w:lvl w:ilvl="1" w:tentative="1" w:tplc="040C0003">
      <w:start w:val="1"/>
      <w:numFmt w:val="bullet"/>
      <w:lvlText w:val="o"/>
      <w:lvlJc w:val="left"/>
      <w:pPr>
        <w:ind w:hanging="360" w:left="1440"/>
      </w:pPr>
      <w:rPr>
        <w:rFonts w:ascii="Courier New" w:cs="Courier New" w:hAnsi="Courier New" w:hint="default"/>
      </w:rPr>
    </w:lvl>
    <w:lvl w:ilvl="2" w:tentative="1" w:tplc="040C0005">
      <w:start w:val="1"/>
      <w:numFmt w:val="bullet"/>
      <w:lvlText w:val=""/>
      <w:lvlJc w:val="left"/>
      <w:pPr>
        <w:ind w:hanging="360" w:left="2160"/>
      </w:pPr>
      <w:rPr>
        <w:rFonts w:ascii="Wingdings" w:hAnsi="Wingdings" w:hint="default"/>
      </w:rPr>
    </w:lvl>
    <w:lvl w:ilvl="3" w:tentative="1" w:tplc="040C0001">
      <w:start w:val="1"/>
      <w:numFmt w:val="bullet"/>
      <w:lvlText w:val=""/>
      <w:lvlJc w:val="left"/>
      <w:pPr>
        <w:ind w:hanging="360" w:left="2880"/>
      </w:pPr>
      <w:rPr>
        <w:rFonts w:ascii="Symbol" w:hAnsi="Symbol" w:hint="default"/>
      </w:rPr>
    </w:lvl>
    <w:lvl w:ilvl="4" w:tentative="1" w:tplc="040C0003">
      <w:start w:val="1"/>
      <w:numFmt w:val="bullet"/>
      <w:lvlText w:val="o"/>
      <w:lvlJc w:val="left"/>
      <w:pPr>
        <w:ind w:hanging="360" w:left="3600"/>
      </w:pPr>
      <w:rPr>
        <w:rFonts w:ascii="Courier New" w:cs="Courier New" w:hAnsi="Courier New" w:hint="default"/>
      </w:rPr>
    </w:lvl>
    <w:lvl w:ilvl="5" w:tentative="1" w:tplc="040C0005">
      <w:start w:val="1"/>
      <w:numFmt w:val="bullet"/>
      <w:lvlText w:val=""/>
      <w:lvlJc w:val="left"/>
      <w:pPr>
        <w:ind w:hanging="360" w:left="4320"/>
      </w:pPr>
      <w:rPr>
        <w:rFonts w:ascii="Wingdings" w:hAnsi="Wingdings" w:hint="default"/>
      </w:rPr>
    </w:lvl>
    <w:lvl w:ilvl="6" w:tentative="1" w:tplc="040C0001">
      <w:start w:val="1"/>
      <w:numFmt w:val="bullet"/>
      <w:lvlText w:val=""/>
      <w:lvlJc w:val="left"/>
      <w:pPr>
        <w:ind w:hanging="360" w:left="5040"/>
      </w:pPr>
      <w:rPr>
        <w:rFonts w:ascii="Symbol" w:hAnsi="Symbol" w:hint="default"/>
      </w:rPr>
    </w:lvl>
    <w:lvl w:ilvl="7" w:tentative="1" w:tplc="040C0003">
      <w:start w:val="1"/>
      <w:numFmt w:val="bullet"/>
      <w:lvlText w:val="o"/>
      <w:lvlJc w:val="left"/>
      <w:pPr>
        <w:ind w:hanging="360" w:left="5760"/>
      </w:pPr>
      <w:rPr>
        <w:rFonts w:ascii="Courier New" w:cs="Courier New" w:hAnsi="Courier New" w:hint="default"/>
      </w:rPr>
    </w:lvl>
    <w:lvl w:ilvl="8" w:tentative="1" w:tplc="040C0005">
      <w:start w:val="1"/>
      <w:numFmt w:val="bullet"/>
      <w:lvlText w:val=""/>
      <w:lvlJc w:val="left"/>
      <w:pPr>
        <w:ind w:hanging="360" w:left="6480"/>
      </w:pPr>
      <w:rPr>
        <w:rFonts w:ascii="Wingdings" w:hAnsi="Wingdings" w:hint="default"/>
      </w:rPr>
    </w:lvl>
  </w:abstractNum>
  <w:abstractNum w15:restartNumberingAfterBreak="0" w:abstractNumId="3">
    <w:nsid w:val="12433F48"/>
    <w:multiLevelType w:val="multilevel"/>
    <w:tmpl w:val="BCBE6F7A"/>
    <w:lvl w:ilvl="0">
      <w:start w:val="1"/>
      <w:numFmt w:val="bullet"/>
      <w:lvlText w:val="&gt;"/>
      <w:lvlJc w:val="left"/>
      <w:rPr>
        <w:rFonts w:ascii="Arial" w:cs="Arial" w:eastAsia="Arial" w:hAnsi="Arial"/>
        <w:b w:val="0"/>
        <w:bCs w:val="0"/>
        <w:i w:val="0"/>
        <w:iCs w:val="0"/>
        <w:smallCaps w:val="0"/>
        <w:strike w:val="0"/>
        <w:color w:val="000000"/>
        <w:spacing w:val="0"/>
        <w:w w:val="100"/>
        <w:position w:val="0"/>
        <w:sz w:val="19"/>
        <w:szCs w:val="19"/>
        <w:u w:val="none"/>
        <w:lang w:bidi="fr-FR" w:eastAsia="fr-FR" w:val="fr-FR"/>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15:restartNumberingAfterBreak="0" w:abstractNumId="4">
    <w:nsid w:val="1BFA7C19"/>
    <w:multiLevelType w:val="hybridMultilevel"/>
    <w:tmpl w:val="A3D25B78"/>
    <w:lvl w:ilvl="0" w:tplc="46522430">
      <w:start w:val="5"/>
      <w:numFmt w:val="bullet"/>
      <w:lvlText w:val="-"/>
      <w:lvlJc w:val="left"/>
      <w:pPr>
        <w:ind w:hanging="360" w:left="720"/>
      </w:pPr>
      <w:rPr>
        <w:rFonts w:ascii="Calibri" w:cs="Arial" w:eastAsia="Times New Roman" w:hAnsi="Calibri" w:hint="default"/>
      </w:rPr>
    </w:lvl>
    <w:lvl w:ilvl="1" w:tentative="1" w:tplc="040C0003">
      <w:start w:val="1"/>
      <w:numFmt w:val="bullet"/>
      <w:lvlText w:val="o"/>
      <w:lvlJc w:val="left"/>
      <w:pPr>
        <w:ind w:hanging="360" w:left="1440"/>
      </w:pPr>
      <w:rPr>
        <w:rFonts w:ascii="Courier New" w:cs="Courier New" w:hAnsi="Courier New" w:hint="default"/>
      </w:rPr>
    </w:lvl>
    <w:lvl w:ilvl="2" w:tentative="1" w:tplc="040C0005">
      <w:start w:val="1"/>
      <w:numFmt w:val="bullet"/>
      <w:lvlText w:val=""/>
      <w:lvlJc w:val="left"/>
      <w:pPr>
        <w:ind w:hanging="360" w:left="2160"/>
      </w:pPr>
      <w:rPr>
        <w:rFonts w:ascii="Wingdings" w:hAnsi="Wingdings" w:hint="default"/>
      </w:rPr>
    </w:lvl>
    <w:lvl w:ilvl="3" w:tentative="1" w:tplc="040C0001">
      <w:start w:val="1"/>
      <w:numFmt w:val="bullet"/>
      <w:lvlText w:val=""/>
      <w:lvlJc w:val="left"/>
      <w:pPr>
        <w:ind w:hanging="360" w:left="2880"/>
      </w:pPr>
      <w:rPr>
        <w:rFonts w:ascii="Symbol" w:hAnsi="Symbol" w:hint="default"/>
      </w:rPr>
    </w:lvl>
    <w:lvl w:ilvl="4" w:tentative="1" w:tplc="040C0003">
      <w:start w:val="1"/>
      <w:numFmt w:val="bullet"/>
      <w:lvlText w:val="o"/>
      <w:lvlJc w:val="left"/>
      <w:pPr>
        <w:ind w:hanging="360" w:left="3600"/>
      </w:pPr>
      <w:rPr>
        <w:rFonts w:ascii="Courier New" w:cs="Courier New" w:hAnsi="Courier New" w:hint="default"/>
      </w:rPr>
    </w:lvl>
    <w:lvl w:ilvl="5" w:tentative="1" w:tplc="040C0005">
      <w:start w:val="1"/>
      <w:numFmt w:val="bullet"/>
      <w:lvlText w:val=""/>
      <w:lvlJc w:val="left"/>
      <w:pPr>
        <w:ind w:hanging="360" w:left="4320"/>
      </w:pPr>
      <w:rPr>
        <w:rFonts w:ascii="Wingdings" w:hAnsi="Wingdings" w:hint="default"/>
      </w:rPr>
    </w:lvl>
    <w:lvl w:ilvl="6" w:tentative="1" w:tplc="040C0001">
      <w:start w:val="1"/>
      <w:numFmt w:val="bullet"/>
      <w:lvlText w:val=""/>
      <w:lvlJc w:val="left"/>
      <w:pPr>
        <w:ind w:hanging="360" w:left="5040"/>
      </w:pPr>
      <w:rPr>
        <w:rFonts w:ascii="Symbol" w:hAnsi="Symbol" w:hint="default"/>
      </w:rPr>
    </w:lvl>
    <w:lvl w:ilvl="7" w:tentative="1" w:tplc="040C0003">
      <w:start w:val="1"/>
      <w:numFmt w:val="bullet"/>
      <w:lvlText w:val="o"/>
      <w:lvlJc w:val="left"/>
      <w:pPr>
        <w:ind w:hanging="360" w:left="5760"/>
      </w:pPr>
      <w:rPr>
        <w:rFonts w:ascii="Courier New" w:cs="Courier New" w:hAnsi="Courier New" w:hint="default"/>
      </w:rPr>
    </w:lvl>
    <w:lvl w:ilvl="8" w:tentative="1" w:tplc="040C0005">
      <w:start w:val="1"/>
      <w:numFmt w:val="bullet"/>
      <w:lvlText w:val=""/>
      <w:lvlJc w:val="left"/>
      <w:pPr>
        <w:ind w:hanging="360" w:left="6480"/>
      </w:pPr>
      <w:rPr>
        <w:rFonts w:ascii="Wingdings" w:hAnsi="Wingdings" w:hint="default"/>
      </w:rPr>
    </w:lvl>
  </w:abstractNum>
  <w:abstractNum w15:restartNumberingAfterBreak="0" w:abstractNumId="5">
    <w:nsid w:val="2C6D1A2D"/>
    <w:multiLevelType w:val="hybridMultilevel"/>
    <w:tmpl w:val="02CCB388"/>
    <w:lvl w:ilvl="0" w:tplc="040C0017">
      <w:start w:val="1"/>
      <w:numFmt w:val="lowerLetter"/>
      <w:lvlText w:val="%1)"/>
      <w:lvlJc w:val="left"/>
      <w:pPr>
        <w:ind w:hanging="360" w:left="720"/>
      </w:pPr>
      <w:rPr>
        <w:rFonts w:hint="default"/>
      </w:rPr>
    </w:lvl>
    <w:lvl w:ilvl="1" w:tentative="1" w:tplc="040C0019">
      <w:start w:val="1"/>
      <w:numFmt w:val="lowerLetter"/>
      <w:lvlText w:val="%2."/>
      <w:lvlJc w:val="left"/>
      <w:pPr>
        <w:ind w:hanging="360" w:left="1440"/>
      </w:pPr>
    </w:lvl>
    <w:lvl w:ilvl="2" w:tentative="1" w:tplc="040C001B">
      <w:start w:val="1"/>
      <w:numFmt w:val="lowerRoman"/>
      <w:lvlText w:val="%3."/>
      <w:lvlJc w:val="right"/>
      <w:pPr>
        <w:ind w:hanging="180" w:left="2160"/>
      </w:pPr>
    </w:lvl>
    <w:lvl w:ilvl="3" w:tentative="1" w:tplc="040C000F">
      <w:start w:val="1"/>
      <w:numFmt w:val="decimal"/>
      <w:lvlText w:val="%4."/>
      <w:lvlJc w:val="left"/>
      <w:pPr>
        <w:ind w:hanging="360" w:left="2880"/>
      </w:pPr>
    </w:lvl>
    <w:lvl w:ilvl="4" w:tentative="1" w:tplc="040C0019">
      <w:start w:val="1"/>
      <w:numFmt w:val="lowerLetter"/>
      <w:lvlText w:val="%5."/>
      <w:lvlJc w:val="left"/>
      <w:pPr>
        <w:ind w:hanging="360" w:left="3600"/>
      </w:pPr>
    </w:lvl>
    <w:lvl w:ilvl="5" w:tentative="1" w:tplc="040C001B">
      <w:start w:val="1"/>
      <w:numFmt w:val="lowerRoman"/>
      <w:lvlText w:val="%6."/>
      <w:lvlJc w:val="right"/>
      <w:pPr>
        <w:ind w:hanging="180" w:left="4320"/>
      </w:pPr>
    </w:lvl>
    <w:lvl w:ilvl="6" w:tentative="1" w:tplc="040C000F">
      <w:start w:val="1"/>
      <w:numFmt w:val="decimal"/>
      <w:lvlText w:val="%7."/>
      <w:lvlJc w:val="left"/>
      <w:pPr>
        <w:ind w:hanging="360" w:left="5040"/>
      </w:pPr>
    </w:lvl>
    <w:lvl w:ilvl="7" w:tentative="1" w:tplc="040C0019">
      <w:start w:val="1"/>
      <w:numFmt w:val="lowerLetter"/>
      <w:lvlText w:val="%8."/>
      <w:lvlJc w:val="left"/>
      <w:pPr>
        <w:ind w:hanging="360" w:left="5760"/>
      </w:pPr>
    </w:lvl>
    <w:lvl w:ilvl="8" w:tentative="1" w:tplc="040C001B">
      <w:start w:val="1"/>
      <w:numFmt w:val="lowerRoman"/>
      <w:lvlText w:val="%9."/>
      <w:lvlJc w:val="right"/>
      <w:pPr>
        <w:ind w:hanging="180" w:left="6480"/>
      </w:pPr>
    </w:lvl>
  </w:abstractNum>
  <w:abstractNum w15:restartNumberingAfterBreak="0" w:abstractNumId="6">
    <w:nsid w:val="31E14D70"/>
    <w:multiLevelType w:val="hybridMultilevel"/>
    <w:tmpl w:val="F91089D2"/>
    <w:lvl w:ilvl="0" w:tplc="040C0001">
      <w:start w:val="1"/>
      <w:numFmt w:val="bullet"/>
      <w:lvlText w:val=""/>
      <w:lvlJc w:val="left"/>
      <w:pPr>
        <w:ind w:hanging="360" w:left="720"/>
      </w:pPr>
      <w:rPr>
        <w:rFonts w:ascii="Symbol" w:hAnsi="Symbol" w:hint="default"/>
      </w:rPr>
    </w:lvl>
    <w:lvl w:ilvl="1" w:tentative="1" w:tplc="040C0003">
      <w:start w:val="1"/>
      <w:numFmt w:val="bullet"/>
      <w:lvlText w:val="o"/>
      <w:lvlJc w:val="left"/>
      <w:pPr>
        <w:ind w:hanging="360" w:left="1440"/>
      </w:pPr>
      <w:rPr>
        <w:rFonts w:ascii="Courier New" w:cs="Courier New" w:hAnsi="Courier New" w:hint="default"/>
      </w:rPr>
    </w:lvl>
    <w:lvl w:ilvl="2" w:tentative="1" w:tplc="040C0005">
      <w:start w:val="1"/>
      <w:numFmt w:val="bullet"/>
      <w:lvlText w:val=""/>
      <w:lvlJc w:val="left"/>
      <w:pPr>
        <w:ind w:hanging="360" w:left="2160"/>
      </w:pPr>
      <w:rPr>
        <w:rFonts w:ascii="Wingdings" w:hAnsi="Wingdings" w:hint="default"/>
      </w:rPr>
    </w:lvl>
    <w:lvl w:ilvl="3" w:tentative="1" w:tplc="040C0001">
      <w:start w:val="1"/>
      <w:numFmt w:val="bullet"/>
      <w:lvlText w:val=""/>
      <w:lvlJc w:val="left"/>
      <w:pPr>
        <w:ind w:hanging="360" w:left="2880"/>
      </w:pPr>
      <w:rPr>
        <w:rFonts w:ascii="Symbol" w:hAnsi="Symbol" w:hint="default"/>
      </w:rPr>
    </w:lvl>
    <w:lvl w:ilvl="4" w:tentative="1" w:tplc="040C0003">
      <w:start w:val="1"/>
      <w:numFmt w:val="bullet"/>
      <w:lvlText w:val="o"/>
      <w:lvlJc w:val="left"/>
      <w:pPr>
        <w:ind w:hanging="360" w:left="3600"/>
      </w:pPr>
      <w:rPr>
        <w:rFonts w:ascii="Courier New" w:cs="Courier New" w:hAnsi="Courier New" w:hint="default"/>
      </w:rPr>
    </w:lvl>
    <w:lvl w:ilvl="5" w:tentative="1" w:tplc="040C0005">
      <w:start w:val="1"/>
      <w:numFmt w:val="bullet"/>
      <w:lvlText w:val=""/>
      <w:lvlJc w:val="left"/>
      <w:pPr>
        <w:ind w:hanging="360" w:left="4320"/>
      </w:pPr>
      <w:rPr>
        <w:rFonts w:ascii="Wingdings" w:hAnsi="Wingdings" w:hint="default"/>
      </w:rPr>
    </w:lvl>
    <w:lvl w:ilvl="6" w:tentative="1" w:tplc="040C0001">
      <w:start w:val="1"/>
      <w:numFmt w:val="bullet"/>
      <w:lvlText w:val=""/>
      <w:lvlJc w:val="left"/>
      <w:pPr>
        <w:ind w:hanging="360" w:left="5040"/>
      </w:pPr>
      <w:rPr>
        <w:rFonts w:ascii="Symbol" w:hAnsi="Symbol" w:hint="default"/>
      </w:rPr>
    </w:lvl>
    <w:lvl w:ilvl="7" w:tentative="1" w:tplc="040C0003">
      <w:start w:val="1"/>
      <w:numFmt w:val="bullet"/>
      <w:lvlText w:val="o"/>
      <w:lvlJc w:val="left"/>
      <w:pPr>
        <w:ind w:hanging="360" w:left="5760"/>
      </w:pPr>
      <w:rPr>
        <w:rFonts w:ascii="Courier New" w:cs="Courier New" w:hAnsi="Courier New" w:hint="default"/>
      </w:rPr>
    </w:lvl>
    <w:lvl w:ilvl="8" w:tentative="1" w:tplc="040C0005">
      <w:start w:val="1"/>
      <w:numFmt w:val="bullet"/>
      <w:lvlText w:val=""/>
      <w:lvlJc w:val="left"/>
      <w:pPr>
        <w:ind w:hanging="360" w:left="6480"/>
      </w:pPr>
      <w:rPr>
        <w:rFonts w:ascii="Wingdings" w:hAnsi="Wingdings" w:hint="default"/>
      </w:rPr>
    </w:lvl>
  </w:abstractNum>
  <w:abstractNum w15:restartNumberingAfterBreak="0" w:abstractNumId="7">
    <w:nsid w:val="5821442D"/>
    <w:multiLevelType w:val="hybridMultilevel"/>
    <w:tmpl w:val="BD90C6C8"/>
    <w:lvl w:ilvl="0" w:tplc="9CE6CD4E">
      <w:start w:val="2"/>
      <w:numFmt w:val="bullet"/>
      <w:lvlText w:val="-"/>
      <w:lvlJc w:val="left"/>
      <w:pPr>
        <w:ind w:hanging="360" w:left="720"/>
      </w:pPr>
      <w:rPr>
        <w:rFonts w:ascii="Calibri" w:cs="Calibri" w:eastAsiaTheme="minorHAnsi" w:hAnsi="Calibri" w:hint="default"/>
      </w:rPr>
    </w:lvl>
    <w:lvl w:ilvl="1" w:tentative="1" w:tplc="040C0003">
      <w:start w:val="1"/>
      <w:numFmt w:val="bullet"/>
      <w:lvlText w:val="o"/>
      <w:lvlJc w:val="left"/>
      <w:pPr>
        <w:ind w:hanging="360" w:left="1440"/>
      </w:pPr>
      <w:rPr>
        <w:rFonts w:ascii="Courier New" w:cs="Courier New" w:hAnsi="Courier New" w:hint="default"/>
      </w:rPr>
    </w:lvl>
    <w:lvl w:ilvl="2" w:tentative="1" w:tplc="040C0005">
      <w:start w:val="1"/>
      <w:numFmt w:val="bullet"/>
      <w:lvlText w:val=""/>
      <w:lvlJc w:val="left"/>
      <w:pPr>
        <w:ind w:hanging="360" w:left="2160"/>
      </w:pPr>
      <w:rPr>
        <w:rFonts w:ascii="Wingdings" w:hAnsi="Wingdings" w:hint="default"/>
      </w:rPr>
    </w:lvl>
    <w:lvl w:ilvl="3" w:tentative="1" w:tplc="040C0001">
      <w:start w:val="1"/>
      <w:numFmt w:val="bullet"/>
      <w:lvlText w:val=""/>
      <w:lvlJc w:val="left"/>
      <w:pPr>
        <w:ind w:hanging="360" w:left="2880"/>
      </w:pPr>
      <w:rPr>
        <w:rFonts w:ascii="Symbol" w:hAnsi="Symbol" w:hint="default"/>
      </w:rPr>
    </w:lvl>
    <w:lvl w:ilvl="4" w:tentative="1" w:tplc="040C0003">
      <w:start w:val="1"/>
      <w:numFmt w:val="bullet"/>
      <w:lvlText w:val="o"/>
      <w:lvlJc w:val="left"/>
      <w:pPr>
        <w:ind w:hanging="360" w:left="3600"/>
      </w:pPr>
      <w:rPr>
        <w:rFonts w:ascii="Courier New" w:cs="Courier New" w:hAnsi="Courier New" w:hint="default"/>
      </w:rPr>
    </w:lvl>
    <w:lvl w:ilvl="5" w:tentative="1" w:tplc="040C0005">
      <w:start w:val="1"/>
      <w:numFmt w:val="bullet"/>
      <w:lvlText w:val=""/>
      <w:lvlJc w:val="left"/>
      <w:pPr>
        <w:ind w:hanging="360" w:left="4320"/>
      </w:pPr>
      <w:rPr>
        <w:rFonts w:ascii="Wingdings" w:hAnsi="Wingdings" w:hint="default"/>
      </w:rPr>
    </w:lvl>
    <w:lvl w:ilvl="6" w:tentative="1" w:tplc="040C0001">
      <w:start w:val="1"/>
      <w:numFmt w:val="bullet"/>
      <w:lvlText w:val=""/>
      <w:lvlJc w:val="left"/>
      <w:pPr>
        <w:ind w:hanging="360" w:left="5040"/>
      </w:pPr>
      <w:rPr>
        <w:rFonts w:ascii="Symbol" w:hAnsi="Symbol" w:hint="default"/>
      </w:rPr>
    </w:lvl>
    <w:lvl w:ilvl="7" w:tentative="1" w:tplc="040C0003">
      <w:start w:val="1"/>
      <w:numFmt w:val="bullet"/>
      <w:lvlText w:val="o"/>
      <w:lvlJc w:val="left"/>
      <w:pPr>
        <w:ind w:hanging="360" w:left="5760"/>
      </w:pPr>
      <w:rPr>
        <w:rFonts w:ascii="Courier New" w:cs="Courier New" w:hAnsi="Courier New" w:hint="default"/>
      </w:rPr>
    </w:lvl>
    <w:lvl w:ilvl="8" w:tentative="1" w:tplc="040C0005">
      <w:start w:val="1"/>
      <w:numFmt w:val="bullet"/>
      <w:lvlText w:val=""/>
      <w:lvlJc w:val="left"/>
      <w:pPr>
        <w:ind w:hanging="360" w:left="6480"/>
      </w:pPr>
      <w:rPr>
        <w:rFonts w:ascii="Wingdings" w:hAnsi="Wingdings" w:hint="default"/>
      </w:rPr>
    </w:lvl>
  </w:abstractNum>
  <w:abstractNum w15:restartNumberingAfterBreak="0" w:abstractNumId="8">
    <w:nsid w:val="5AFB1C29"/>
    <w:multiLevelType w:val="hybridMultilevel"/>
    <w:tmpl w:val="5BECF3A4"/>
    <w:lvl w:ilvl="0" w:tplc="040C000F">
      <w:start w:val="1"/>
      <w:numFmt w:val="decimal"/>
      <w:lvlText w:val="%1."/>
      <w:lvlJc w:val="left"/>
      <w:pPr>
        <w:ind w:hanging="360" w:left="720"/>
      </w:pPr>
      <w:rPr>
        <w:rFonts w:hint="default"/>
      </w:rPr>
    </w:lvl>
    <w:lvl w:ilvl="1" w:tentative="1" w:tplc="040C0019">
      <w:start w:val="1"/>
      <w:numFmt w:val="lowerLetter"/>
      <w:lvlText w:val="%2."/>
      <w:lvlJc w:val="left"/>
      <w:pPr>
        <w:ind w:hanging="360" w:left="1440"/>
      </w:pPr>
    </w:lvl>
    <w:lvl w:ilvl="2" w:tentative="1" w:tplc="040C001B">
      <w:start w:val="1"/>
      <w:numFmt w:val="lowerRoman"/>
      <w:lvlText w:val="%3."/>
      <w:lvlJc w:val="right"/>
      <w:pPr>
        <w:ind w:hanging="180" w:left="2160"/>
      </w:pPr>
    </w:lvl>
    <w:lvl w:ilvl="3" w:tentative="1" w:tplc="040C000F">
      <w:start w:val="1"/>
      <w:numFmt w:val="decimal"/>
      <w:lvlText w:val="%4."/>
      <w:lvlJc w:val="left"/>
      <w:pPr>
        <w:ind w:hanging="360" w:left="2880"/>
      </w:pPr>
    </w:lvl>
    <w:lvl w:ilvl="4" w:tentative="1" w:tplc="040C0019">
      <w:start w:val="1"/>
      <w:numFmt w:val="lowerLetter"/>
      <w:lvlText w:val="%5."/>
      <w:lvlJc w:val="left"/>
      <w:pPr>
        <w:ind w:hanging="360" w:left="3600"/>
      </w:pPr>
    </w:lvl>
    <w:lvl w:ilvl="5" w:tentative="1" w:tplc="040C001B">
      <w:start w:val="1"/>
      <w:numFmt w:val="lowerRoman"/>
      <w:lvlText w:val="%6."/>
      <w:lvlJc w:val="right"/>
      <w:pPr>
        <w:ind w:hanging="180" w:left="4320"/>
      </w:pPr>
    </w:lvl>
    <w:lvl w:ilvl="6" w:tentative="1" w:tplc="040C000F">
      <w:start w:val="1"/>
      <w:numFmt w:val="decimal"/>
      <w:lvlText w:val="%7."/>
      <w:lvlJc w:val="left"/>
      <w:pPr>
        <w:ind w:hanging="360" w:left="5040"/>
      </w:pPr>
    </w:lvl>
    <w:lvl w:ilvl="7" w:tentative="1" w:tplc="040C0019">
      <w:start w:val="1"/>
      <w:numFmt w:val="lowerLetter"/>
      <w:lvlText w:val="%8."/>
      <w:lvlJc w:val="left"/>
      <w:pPr>
        <w:ind w:hanging="360" w:left="5760"/>
      </w:pPr>
    </w:lvl>
    <w:lvl w:ilvl="8" w:tentative="1" w:tplc="040C001B">
      <w:start w:val="1"/>
      <w:numFmt w:val="lowerRoman"/>
      <w:lvlText w:val="%9."/>
      <w:lvlJc w:val="right"/>
      <w:pPr>
        <w:ind w:hanging="180" w:left="6480"/>
      </w:pPr>
    </w:lvl>
  </w:abstractNum>
  <w:abstractNum w15:restartNumberingAfterBreak="0" w:abstractNumId="9">
    <w:nsid w:val="5D5D76A8"/>
    <w:multiLevelType w:val="hybridMultilevel"/>
    <w:tmpl w:val="D47E90C4"/>
    <w:lvl w:ilvl="0" w:tplc="040C0001">
      <w:start w:val="1"/>
      <w:numFmt w:val="bullet"/>
      <w:lvlText w:val=""/>
      <w:lvlJc w:val="left"/>
      <w:pPr>
        <w:ind w:hanging="360" w:left="720"/>
      </w:pPr>
      <w:rPr>
        <w:rFonts w:ascii="Symbol" w:hAnsi="Symbol" w:hint="default"/>
      </w:rPr>
    </w:lvl>
    <w:lvl w:ilvl="1" w:tentative="1" w:tplc="040C0003">
      <w:start w:val="1"/>
      <w:numFmt w:val="bullet"/>
      <w:lvlText w:val="o"/>
      <w:lvlJc w:val="left"/>
      <w:pPr>
        <w:ind w:hanging="360" w:left="1440"/>
      </w:pPr>
      <w:rPr>
        <w:rFonts w:ascii="Courier New" w:cs="Courier New" w:hAnsi="Courier New" w:hint="default"/>
      </w:rPr>
    </w:lvl>
    <w:lvl w:ilvl="2" w:tentative="1" w:tplc="040C0005">
      <w:start w:val="1"/>
      <w:numFmt w:val="bullet"/>
      <w:lvlText w:val=""/>
      <w:lvlJc w:val="left"/>
      <w:pPr>
        <w:ind w:hanging="360" w:left="2160"/>
      </w:pPr>
      <w:rPr>
        <w:rFonts w:ascii="Wingdings" w:hAnsi="Wingdings" w:hint="default"/>
      </w:rPr>
    </w:lvl>
    <w:lvl w:ilvl="3" w:tentative="1" w:tplc="040C0001">
      <w:start w:val="1"/>
      <w:numFmt w:val="bullet"/>
      <w:lvlText w:val=""/>
      <w:lvlJc w:val="left"/>
      <w:pPr>
        <w:ind w:hanging="360" w:left="2880"/>
      </w:pPr>
      <w:rPr>
        <w:rFonts w:ascii="Symbol" w:hAnsi="Symbol" w:hint="default"/>
      </w:rPr>
    </w:lvl>
    <w:lvl w:ilvl="4" w:tentative="1" w:tplc="040C0003">
      <w:start w:val="1"/>
      <w:numFmt w:val="bullet"/>
      <w:lvlText w:val="o"/>
      <w:lvlJc w:val="left"/>
      <w:pPr>
        <w:ind w:hanging="360" w:left="3600"/>
      </w:pPr>
      <w:rPr>
        <w:rFonts w:ascii="Courier New" w:cs="Courier New" w:hAnsi="Courier New" w:hint="default"/>
      </w:rPr>
    </w:lvl>
    <w:lvl w:ilvl="5" w:tentative="1" w:tplc="040C0005">
      <w:start w:val="1"/>
      <w:numFmt w:val="bullet"/>
      <w:lvlText w:val=""/>
      <w:lvlJc w:val="left"/>
      <w:pPr>
        <w:ind w:hanging="360" w:left="4320"/>
      </w:pPr>
      <w:rPr>
        <w:rFonts w:ascii="Wingdings" w:hAnsi="Wingdings" w:hint="default"/>
      </w:rPr>
    </w:lvl>
    <w:lvl w:ilvl="6" w:tentative="1" w:tplc="040C0001">
      <w:start w:val="1"/>
      <w:numFmt w:val="bullet"/>
      <w:lvlText w:val=""/>
      <w:lvlJc w:val="left"/>
      <w:pPr>
        <w:ind w:hanging="360" w:left="5040"/>
      </w:pPr>
      <w:rPr>
        <w:rFonts w:ascii="Symbol" w:hAnsi="Symbol" w:hint="default"/>
      </w:rPr>
    </w:lvl>
    <w:lvl w:ilvl="7" w:tentative="1" w:tplc="040C0003">
      <w:start w:val="1"/>
      <w:numFmt w:val="bullet"/>
      <w:lvlText w:val="o"/>
      <w:lvlJc w:val="left"/>
      <w:pPr>
        <w:ind w:hanging="360" w:left="5760"/>
      </w:pPr>
      <w:rPr>
        <w:rFonts w:ascii="Courier New" w:cs="Courier New" w:hAnsi="Courier New" w:hint="default"/>
      </w:rPr>
    </w:lvl>
    <w:lvl w:ilvl="8" w:tentative="1" w:tplc="040C0005">
      <w:start w:val="1"/>
      <w:numFmt w:val="bullet"/>
      <w:lvlText w:val=""/>
      <w:lvlJc w:val="left"/>
      <w:pPr>
        <w:ind w:hanging="360" w:left="6480"/>
      </w:pPr>
      <w:rPr>
        <w:rFonts w:ascii="Wingdings" w:hAnsi="Wingdings" w:hint="default"/>
      </w:rPr>
    </w:lvl>
  </w:abstractNum>
  <w:abstractNum w15:restartNumberingAfterBreak="0" w:abstractNumId="10">
    <w:nsid w:val="6100155A"/>
    <w:multiLevelType w:val="hybridMultilevel"/>
    <w:tmpl w:val="1B0638BC"/>
    <w:lvl w:ilvl="0" w:tplc="8A96447A">
      <w:start w:val="3"/>
      <w:numFmt w:val="bullet"/>
      <w:lvlText w:val="-"/>
      <w:lvlJc w:val="left"/>
      <w:pPr>
        <w:ind w:hanging="360" w:left="720"/>
      </w:pPr>
      <w:rPr>
        <w:rFonts w:ascii="Calibri" w:cs="Calibri" w:eastAsiaTheme="minorHAnsi" w:hAnsi="Calibri" w:hint="default"/>
      </w:rPr>
    </w:lvl>
    <w:lvl w:ilvl="1" w:tentative="1" w:tplc="040C0003">
      <w:start w:val="1"/>
      <w:numFmt w:val="bullet"/>
      <w:lvlText w:val="o"/>
      <w:lvlJc w:val="left"/>
      <w:pPr>
        <w:ind w:hanging="360" w:left="1440"/>
      </w:pPr>
      <w:rPr>
        <w:rFonts w:ascii="Courier New" w:cs="Courier New" w:hAnsi="Courier New" w:hint="default"/>
      </w:rPr>
    </w:lvl>
    <w:lvl w:ilvl="2" w:tentative="1" w:tplc="040C0005">
      <w:start w:val="1"/>
      <w:numFmt w:val="bullet"/>
      <w:lvlText w:val=""/>
      <w:lvlJc w:val="left"/>
      <w:pPr>
        <w:ind w:hanging="360" w:left="2160"/>
      </w:pPr>
      <w:rPr>
        <w:rFonts w:ascii="Wingdings" w:hAnsi="Wingdings" w:hint="default"/>
      </w:rPr>
    </w:lvl>
    <w:lvl w:ilvl="3" w:tentative="1" w:tplc="040C0001">
      <w:start w:val="1"/>
      <w:numFmt w:val="bullet"/>
      <w:lvlText w:val=""/>
      <w:lvlJc w:val="left"/>
      <w:pPr>
        <w:ind w:hanging="360" w:left="2880"/>
      </w:pPr>
      <w:rPr>
        <w:rFonts w:ascii="Symbol" w:hAnsi="Symbol" w:hint="default"/>
      </w:rPr>
    </w:lvl>
    <w:lvl w:ilvl="4" w:tentative="1" w:tplc="040C0003">
      <w:start w:val="1"/>
      <w:numFmt w:val="bullet"/>
      <w:lvlText w:val="o"/>
      <w:lvlJc w:val="left"/>
      <w:pPr>
        <w:ind w:hanging="360" w:left="3600"/>
      </w:pPr>
      <w:rPr>
        <w:rFonts w:ascii="Courier New" w:cs="Courier New" w:hAnsi="Courier New" w:hint="default"/>
      </w:rPr>
    </w:lvl>
    <w:lvl w:ilvl="5" w:tentative="1" w:tplc="040C0005">
      <w:start w:val="1"/>
      <w:numFmt w:val="bullet"/>
      <w:lvlText w:val=""/>
      <w:lvlJc w:val="left"/>
      <w:pPr>
        <w:ind w:hanging="360" w:left="4320"/>
      </w:pPr>
      <w:rPr>
        <w:rFonts w:ascii="Wingdings" w:hAnsi="Wingdings" w:hint="default"/>
      </w:rPr>
    </w:lvl>
    <w:lvl w:ilvl="6" w:tentative="1" w:tplc="040C0001">
      <w:start w:val="1"/>
      <w:numFmt w:val="bullet"/>
      <w:lvlText w:val=""/>
      <w:lvlJc w:val="left"/>
      <w:pPr>
        <w:ind w:hanging="360" w:left="5040"/>
      </w:pPr>
      <w:rPr>
        <w:rFonts w:ascii="Symbol" w:hAnsi="Symbol" w:hint="default"/>
      </w:rPr>
    </w:lvl>
    <w:lvl w:ilvl="7" w:tentative="1" w:tplc="040C0003">
      <w:start w:val="1"/>
      <w:numFmt w:val="bullet"/>
      <w:lvlText w:val="o"/>
      <w:lvlJc w:val="left"/>
      <w:pPr>
        <w:ind w:hanging="360" w:left="5760"/>
      </w:pPr>
      <w:rPr>
        <w:rFonts w:ascii="Courier New" w:cs="Courier New" w:hAnsi="Courier New" w:hint="default"/>
      </w:rPr>
    </w:lvl>
    <w:lvl w:ilvl="8" w:tentative="1" w:tplc="040C0005">
      <w:start w:val="1"/>
      <w:numFmt w:val="bullet"/>
      <w:lvlText w:val=""/>
      <w:lvlJc w:val="left"/>
      <w:pPr>
        <w:ind w:hanging="360" w:left="6480"/>
      </w:pPr>
      <w:rPr>
        <w:rFonts w:ascii="Wingdings" w:hAnsi="Wingdings" w:hint="default"/>
      </w:rPr>
    </w:lvl>
  </w:abstractNum>
  <w:abstractNum w15:restartNumberingAfterBreak="0" w:abstractNumId="11">
    <w:nsid w:val="67FE4CF2"/>
    <w:multiLevelType w:val="hybridMultilevel"/>
    <w:tmpl w:val="0300564C"/>
    <w:lvl w:ilvl="0" w:tplc="55C026CE">
      <w:numFmt w:val="bullet"/>
      <w:lvlText w:val="-"/>
      <w:lvlJc w:val="left"/>
      <w:pPr>
        <w:ind w:hanging="360" w:left="720"/>
      </w:pPr>
      <w:rPr>
        <w:rFonts w:ascii="Calibri" w:cs="Times New Roman" w:eastAsia="Times New Roman" w:hAnsi="Calibri" w:hint="default"/>
      </w:rPr>
    </w:lvl>
    <w:lvl w:ilvl="1" w:tplc="040C0003">
      <w:start w:val="1"/>
      <w:numFmt w:val="bullet"/>
      <w:lvlText w:val="o"/>
      <w:lvlJc w:val="left"/>
      <w:pPr>
        <w:ind w:hanging="360" w:left="1440"/>
      </w:pPr>
      <w:rPr>
        <w:rFonts w:ascii="Courier New" w:cs="Courier New" w:hAnsi="Courier New" w:hint="default"/>
      </w:rPr>
    </w:lvl>
    <w:lvl w:ilvl="2" w:tentative="1" w:tplc="040C0005">
      <w:start w:val="1"/>
      <w:numFmt w:val="bullet"/>
      <w:lvlText w:val=""/>
      <w:lvlJc w:val="left"/>
      <w:pPr>
        <w:ind w:hanging="360" w:left="2160"/>
      </w:pPr>
      <w:rPr>
        <w:rFonts w:ascii="Wingdings" w:hAnsi="Wingdings" w:hint="default"/>
      </w:rPr>
    </w:lvl>
    <w:lvl w:ilvl="3" w:tentative="1" w:tplc="040C0001">
      <w:start w:val="1"/>
      <w:numFmt w:val="bullet"/>
      <w:lvlText w:val=""/>
      <w:lvlJc w:val="left"/>
      <w:pPr>
        <w:ind w:hanging="360" w:left="2880"/>
      </w:pPr>
      <w:rPr>
        <w:rFonts w:ascii="Symbol" w:hAnsi="Symbol" w:hint="default"/>
      </w:rPr>
    </w:lvl>
    <w:lvl w:ilvl="4" w:tentative="1" w:tplc="040C0003">
      <w:start w:val="1"/>
      <w:numFmt w:val="bullet"/>
      <w:lvlText w:val="o"/>
      <w:lvlJc w:val="left"/>
      <w:pPr>
        <w:ind w:hanging="360" w:left="3600"/>
      </w:pPr>
      <w:rPr>
        <w:rFonts w:ascii="Courier New" w:cs="Courier New" w:hAnsi="Courier New" w:hint="default"/>
      </w:rPr>
    </w:lvl>
    <w:lvl w:ilvl="5" w:tentative="1" w:tplc="040C0005">
      <w:start w:val="1"/>
      <w:numFmt w:val="bullet"/>
      <w:lvlText w:val=""/>
      <w:lvlJc w:val="left"/>
      <w:pPr>
        <w:ind w:hanging="360" w:left="4320"/>
      </w:pPr>
      <w:rPr>
        <w:rFonts w:ascii="Wingdings" w:hAnsi="Wingdings" w:hint="default"/>
      </w:rPr>
    </w:lvl>
    <w:lvl w:ilvl="6" w:tentative="1" w:tplc="040C0001">
      <w:start w:val="1"/>
      <w:numFmt w:val="bullet"/>
      <w:lvlText w:val=""/>
      <w:lvlJc w:val="left"/>
      <w:pPr>
        <w:ind w:hanging="360" w:left="5040"/>
      </w:pPr>
      <w:rPr>
        <w:rFonts w:ascii="Symbol" w:hAnsi="Symbol" w:hint="default"/>
      </w:rPr>
    </w:lvl>
    <w:lvl w:ilvl="7" w:tentative="1" w:tplc="040C0003">
      <w:start w:val="1"/>
      <w:numFmt w:val="bullet"/>
      <w:lvlText w:val="o"/>
      <w:lvlJc w:val="left"/>
      <w:pPr>
        <w:ind w:hanging="360" w:left="5760"/>
      </w:pPr>
      <w:rPr>
        <w:rFonts w:ascii="Courier New" w:cs="Courier New" w:hAnsi="Courier New" w:hint="default"/>
      </w:rPr>
    </w:lvl>
    <w:lvl w:ilvl="8" w:tentative="1" w:tplc="040C0005">
      <w:start w:val="1"/>
      <w:numFmt w:val="bullet"/>
      <w:lvlText w:val=""/>
      <w:lvlJc w:val="left"/>
      <w:pPr>
        <w:ind w:hanging="360" w:left="6480"/>
      </w:pPr>
      <w:rPr>
        <w:rFonts w:ascii="Wingdings" w:hAnsi="Wingdings" w:hint="default"/>
      </w:rPr>
    </w:lvl>
  </w:abstractNum>
  <w:abstractNum w15:restartNumberingAfterBreak="0" w:abstractNumId="12">
    <w:nsid w:val="69AC4C84"/>
    <w:multiLevelType w:val="hybridMultilevel"/>
    <w:tmpl w:val="6AEE9F32"/>
    <w:lvl w:ilvl="0" w:tplc="71789B12">
      <w:start w:val="1"/>
      <w:numFmt w:val="bullet"/>
      <w:lvlText w:val=""/>
      <w:lvlJc w:val="left"/>
      <w:pPr>
        <w:ind w:hanging="360" w:left="720"/>
      </w:pPr>
      <w:rPr>
        <w:rFonts w:ascii="Wingdings" w:hAnsi="Wingdings" w:hint="default"/>
      </w:rPr>
    </w:lvl>
    <w:lvl w:ilvl="1" w:tentative="1" w:tplc="040C0003">
      <w:start w:val="1"/>
      <w:numFmt w:val="bullet"/>
      <w:lvlText w:val="o"/>
      <w:lvlJc w:val="left"/>
      <w:pPr>
        <w:ind w:hanging="360" w:left="1440"/>
      </w:pPr>
      <w:rPr>
        <w:rFonts w:ascii="Courier New" w:cs="Courier New" w:hAnsi="Courier New" w:hint="default"/>
      </w:rPr>
    </w:lvl>
    <w:lvl w:ilvl="2" w:tentative="1" w:tplc="040C0005">
      <w:start w:val="1"/>
      <w:numFmt w:val="bullet"/>
      <w:lvlText w:val=""/>
      <w:lvlJc w:val="left"/>
      <w:pPr>
        <w:ind w:hanging="360" w:left="2160"/>
      </w:pPr>
      <w:rPr>
        <w:rFonts w:ascii="Wingdings" w:hAnsi="Wingdings" w:hint="default"/>
      </w:rPr>
    </w:lvl>
    <w:lvl w:ilvl="3" w:tentative="1" w:tplc="040C0001">
      <w:start w:val="1"/>
      <w:numFmt w:val="bullet"/>
      <w:lvlText w:val=""/>
      <w:lvlJc w:val="left"/>
      <w:pPr>
        <w:ind w:hanging="360" w:left="2880"/>
      </w:pPr>
      <w:rPr>
        <w:rFonts w:ascii="Symbol" w:hAnsi="Symbol" w:hint="default"/>
      </w:rPr>
    </w:lvl>
    <w:lvl w:ilvl="4" w:tentative="1" w:tplc="040C0003">
      <w:start w:val="1"/>
      <w:numFmt w:val="bullet"/>
      <w:lvlText w:val="o"/>
      <w:lvlJc w:val="left"/>
      <w:pPr>
        <w:ind w:hanging="360" w:left="3600"/>
      </w:pPr>
      <w:rPr>
        <w:rFonts w:ascii="Courier New" w:cs="Courier New" w:hAnsi="Courier New" w:hint="default"/>
      </w:rPr>
    </w:lvl>
    <w:lvl w:ilvl="5" w:tentative="1" w:tplc="040C0005">
      <w:start w:val="1"/>
      <w:numFmt w:val="bullet"/>
      <w:lvlText w:val=""/>
      <w:lvlJc w:val="left"/>
      <w:pPr>
        <w:ind w:hanging="360" w:left="4320"/>
      </w:pPr>
      <w:rPr>
        <w:rFonts w:ascii="Wingdings" w:hAnsi="Wingdings" w:hint="default"/>
      </w:rPr>
    </w:lvl>
    <w:lvl w:ilvl="6" w:tentative="1" w:tplc="040C0001">
      <w:start w:val="1"/>
      <w:numFmt w:val="bullet"/>
      <w:lvlText w:val=""/>
      <w:lvlJc w:val="left"/>
      <w:pPr>
        <w:ind w:hanging="360" w:left="5040"/>
      </w:pPr>
      <w:rPr>
        <w:rFonts w:ascii="Symbol" w:hAnsi="Symbol" w:hint="default"/>
      </w:rPr>
    </w:lvl>
    <w:lvl w:ilvl="7" w:tentative="1" w:tplc="040C0003">
      <w:start w:val="1"/>
      <w:numFmt w:val="bullet"/>
      <w:lvlText w:val="o"/>
      <w:lvlJc w:val="left"/>
      <w:pPr>
        <w:ind w:hanging="360" w:left="5760"/>
      </w:pPr>
      <w:rPr>
        <w:rFonts w:ascii="Courier New" w:cs="Courier New" w:hAnsi="Courier New" w:hint="default"/>
      </w:rPr>
    </w:lvl>
    <w:lvl w:ilvl="8" w:tentative="1" w:tplc="040C0005">
      <w:start w:val="1"/>
      <w:numFmt w:val="bullet"/>
      <w:lvlText w:val=""/>
      <w:lvlJc w:val="left"/>
      <w:pPr>
        <w:ind w:hanging="360" w:left="6480"/>
      </w:pPr>
      <w:rPr>
        <w:rFonts w:ascii="Wingdings" w:hAnsi="Wingdings" w:hint="default"/>
      </w:rPr>
    </w:lvl>
  </w:abstractNum>
  <w:abstractNum w15:restartNumberingAfterBreak="0" w:abstractNumId="13">
    <w:nsid w:val="6E806C13"/>
    <w:multiLevelType w:val="hybridMultilevel"/>
    <w:tmpl w:val="8A4855C2"/>
    <w:lvl w:ilvl="0" w:tplc="4FF86C06">
      <w:start w:val="1"/>
      <w:numFmt w:val="bullet"/>
      <w:lvlText w:val="-"/>
      <w:lvlJc w:val="left"/>
      <w:pPr>
        <w:ind w:hanging="360" w:left="720"/>
      </w:pPr>
      <w:rPr>
        <w:rFonts w:ascii="Calibri" w:cs="Calibri" w:eastAsiaTheme="minorHAnsi" w:hAnsi="Calibri" w:hint="default"/>
      </w:rPr>
    </w:lvl>
    <w:lvl w:ilvl="1" w:tentative="1" w:tplc="040C0003">
      <w:start w:val="1"/>
      <w:numFmt w:val="bullet"/>
      <w:lvlText w:val="o"/>
      <w:lvlJc w:val="left"/>
      <w:pPr>
        <w:ind w:hanging="360" w:left="1440"/>
      </w:pPr>
      <w:rPr>
        <w:rFonts w:ascii="Courier New" w:cs="Courier New" w:hAnsi="Courier New" w:hint="default"/>
      </w:rPr>
    </w:lvl>
    <w:lvl w:ilvl="2" w:tentative="1" w:tplc="040C0005">
      <w:start w:val="1"/>
      <w:numFmt w:val="bullet"/>
      <w:lvlText w:val=""/>
      <w:lvlJc w:val="left"/>
      <w:pPr>
        <w:ind w:hanging="360" w:left="2160"/>
      </w:pPr>
      <w:rPr>
        <w:rFonts w:ascii="Wingdings" w:hAnsi="Wingdings" w:hint="default"/>
      </w:rPr>
    </w:lvl>
    <w:lvl w:ilvl="3" w:tentative="1" w:tplc="040C0001">
      <w:start w:val="1"/>
      <w:numFmt w:val="bullet"/>
      <w:lvlText w:val=""/>
      <w:lvlJc w:val="left"/>
      <w:pPr>
        <w:ind w:hanging="360" w:left="2880"/>
      </w:pPr>
      <w:rPr>
        <w:rFonts w:ascii="Symbol" w:hAnsi="Symbol" w:hint="default"/>
      </w:rPr>
    </w:lvl>
    <w:lvl w:ilvl="4" w:tentative="1" w:tplc="040C0003">
      <w:start w:val="1"/>
      <w:numFmt w:val="bullet"/>
      <w:lvlText w:val="o"/>
      <w:lvlJc w:val="left"/>
      <w:pPr>
        <w:ind w:hanging="360" w:left="3600"/>
      </w:pPr>
      <w:rPr>
        <w:rFonts w:ascii="Courier New" w:cs="Courier New" w:hAnsi="Courier New" w:hint="default"/>
      </w:rPr>
    </w:lvl>
    <w:lvl w:ilvl="5" w:tentative="1" w:tplc="040C0005">
      <w:start w:val="1"/>
      <w:numFmt w:val="bullet"/>
      <w:lvlText w:val=""/>
      <w:lvlJc w:val="left"/>
      <w:pPr>
        <w:ind w:hanging="360" w:left="4320"/>
      </w:pPr>
      <w:rPr>
        <w:rFonts w:ascii="Wingdings" w:hAnsi="Wingdings" w:hint="default"/>
      </w:rPr>
    </w:lvl>
    <w:lvl w:ilvl="6" w:tentative="1" w:tplc="040C0001">
      <w:start w:val="1"/>
      <w:numFmt w:val="bullet"/>
      <w:lvlText w:val=""/>
      <w:lvlJc w:val="left"/>
      <w:pPr>
        <w:ind w:hanging="360" w:left="5040"/>
      </w:pPr>
      <w:rPr>
        <w:rFonts w:ascii="Symbol" w:hAnsi="Symbol" w:hint="default"/>
      </w:rPr>
    </w:lvl>
    <w:lvl w:ilvl="7" w:tentative="1" w:tplc="040C0003">
      <w:start w:val="1"/>
      <w:numFmt w:val="bullet"/>
      <w:lvlText w:val="o"/>
      <w:lvlJc w:val="left"/>
      <w:pPr>
        <w:ind w:hanging="360" w:left="5760"/>
      </w:pPr>
      <w:rPr>
        <w:rFonts w:ascii="Courier New" w:cs="Courier New" w:hAnsi="Courier New" w:hint="default"/>
      </w:rPr>
    </w:lvl>
    <w:lvl w:ilvl="8" w:tentative="1" w:tplc="040C0005">
      <w:start w:val="1"/>
      <w:numFmt w:val="bullet"/>
      <w:lvlText w:val=""/>
      <w:lvlJc w:val="left"/>
      <w:pPr>
        <w:ind w:hanging="360" w:left="6480"/>
      </w:pPr>
      <w:rPr>
        <w:rFonts w:ascii="Wingdings" w:hAnsi="Wingdings" w:hint="default"/>
      </w:rPr>
    </w:lvl>
  </w:abstractNum>
  <w:abstractNum w15:restartNumberingAfterBreak="0" w:abstractNumId="14">
    <w:nsid w:val="71581904"/>
    <w:multiLevelType w:val="hybridMultilevel"/>
    <w:tmpl w:val="4A8C4570"/>
    <w:lvl w:ilvl="0" w:tplc="040C0001">
      <w:start w:val="1"/>
      <w:numFmt w:val="bullet"/>
      <w:lvlText w:val=""/>
      <w:lvlJc w:val="left"/>
      <w:pPr>
        <w:ind w:hanging="360" w:left="720"/>
      </w:pPr>
      <w:rPr>
        <w:rFonts w:ascii="Symbol" w:hAnsi="Symbol" w:hint="default"/>
      </w:rPr>
    </w:lvl>
    <w:lvl w:ilvl="1" w:tplc="304C4164">
      <w:numFmt w:val="bullet"/>
      <w:lvlText w:val="•"/>
      <w:lvlJc w:val="left"/>
      <w:pPr>
        <w:ind w:hanging="360" w:left="1440"/>
      </w:pPr>
      <w:rPr>
        <w:rFonts w:ascii="Calibri" w:cs="Times New Roman" w:eastAsia="Times New Roman" w:hAnsi="Calibri" w:hint="default"/>
      </w:rPr>
    </w:lvl>
    <w:lvl w:ilvl="2" w:tentative="1" w:tplc="040C0005">
      <w:start w:val="1"/>
      <w:numFmt w:val="bullet"/>
      <w:lvlText w:val=""/>
      <w:lvlJc w:val="left"/>
      <w:pPr>
        <w:ind w:hanging="360" w:left="2160"/>
      </w:pPr>
      <w:rPr>
        <w:rFonts w:ascii="Wingdings" w:hAnsi="Wingdings" w:hint="default"/>
      </w:rPr>
    </w:lvl>
    <w:lvl w:ilvl="3" w:tentative="1" w:tplc="040C0001">
      <w:start w:val="1"/>
      <w:numFmt w:val="bullet"/>
      <w:lvlText w:val=""/>
      <w:lvlJc w:val="left"/>
      <w:pPr>
        <w:ind w:hanging="360" w:left="2880"/>
      </w:pPr>
      <w:rPr>
        <w:rFonts w:ascii="Symbol" w:hAnsi="Symbol" w:hint="default"/>
      </w:rPr>
    </w:lvl>
    <w:lvl w:ilvl="4" w:tentative="1" w:tplc="040C0003">
      <w:start w:val="1"/>
      <w:numFmt w:val="bullet"/>
      <w:lvlText w:val="o"/>
      <w:lvlJc w:val="left"/>
      <w:pPr>
        <w:ind w:hanging="360" w:left="3600"/>
      </w:pPr>
      <w:rPr>
        <w:rFonts w:ascii="Courier New" w:cs="Courier New" w:hAnsi="Courier New" w:hint="default"/>
      </w:rPr>
    </w:lvl>
    <w:lvl w:ilvl="5" w:tentative="1" w:tplc="040C0005">
      <w:start w:val="1"/>
      <w:numFmt w:val="bullet"/>
      <w:lvlText w:val=""/>
      <w:lvlJc w:val="left"/>
      <w:pPr>
        <w:ind w:hanging="360" w:left="4320"/>
      </w:pPr>
      <w:rPr>
        <w:rFonts w:ascii="Wingdings" w:hAnsi="Wingdings" w:hint="default"/>
      </w:rPr>
    </w:lvl>
    <w:lvl w:ilvl="6" w:tentative="1" w:tplc="040C0001">
      <w:start w:val="1"/>
      <w:numFmt w:val="bullet"/>
      <w:lvlText w:val=""/>
      <w:lvlJc w:val="left"/>
      <w:pPr>
        <w:ind w:hanging="360" w:left="5040"/>
      </w:pPr>
      <w:rPr>
        <w:rFonts w:ascii="Symbol" w:hAnsi="Symbol" w:hint="default"/>
      </w:rPr>
    </w:lvl>
    <w:lvl w:ilvl="7" w:tentative="1" w:tplc="040C0003">
      <w:start w:val="1"/>
      <w:numFmt w:val="bullet"/>
      <w:lvlText w:val="o"/>
      <w:lvlJc w:val="left"/>
      <w:pPr>
        <w:ind w:hanging="360" w:left="5760"/>
      </w:pPr>
      <w:rPr>
        <w:rFonts w:ascii="Courier New" w:cs="Courier New" w:hAnsi="Courier New" w:hint="default"/>
      </w:rPr>
    </w:lvl>
    <w:lvl w:ilvl="8" w:tentative="1" w:tplc="040C0005">
      <w:start w:val="1"/>
      <w:numFmt w:val="bullet"/>
      <w:lvlText w:val=""/>
      <w:lvlJc w:val="left"/>
      <w:pPr>
        <w:ind w:hanging="360" w:left="6480"/>
      </w:pPr>
      <w:rPr>
        <w:rFonts w:ascii="Wingdings" w:hAnsi="Wingdings" w:hint="default"/>
      </w:rPr>
    </w:lvl>
  </w:abstractNum>
  <w:abstractNum w15:restartNumberingAfterBreak="0" w:abstractNumId="15">
    <w:nsid w:val="74DD0994"/>
    <w:multiLevelType w:val="hybridMultilevel"/>
    <w:tmpl w:val="7AA8DCCC"/>
    <w:lvl w:ilvl="0" w:tplc="300CBB40">
      <w:numFmt w:val="bullet"/>
      <w:lvlText w:val="•"/>
      <w:lvlJc w:val="left"/>
      <w:pPr>
        <w:ind w:hanging="360" w:left="720"/>
      </w:pPr>
      <w:rPr>
        <w:rFonts w:ascii="Calibri Light" w:cs="Times New Roman" w:hAnsi="Calibri Light" w:hint="default"/>
        <w:color w:val="auto"/>
      </w:rPr>
    </w:lvl>
    <w:lvl w:ilvl="1" w:tentative="1" w:tplc="040C0003">
      <w:start w:val="1"/>
      <w:numFmt w:val="bullet"/>
      <w:lvlText w:val="o"/>
      <w:lvlJc w:val="left"/>
      <w:pPr>
        <w:ind w:hanging="360" w:left="1440"/>
      </w:pPr>
      <w:rPr>
        <w:rFonts w:ascii="Courier New" w:cs="Courier New" w:hAnsi="Courier New" w:hint="default"/>
      </w:rPr>
    </w:lvl>
    <w:lvl w:ilvl="2" w:tentative="1" w:tplc="040C0005">
      <w:start w:val="1"/>
      <w:numFmt w:val="bullet"/>
      <w:lvlText w:val=""/>
      <w:lvlJc w:val="left"/>
      <w:pPr>
        <w:ind w:hanging="360" w:left="2160"/>
      </w:pPr>
      <w:rPr>
        <w:rFonts w:ascii="Wingdings" w:hAnsi="Wingdings" w:hint="default"/>
      </w:rPr>
    </w:lvl>
    <w:lvl w:ilvl="3" w:tentative="1" w:tplc="040C0001">
      <w:start w:val="1"/>
      <w:numFmt w:val="bullet"/>
      <w:lvlText w:val=""/>
      <w:lvlJc w:val="left"/>
      <w:pPr>
        <w:ind w:hanging="360" w:left="2880"/>
      </w:pPr>
      <w:rPr>
        <w:rFonts w:ascii="Symbol" w:hAnsi="Symbol" w:hint="default"/>
      </w:rPr>
    </w:lvl>
    <w:lvl w:ilvl="4" w:tentative="1" w:tplc="040C0003">
      <w:start w:val="1"/>
      <w:numFmt w:val="bullet"/>
      <w:lvlText w:val="o"/>
      <w:lvlJc w:val="left"/>
      <w:pPr>
        <w:ind w:hanging="360" w:left="3600"/>
      </w:pPr>
      <w:rPr>
        <w:rFonts w:ascii="Courier New" w:cs="Courier New" w:hAnsi="Courier New" w:hint="default"/>
      </w:rPr>
    </w:lvl>
    <w:lvl w:ilvl="5" w:tentative="1" w:tplc="040C0005">
      <w:start w:val="1"/>
      <w:numFmt w:val="bullet"/>
      <w:lvlText w:val=""/>
      <w:lvlJc w:val="left"/>
      <w:pPr>
        <w:ind w:hanging="360" w:left="4320"/>
      </w:pPr>
      <w:rPr>
        <w:rFonts w:ascii="Wingdings" w:hAnsi="Wingdings" w:hint="default"/>
      </w:rPr>
    </w:lvl>
    <w:lvl w:ilvl="6" w:tentative="1" w:tplc="040C0001">
      <w:start w:val="1"/>
      <w:numFmt w:val="bullet"/>
      <w:lvlText w:val=""/>
      <w:lvlJc w:val="left"/>
      <w:pPr>
        <w:ind w:hanging="360" w:left="5040"/>
      </w:pPr>
      <w:rPr>
        <w:rFonts w:ascii="Symbol" w:hAnsi="Symbol" w:hint="default"/>
      </w:rPr>
    </w:lvl>
    <w:lvl w:ilvl="7" w:tentative="1" w:tplc="040C0003">
      <w:start w:val="1"/>
      <w:numFmt w:val="bullet"/>
      <w:lvlText w:val="o"/>
      <w:lvlJc w:val="left"/>
      <w:pPr>
        <w:ind w:hanging="360" w:left="5760"/>
      </w:pPr>
      <w:rPr>
        <w:rFonts w:ascii="Courier New" w:cs="Courier New" w:hAnsi="Courier New" w:hint="default"/>
      </w:rPr>
    </w:lvl>
    <w:lvl w:ilvl="8" w:tentative="1" w:tplc="040C0005">
      <w:start w:val="1"/>
      <w:numFmt w:val="bullet"/>
      <w:lvlText w:val=""/>
      <w:lvlJc w:val="left"/>
      <w:pPr>
        <w:ind w:hanging="360" w:left="6480"/>
      </w:pPr>
      <w:rPr>
        <w:rFonts w:ascii="Wingdings" w:hAnsi="Wingdings" w:hint="default"/>
      </w:rPr>
    </w:lvl>
  </w:abstractNum>
  <w:num w:numId="1">
    <w:abstractNumId w:val="11"/>
  </w:num>
  <w:num w:numId="2">
    <w:abstractNumId w:val="12"/>
  </w:num>
  <w:num w:numId="3">
    <w:abstractNumId w:val="0"/>
  </w:num>
  <w:num w:numId="4">
    <w:abstractNumId w:val="1"/>
  </w:num>
  <w:num w:numId="5">
    <w:abstractNumId w:val="9"/>
  </w:num>
  <w:num w:numId="6">
    <w:abstractNumId w:val="14"/>
  </w:num>
  <w:num w:numId="7">
    <w:abstractNumId w:val="6"/>
  </w:num>
  <w:num w:numId="8">
    <w:abstractNumId w:val="15"/>
  </w:num>
  <w:num w:numId="9">
    <w:abstractNumId w:val="3"/>
  </w:num>
  <w:num w:numId="10">
    <w:abstractNumId w:val="5"/>
  </w:num>
  <w:num w:numId="11">
    <w:abstractNumId w:val="4"/>
  </w:num>
  <w:num w:numId="12">
    <w:abstractNumId w:val="2"/>
  </w:num>
  <w:num w:numId="13">
    <w:abstractNumId w:val="7"/>
  </w:num>
  <w:num w:numId="14">
    <w:abstractNumId w:val="8"/>
  </w:num>
  <w:num w:numId="15">
    <w:abstractNumId w:val="13"/>
  </w:num>
  <w:num w:numId="16">
    <w:abstractNumId w:val="1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person w15:author="Camille GERIN">
    <w15:presenceInfo w15:providerId="AD" w15:userId="S-1-5-21-4092139781-1521290002-2331039127-7697"/>
  </w15:person>
</w15:people>
</file>

<file path=word/settings.xml><?xml version="1.0" encoding="utf-8"?>
<w:settings xmlns:m="http://schemas.openxmlformats.org/officeDocument/2006/math" xmlns:mc="http://schemas.openxmlformats.org/markup-compatibility/2006"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xmlns:w14="http://schemas.microsoft.com/office/word/2010/wordml" xmlns:w15="http://schemas.microsoft.com/office/word/2012/wordml" xmlns:w16cid="http://schemas.microsoft.com/office/word/2016/wordml/cid" xmlns:w16se="http://schemas.microsoft.com/office/word/2015/wordml/symex" mc:Ignorable="w14 w15 w16se w16cid">
  <w:zoom w:percent="110"/>
  <w:proofState w:spelling="clean"/>
  <w:defaultTabStop w:val="708"/>
  <w:hyphenationZone w:val="425"/>
  <w:characterSpacingControl w:val="doNotCompress"/>
  <w:hdrShapeDefaults>
    <o:shapedefaults spidmax="55297" v:ext="edi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D6F49"/>
    <w:rsid w:val="000147F9"/>
    <w:rsid w:val="000204A3"/>
    <w:rsid w:val="00021444"/>
    <w:rsid w:val="00040122"/>
    <w:rsid w:val="00043626"/>
    <w:rsid w:val="00056B93"/>
    <w:rsid w:val="0006306B"/>
    <w:rsid w:val="000634CB"/>
    <w:rsid w:val="00065D6C"/>
    <w:rsid w:val="00070542"/>
    <w:rsid w:val="00072853"/>
    <w:rsid w:val="00094069"/>
    <w:rsid w:val="00095F33"/>
    <w:rsid w:val="000A0B33"/>
    <w:rsid w:val="000A7ABF"/>
    <w:rsid w:val="000A7CB4"/>
    <w:rsid w:val="000B0711"/>
    <w:rsid w:val="000B2FAA"/>
    <w:rsid w:val="000C4B1B"/>
    <w:rsid w:val="000D25BA"/>
    <w:rsid w:val="000E47C1"/>
    <w:rsid w:val="000E727F"/>
    <w:rsid w:val="000F53E6"/>
    <w:rsid w:val="000F5E5E"/>
    <w:rsid w:val="000F750F"/>
    <w:rsid w:val="00107BDB"/>
    <w:rsid w:val="001135E0"/>
    <w:rsid w:val="00121392"/>
    <w:rsid w:val="0013083A"/>
    <w:rsid w:val="0013669E"/>
    <w:rsid w:val="001603CC"/>
    <w:rsid w:val="00165E6F"/>
    <w:rsid w:val="001766A9"/>
    <w:rsid w:val="001811FA"/>
    <w:rsid w:val="00186600"/>
    <w:rsid w:val="0018712C"/>
    <w:rsid w:val="00187147"/>
    <w:rsid w:val="001A0CBB"/>
    <w:rsid w:val="001A219E"/>
    <w:rsid w:val="001A5BA7"/>
    <w:rsid w:val="001B054B"/>
    <w:rsid w:val="001C079B"/>
    <w:rsid w:val="001C0CAD"/>
    <w:rsid w:val="001C3D56"/>
    <w:rsid w:val="001D014E"/>
    <w:rsid w:val="001D0725"/>
    <w:rsid w:val="001D30AE"/>
    <w:rsid w:val="001E1E8B"/>
    <w:rsid w:val="001F433C"/>
    <w:rsid w:val="001F7D40"/>
    <w:rsid w:val="0021098B"/>
    <w:rsid w:val="0021265D"/>
    <w:rsid w:val="00217629"/>
    <w:rsid w:val="00227B3B"/>
    <w:rsid w:val="00227DB3"/>
    <w:rsid w:val="00231950"/>
    <w:rsid w:val="00234323"/>
    <w:rsid w:val="002367B8"/>
    <w:rsid w:val="002425CA"/>
    <w:rsid w:val="0024291F"/>
    <w:rsid w:val="00243575"/>
    <w:rsid w:val="002463CC"/>
    <w:rsid w:val="002716DF"/>
    <w:rsid w:val="0027351A"/>
    <w:rsid w:val="00276D7B"/>
    <w:rsid w:val="002869CC"/>
    <w:rsid w:val="00292705"/>
    <w:rsid w:val="002929DF"/>
    <w:rsid w:val="00295201"/>
    <w:rsid w:val="002959BE"/>
    <w:rsid w:val="002963A3"/>
    <w:rsid w:val="002B2C96"/>
    <w:rsid w:val="002B7008"/>
    <w:rsid w:val="002D1045"/>
    <w:rsid w:val="002D6C65"/>
    <w:rsid w:val="002E6CD9"/>
    <w:rsid w:val="002E7899"/>
    <w:rsid w:val="002E7E77"/>
    <w:rsid w:val="002F6838"/>
    <w:rsid w:val="002F6A71"/>
    <w:rsid w:val="002F748C"/>
    <w:rsid w:val="00307325"/>
    <w:rsid w:val="003241F9"/>
    <w:rsid w:val="003243A3"/>
    <w:rsid w:val="00336CE7"/>
    <w:rsid w:val="00341D1C"/>
    <w:rsid w:val="00343DF6"/>
    <w:rsid w:val="00345918"/>
    <w:rsid w:val="00346093"/>
    <w:rsid w:val="003517CF"/>
    <w:rsid w:val="003531E3"/>
    <w:rsid w:val="0035681A"/>
    <w:rsid w:val="00356BB4"/>
    <w:rsid w:val="00357599"/>
    <w:rsid w:val="00362723"/>
    <w:rsid w:val="00372302"/>
    <w:rsid w:val="00377048"/>
    <w:rsid w:val="003778FD"/>
    <w:rsid w:val="003833EB"/>
    <w:rsid w:val="0038356F"/>
    <w:rsid w:val="00385F3D"/>
    <w:rsid w:val="003872CC"/>
    <w:rsid w:val="003A31D4"/>
    <w:rsid w:val="003B2EAE"/>
    <w:rsid w:val="003B35BF"/>
    <w:rsid w:val="003B6B61"/>
    <w:rsid w:val="003C131F"/>
    <w:rsid w:val="003C3962"/>
    <w:rsid w:val="003C41A0"/>
    <w:rsid w:val="003C7699"/>
    <w:rsid w:val="003D384A"/>
    <w:rsid w:val="003D7008"/>
    <w:rsid w:val="003F1F88"/>
    <w:rsid w:val="003F2286"/>
    <w:rsid w:val="003F387B"/>
    <w:rsid w:val="003F75BC"/>
    <w:rsid w:val="003F793E"/>
    <w:rsid w:val="00404A43"/>
    <w:rsid w:val="004109E0"/>
    <w:rsid w:val="00411A25"/>
    <w:rsid w:val="00412F53"/>
    <w:rsid w:val="00415DC4"/>
    <w:rsid w:val="0042296B"/>
    <w:rsid w:val="00434500"/>
    <w:rsid w:val="00435CDD"/>
    <w:rsid w:val="00440DB9"/>
    <w:rsid w:val="004435A7"/>
    <w:rsid w:val="0044508F"/>
    <w:rsid w:val="00450040"/>
    <w:rsid w:val="00450052"/>
    <w:rsid w:val="004556C9"/>
    <w:rsid w:val="00457A77"/>
    <w:rsid w:val="00463BCB"/>
    <w:rsid w:val="00464618"/>
    <w:rsid w:val="00474DF7"/>
    <w:rsid w:val="00483C54"/>
    <w:rsid w:val="0048549C"/>
    <w:rsid w:val="00485B99"/>
    <w:rsid w:val="00491DC2"/>
    <w:rsid w:val="004A1707"/>
    <w:rsid w:val="004A31F8"/>
    <w:rsid w:val="004B558C"/>
    <w:rsid w:val="004B5CAE"/>
    <w:rsid w:val="004B7CE1"/>
    <w:rsid w:val="004D4D62"/>
    <w:rsid w:val="004D7B29"/>
    <w:rsid w:val="004F22E7"/>
    <w:rsid w:val="0050247A"/>
    <w:rsid w:val="00503457"/>
    <w:rsid w:val="0050448C"/>
    <w:rsid w:val="005103A4"/>
    <w:rsid w:val="00515B7D"/>
    <w:rsid w:val="00550E66"/>
    <w:rsid w:val="00553602"/>
    <w:rsid w:val="00554C24"/>
    <w:rsid w:val="005675A4"/>
    <w:rsid w:val="00570B7B"/>
    <w:rsid w:val="00574207"/>
    <w:rsid w:val="005836D7"/>
    <w:rsid w:val="0058463A"/>
    <w:rsid w:val="0058691A"/>
    <w:rsid w:val="00586B8A"/>
    <w:rsid w:val="005A5241"/>
    <w:rsid w:val="005A6D64"/>
    <w:rsid w:val="005A77F1"/>
    <w:rsid w:val="005B13E5"/>
    <w:rsid w:val="005B644E"/>
    <w:rsid w:val="005B6723"/>
    <w:rsid w:val="005C4C8B"/>
    <w:rsid w:val="005D199A"/>
    <w:rsid w:val="005D4F67"/>
    <w:rsid w:val="005E211A"/>
    <w:rsid w:val="005E3691"/>
    <w:rsid w:val="005E40E1"/>
    <w:rsid w:val="005E4FFA"/>
    <w:rsid w:val="005E525E"/>
    <w:rsid w:val="005E5C66"/>
    <w:rsid w:val="005E7F4B"/>
    <w:rsid w:val="005F0E84"/>
    <w:rsid w:val="006039D6"/>
    <w:rsid w:val="006105C4"/>
    <w:rsid w:val="00616396"/>
    <w:rsid w:val="00622CEB"/>
    <w:rsid w:val="006273F9"/>
    <w:rsid w:val="006442E4"/>
    <w:rsid w:val="00650CCD"/>
    <w:rsid w:val="00651CEB"/>
    <w:rsid w:val="00663EA1"/>
    <w:rsid w:val="0066677C"/>
    <w:rsid w:val="006736A9"/>
    <w:rsid w:val="00692BC0"/>
    <w:rsid w:val="006A13A2"/>
    <w:rsid w:val="006C3AE4"/>
    <w:rsid w:val="006C4849"/>
    <w:rsid w:val="006D49A5"/>
    <w:rsid w:val="006E496A"/>
    <w:rsid w:val="006F0AE8"/>
    <w:rsid w:val="006F1D28"/>
    <w:rsid w:val="006F77EC"/>
    <w:rsid w:val="007005C5"/>
    <w:rsid w:val="007059A4"/>
    <w:rsid w:val="007107C2"/>
    <w:rsid w:val="007119D2"/>
    <w:rsid w:val="0071689C"/>
    <w:rsid w:val="00724330"/>
    <w:rsid w:val="00727C64"/>
    <w:rsid w:val="00733763"/>
    <w:rsid w:val="00733D29"/>
    <w:rsid w:val="007373D8"/>
    <w:rsid w:val="0073789F"/>
    <w:rsid w:val="007479AA"/>
    <w:rsid w:val="007538DA"/>
    <w:rsid w:val="00754AF1"/>
    <w:rsid w:val="00757763"/>
    <w:rsid w:val="00763E2F"/>
    <w:rsid w:val="007738B8"/>
    <w:rsid w:val="007771AE"/>
    <w:rsid w:val="00780DED"/>
    <w:rsid w:val="00792A85"/>
    <w:rsid w:val="007A1378"/>
    <w:rsid w:val="007B1834"/>
    <w:rsid w:val="007B493B"/>
    <w:rsid w:val="007C2573"/>
    <w:rsid w:val="007D0308"/>
    <w:rsid w:val="007D4483"/>
    <w:rsid w:val="007E0F98"/>
    <w:rsid w:val="007E28DF"/>
    <w:rsid w:val="007E4045"/>
    <w:rsid w:val="007F0DA1"/>
    <w:rsid w:val="007F236E"/>
    <w:rsid w:val="00801F86"/>
    <w:rsid w:val="00812B1A"/>
    <w:rsid w:val="008247B2"/>
    <w:rsid w:val="00832BDE"/>
    <w:rsid w:val="008444BE"/>
    <w:rsid w:val="00856560"/>
    <w:rsid w:val="00857CC4"/>
    <w:rsid w:val="0087214D"/>
    <w:rsid w:val="00873E25"/>
    <w:rsid w:val="00885020"/>
    <w:rsid w:val="00886D4F"/>
    <w:rsid w:val="00892E65"/>
    <w:rsid w:val="008943A2"/>
    <w:rsid w:val="00894A69"/>
    <w:rsid w:val="008959E0"/>
    <w:rsid w:val="008A467E"/>
    <w:rsid w:val="008B19FA"/>
    <w:rsid w:val="008B2900"/>
    <w:rsid w:val="008B4AB4"/>
    <w:rsid w:val="008B5558"/>
    <w:rsid w:val="008C086A"/>
    <w:rsid w:val="008C390F"/>
    <w:rsid w:val="008C44A4"/>
    <w:rsid w:val="008C7666"/>
    <w:rsid w:val="008D1E28"/>
    <w:rsid w:val="008D6B47"/>
    <w:rsid w:val="008D7852"/>
    <w:rsid w:val="008E4BFA"/>
    <w:rsid w:val="008E65F8"/>
    <w:rsid w:val="008F729A"/>
    <w:rsid w:val="009109AE"/>
    <w:rsid w:val="00912059"/>
    <w:rsid w:val="00912156"/>
    <w:rsid w:val="00926E53"/>
    <w:rsid w:val="00927A73"/>
    <w:rsid w:val="00934710"/>
    <w:rsid w:val="00937279"/>
    <w:rsid w:val="0094037F"/>
    <w:rsid w:val="009432C0"/>
    <w:rsid w:val="00952221"/>
    <w:rsid w:val="00955C1E"/>
    <w:rsid w:val="00971F52"/>
    <w:rsid w:val="0097728E"/>
    <w:rsid w:val="00982039"/>
    <w:rsid w:val="009830BE"/>
    <w:rsid w:val="00991D10"/>
    <w:rsid w:val="009935F3"/>
    <w:rsid w:val="009949E5"/>
    <w:rsid w:val="00997E5A"/>
    <w:rsid w:val="009A05DA"/>
    <w:rsid w:val="009A1283"/>
    <w:rsid w:val="009A647D"/>
    <w:rsid w:val="009B2654"/>
    <w:rsid w:val="009B43B0"/>
    <w:rsid w:val="009B6332"/>
    <w:rsid w:val="009C2964"/>
    <w:rsid w:val="009F470A"/>
    <w:rsid w:val="00A054DC"/>
    <w:rsid w:val="00A13F56"/>
    <w:rsid w:val="00A151CC"/>
    <w:rsid w:val="00A163B9"/>
    <w:rsid w:val="00A22C01"/>
    <w:rsid w:val="00A2424F"/>
    <w:rsid w:val="00A27FBD"/>
    <w:rsid w:val="00A347AC"/>
    <w:rsid w:val="00A4005E"/>
    <w:rsid w:val="00A402C9"/>
    <w:rsid w:val="00A4392B"/>
    <w:rsid w:val="00A50FB1"/>
    <w:rsid w:val="00A62CA8"/>
    <w:rsid w:val="00A660CB"/>
    <w:rsid w:val="00A66F92"/>
    <w:rsid w:val="00A7022A"/>
    <w:rsid w:val="00A75D4D"/>
    <w:rsid w:val="00A82DE2"/>
    <w:rsid w:val="00A83662"/>
    <w:rsid w:val="00A86BDA"/>
    <w:rsid w:val="00A95BA4"/>
    <w:rsid w:val="00AA4A30"/>
    <w:rsid w:val="00AA5B0E"/>
    <w:rsid w:val="00AA61EB"/>
    <w:rsid w:val="00AB54F5"/>
    <w:rsid w:val="00AB59BB"/>
    <w:rsid w:val="00AC3537"/>
    <w:rsid w:val="00AC3C2D"/>
    <w:rsid w:val="00AC5ED4"/>
    <w:rsid w:val="00AD39E1"/>
    <w:rsid w:val="00AD59BE"/>
    <w:rsid w:val="00AD6F49"/>
    <w:rsid w:val="00AE7AA6"/>
    <w:rsid w:val="00AF5F5C"/>
    <w:rsid w:val="00B068BB"/>
    <w:rsid w:val="00B12757"/>
    <w:rsid w:val="00B16B19"/>
    <w:rsid w:val="00B36AD6"/>
    <w:rsid w:val="00B563A4"/>
    <w:rsid w:val="00B65ADD"/>
    <w:rsid w:val="00B7271F"/>
    <w:rsid w:val="00B74637"/>
    <w:rsid w:val="00B74A4A"/>
    <w:rsid w:val="00B80550"/>
    <w:rsid w:val="00B81219"/>
    <w:rsid w:val="00B81978"/>
    <w:rsid w:val="00B86B73"/>
    <w:rsid w:val="00B973DC"/>
    <w:rsid w:val="00BA1093"/>
    <w:rsid w:val="00BA35B3"/>
    <w:rsid w:val="00BA3609"/>
    <w:rsid w:val="00BA3A58"/>
    <w:rsid w:val="00BA4168"/>
    <w:rsid w:val="00BA4E9E"/>
    <w:rsid w:val="00BA6374"/>
    <w:rsid w:val="00BB3FED"/>
    <w:rsid w:val="00BB6F60"/>
    <w:rsid w:val="00BC331C"/>
    <w:rsid w:val="00BD3DE0"/>
    <w:rsid w:val="00BF3DD2"/>
    <w:rsid w:val="00BF4BBF"/>
    <w:rsid w:val="00BF75E2"/>
    <w:rsid w:val="00C040E2"/>
    <w:rsid w:val="00C06746"/>
    <w:rsid w:val="00C07B34"/>
    <w:rsid w:val="00C13A19"/>
    <w:rsid w:val="00C466A9"/>
    <w:rsid w:val="00C50DC4"/>
    <w:rsid w:val="00C51223"/>
    <w:rsid w:val="00C575CF"/>
    <w:rsid w:val="00C73470"/>
    <w:rsid w:val="00C73D10"/>
    <w:rsid w:val="00C87306"/>
    <w:rsid w:val="00C87F7D"/>
    <w:rsid w:val="00C93AF8"/>
    <w:rsid w:val="00C949E5"/>
    <w:rsid w:val="00C96233"/>
    <w:rsid w:val="00CA1CE1"/>
    <w:rsid w:val="00CA28FF"/>
    <w:rsid w:val="00CB07B9"/>
    <w:rsid w:val="00CB351E"/>
    <w:rsid w:val="00CC1007"/>
    <w:rsid w:val="00CC601A"/>
    <w:rsid w:val="00CD1DA5"/>
    <w:rsid w:val="00CE1DB8"/>
    <w:rsid w:val="00CE59D4"/>
    <w:rsid w:val="00CE7AFB"/>
    <w:rsid w:val="00CF03FD"/>
    <w:rsid w:val="00CF4BC7"/>
    <w:rsid w:val="00D11E96"/>
    <w:rsid w:val="00D12F62"/>
    <w:rsid w:val="00D17321"/>
    <w:rsid w:val="00D20D8C"/>
    <w:rsid w:val="00D3482A"/>
    <w:rsid w:val="00D42816"/>
    <w:rsid w:val="00D45B03"/>
    <w:rsid w:val="00D46885"/>
    <w:rsid w:val="00D64BB2"/>
    <w:rsid w:val="00D64D31"/>
    <w:rsid w:val="00D65580"/>
    <w:rsid w:val="00D67B81"/>
    <w:rsid w:val="00D70E2B"/>
    <w:rsid w:val="00D74CFA"/>
    <w:rsid w:val="00D76B72"/>
    <w:rsid w:val="00D800C4"/>
    <w:rsid w:val="00D86E48"/>
    <w:rsid w:val="00D95553"/>
    <w:rsid w:val="00D95684"/>
    <w:rsid w:val="00DB5602"/>
    <w:rsid w:val="00DC79B0"/>
    <w:rsid w:val="00DE1487"/>
    <w:rsid w:val="00DE6D4F"/>
    <w:rsid w:val="00E01CD1"/>
    <w:rsid w:val="00E04BEA"/>
    <w:rsid w:val="00E07A95"/>
    <w:rsid w:val="00E17337"/>
    <w:rsid w:val="00E33F25"/>
    <w:rsid w:val="00E368EA"/>
    <w:rsid w:val="00E437B1"/>
    <w:rsid w:val="00E43EE2"/>
    <w:rsid w:val="00E43F31"/>
    <w:rsid w:val="00E453C6"/>
    <w:rsid w:val="00E46550"/>
    <w:rsid w:val="00E54BA3"/>
    <w:rsid w:val="00E54EE4"/>
    <w:rsid w:val="00E55971"/>
    <w:rsid w:val="00E6606F"/>
    <w:rsid w:val="00E7735C"/>
    <w:rsid w:val="00E81EAC"/>
    <w:rsid w:val="00E8571B"/>
    <w:rsid w:val="00E86BC0"/>
    <w:rsid w:val="00E874A5"/>
    <w:rsid w:val="00EA17E4"/>
    <w:rsid w:val="00EA5A7F"/>
    <w:rsid w:val="00EB1062"/>
    <w:rsid w:val="00EB3ACB"/>
    <w:rsid w:val="00EB62BD"/>
    <w:rsid w:val="00EC440E"/>
    <w:rsid w:val="00ED099E"/>
    <w:rsid w:val="00ED60F8"/>
    <w:rsid w:val="00EE18D8"/>
    <w:rsid w:val="00EE3968"/>
    <w:rsid w:val="00EE4157"/>
    <w:rsid w:val="00EF443B"/>
    <w:rsid w:val="00F05801"/>
    <w:rsid w:val="00F13D20"/>
    <w:rsid w:val="00F143B0"/>
    <w:rsid w:val="00F14B80"/>
    <w:rsid w:val="00F166FE"/>
    <w:rsid w:val="00F27780"/>
    <w:rsid w:val="00F30991"/>
    <w:rsid w:val="00F354C6"/>
    <w:rsid w:val="00F4056C"/>
    <w:rsid w:val="00F47275"/>
    <w:rsid w:val="00F50A83"/>
    <w:rsid w:val="00F56265"/>
    <w:rsid w:val="00F56DEC"/>
    <w:rsid w:val="00F62814"/>
    <w:rsid w:val="00F62B4C"/>
    <w:rsid w:val="00F71DB7"/>
    <w:rsid w:val="00F74376"/>
    <w:rsid w:val="00F74CF2"/>
    <w:rsid w:val="00F81556"/>
    <w:rsid w:val="00F826E3"/>
    <w:rsid w:val="00F85BB0"/>
    <w:rsid w:val="00F93921"/>
    <w:rsid w:val="00FA2C18"/>
    <w:rsid w:val="00FB059B"/>
    <w:rsid w:val="00FB3080"/>
    <w:rsid w:val="00FB764A"/>
    <w:rsid w:val="00FB7EFA"/>
    <w:rsid w:val="00FC2C84"/>
    <w:rsid w:val="00FC54B3"/>
    <w:rsid w:val="00FC5D97"/>
    <w:rsid w:val="00FE1B15"/>
    <w:rsid w:val="00FE1B92"/>
    <w:rsid w:val="00FE5E57"/>
  </w:rsids>
  <m:mathPr>
    <m:mathFont m:val="Cambria Math"/>
    <m:brkBin m:val="before"/>
    <m:brkBinSub m:val="--"/>
    <m:smallFrac m:val="0"/>
    <m:dispDef/>
    <m:lMargin m:val="0"/>
    <m:rMargin m:val="0"/>
    <m:defJc m:val="centerGroup"/>
    <m:wrapIndent m:val="1440"/>
    <m:intLim m:val="subSup"/>
    <m:naryLim m:val="undOvr"/>
  </m:mathPr>
  <w:themeFontLang w:val="fr-FR"/>
  <w:clrSchemeMapping w:accent1="accent1" w:accent2="accent2" w:accent3="accent3" w:accent4="accent4" w:accent5="accent5" w:accent6="accent6" w:bg1="light1" w:bg2="light2" w:followedHyperlink="followedHyperlink" w:hyperlink="hyperlink" w:t1="dark1" w:t2="dark2"/>
  <w:shapeDefaults>
    <o:shapedefaults spidmax="55297" v:ext="edit"/>
    <o:shapelayout v:ext="edit">
      <o:idmap data="1" v:ext="edit"/>
    </o:shapelayout>
  </w:shapeDefaults>
  <w:decimalSymbol w:val=","/>
  <w:listSeparator w:val=";"/>
  <w14:docId w14:val="1F1B497E"/>
  <w15:chartTrackingRefBased/>
  <w15:docId w15:val="{783C484E-24BD-4834-BA5F-2C3BB739C0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cstheme="minorBidi" w:eastAsiaTheme="minorHAnsi" w:hAnsiTheme="minorHAnsi"/>
        <w:sz w:val="22"/>
        <w:szCs w:val="22"/>
        <w:lang w:bidi="ar-SA" w:eastAsia="en-US" w:val="fr-FR"/>
      </w:rPr>
    </w:rPrDefault>
    <w:pPrDefault>
      <w:pPr>
        <w:spacing w:after="160" w:line="259" w:lineRule="auto"/>
      </w:pPr>
    </w:pPrDefault>
  </w:docDefaults>
  <w:latentStyles w:count="375" w:defLockedState="0" w:defQFormat="0" w:defSemiHidden="0" w:defUIPriority="99" w:defUnhideWhenUsed="0">
    <w:lsdException w:name="Normal" w:qFormat="1" w:uiPriority="0"/>
    <w:lsdException w:name="heading 1" w:qFormat="1" w:uiPriority="9"/>
    <w:lsdException w:name="heading 2" w:qFormat="1" w:semiHidden="1" w:uiPriority="9" w:unhideWhenUsed="1"/>
    <w:lsdException w:name="heading 3" w:qFormat="1" w:semiHidden="1" w:uiPriority="9" w:unhideWhenUsed="1"/>
    <w:lsdException w:name="heading 4" w:qFormat="1" w:semiHidden="1" w:uiPriority="9" w:unhideWhenUsed="1"/>
    <w:lsdException w:name="heading 5" w:qFormat="1" w:semiHidden="1" w:uiPriority="9" w:unhideWhenUsed="1"/>
    <w:lsdException w:name="heading 6" w:qFormat="1" w:semiHidden="1" w:uiPriority="9" w:unhideWhenUsed="1"/>
    <w:lsdException w:name="heading 7" w:qFormat="1" w:semiHidden="1" w:uiPriority="9" w:unhideWhenUsed="1"/>
    <w:lsdException w:name="heading 8" w:qFormat="1" w:semiHidden="1" w:uiPriority="9" w:unhideWhenUsed="1"/>
    <w:lsdException w:name="heading 9" w:qFormat="1" w:semiHidden="1" w:uiPriority="9"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qFormat="1"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uiPriority="22"/>
    <w:lsdException w:name="Emphasis" w:qFormat="1"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qFormat="1"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uiPriority="34"/>
    <w:lsdException w:name="Quote" w:qFormat="1" w:uiPriority="29"/>
    <w:lsdException w:name="Intense Quote" w:qFormat="1"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uiPriority="19"/>
    <w:lsdException w:name="Intense Emphasis" w:qFormat="1" w:uiPriority="21"/>
    <w:lsdException w:name="Subtle Reference" w:qFormat="1" w:uiPriority="31"/>
    <w:lsdException w:name="Intense Reference" w:qFormat="1" w:uiPriority="32"/>
    <w:lsdException w:name="Book Title" w:qFormat="1" w:uiPriority="33"/>
    <w:lsdException w:name="Bibliography" w:semiHidden="1" w:uiPriority="37" w:unhideWhenUsed="1"/>
    <w:lsdException w:name="TOC Heading" w:qFormat="1"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default="1" w:styleId="Normal" w:type="paragraph">
    <w:name w:val="Normal"/>
    <w:qFormat/>
  </w:style>
  <w:style w:styleId="Titre2" w:type="paragraph">
    <w:name w:val="heading 2"/>
    <w:basedOn w:val="Normal"/>
    <w:link w:val="Titre2Car"/>
    <w:uiPriority w:val="9"/>
    <w:qFormat/>
    <w:rsid w:val="005103A4"/>
    <w:pPr>
      <w:spacing w:after="100" w:afterAutospacing="1" w:before="100" w:beforeAutospacing="1" w:line="240" w:lineRule="auto"/>
      <w:outlineLvl w:val="1"/>
    </w:pPr>
    <w:rPr>
      <w:rFonts w:ascii="Times New Roman" w:cs="Times New Roman" w:eastAsia="Times New Roman" w:hAnsi="Times New Roman"/>
      <w:b/>
      <w:bCs/>
      <w:sz w:val="36"/>
      <w:szCs w:val="36"/>
      <w:lang w:eastAsia="fr-FR"/>
    </w:rPr>
  </w:style>
  <w:style w:default="1" w:styleId="Policepardfaut" w:type="character">
    <w:name w:val="Default Paragraph Font"/>
    <w:uiPriority w:val="1"/>
    <w:semiHidden/>
    <w:unhideWhenUsed/>
  </w:style>
  <w:style w:default="1" w:styleId="TableauNormal" w:type="table">
    <w:name w:val="Normal Table"/>
    <w:uiPriority w:val="99"/>
    <w:semiHidden/>
    <w:unhideWhenUsed/>
    <w:tblPr>
      <w:tblInd w:type="dxa" w:w="0"/>
      <w:tblCellMar>
        <w:top w:type="dxa" w:w="0"/>
        <w:left w:type="dxa" w:w="108"/>
        <w:bottom w:type="dxa" w:w="0"/>
        <w:right w:type="dxa" w:w="108"/>
      </w:tblCellMar>
    </w:tblPr>
  </w:style>
  <w:style w:default="1" w:styleId="Aucuneliste" w:type="numbering">
    <w:name w:val="No List"/>
    <w:uiPriority w:val="99"/>
    <w:semiHidden/>
    <w:unhideWhenUsed/>
  </w:style>
  <w:style w:customStyle="1" w:styleId="fontstyle01" w:type="character">
    <w:name w:val="fontstyle01"/>
    <w:basedOn w:val="Policepardfaut"/>
    <w:rsid w:val="00AD6F49"/>
    <w:rPr>
      <w:rFonts w:ascii="TimesNewRoman" w:hAnsi="TimesNewRoman" w:hint="default"/>
      <w:b w:val="0"/>
      <w:bCs w:val="0"/>
      <w:i w:val="0"/>
      <w:iCs w:val="0"/>
      <w:color w:val="000000"/>
      <w:sz w:val="22"/>
      <w:szCs w:val="22"/>
    </w:rPr>
  </w:style>
  <w:style w:customStyle="1" w:styleId="fontstyle21" w:type="character">
    <w:name w:val="fontstyle21"/>
    <w:basedOn w:val="Policepardfaut"/>
    <w:rsid w:val="00AD6F49"/>
    <w:rPr>
      <w:rFonts w:ascii="TimesNewRoman" w:hAnsi="TimesNewRoman" w:hint="default"/>
      <w:b/>
      <w:bCs/>
      <w:i w:val="0"/>
      <w:iCs w:val="0"/>
      <w:color w:val="000000"/>
      <w:sz w:val="26"/>
      <w:szCs w:val="26"/>
    </w:rPr>
  </w:style>
  <w:style w:styleId="Paragraphedeliste" w:type="paragraph">
    <w:name w:val="List Paragraph"/>
    <w:basedOn w:val="Normal"/>
    <w:uiPriority w:val="34"/>
    <w:qFormat/>
    <w:rsid w:val="009935F3"/>
    <w:pPr>
      <w:ind w:left="720"/>
      <w:contextualSpacing/>
    </w:pPr>
  </w:style>
  <w:style w:styleId="Sansinterligne" w:type="paragraph">
    <w:name w:val="No Spacing"/>
    <w:uiPriority w:val="1"/>
    <w:qFormat/>
    <w:rsid w:val="003833EB"/>
    <w:pPr>
      <w:spacing w:after="0" w:line="240" w:lineRule="auto"/>
    </w:pPr>
  </w:style>
  <w:style w:styleId="En-tte" w:type="paragraph">
    <w:name w:val="header"/>
    <w:basedOn w:val="Normal"/>
    <w:link w:val="En-tteCar"/>
    <w:uiPriority w:val="99"/>
    <w:unhideWhenUsed/>
    <w:rsid w:val="00CE1DB8"/>
    <w:pPr>
      <w:tabs>
        <w:tab w:pos="4536" w:val="center"/>
        <w:tab w:pos="9072" w:val="right"/>
      </w:tabs>
      <w:spacing w:after="0" w:line="240" w:lineRule="auto"/>
    </w:pPr>
  </w:style>
  <w:style w:customStyle="1" w:styleId="En-tteCar" w:type="character">
    <w:name w:val="En-tête Car"/>
    <w:basedOn w:val="Policepardfaut"/>
    <w:link w:val="En-tte"/>
    <w:uiPriority w:val="99"/>
    <w:rsid w:val="00CE1DB8"/>
  </w:style>
  <w:style w:styleId="Pieddepage" w:type="paragraph">
    <w:name w:val="footer"/>
    <w:basedOn w:val="Normal"/>
    <w:link w:val="PieddepageCar"/>
    <w:uiPriority w:val="99"/>
    <w:unhideWhenUsed/>
    <w:rsid w:val="00CE1DB8"/>
    <w:pPr>
      <w:tabs>
        <w:tab w:pos="4536" w:val="center"/>
        <w:tab w:pos="9072" w:val="right"/>
      </w:tabs>
      <w:spacing w:after="0" w:line="240" w:lineRule="auto"/>
    </w:pPr>
  </w:style>
  <w:style w:customStyle="1" w:styleId="PieddepageCar" w:type="character">
    <w:name w:val="Pied de page Car"/>
    <w:basedOn w:val="Policepardfaut"/>
    <w:link w:val="Pieddepage"/>
    <w:uiPriority w:val="99"/>
    <w:rsid w:val="00CE1DB8"/>
  </w:style>
  <w:style w:styleId="Grilledutableau" w:type="table">
    <w:name w:val="Table Grid"/>
    <w:basedOn w:val="TableauNormal"/>
    <w:uiPriority w:val="59"/>
    <w:rsid w:val="00AA4A30"/>
    <w:pPr>
      <w:spacing w:after="0" w:line="240" w:lineRule="auto"/>
    </w:pPr>
    <w:rPr>
      <w:rFonts w:ascii="Calibri" w:cs="Times New Roman" w:eastAsia="Calibri" w:hAnsi="Calibri"/>
      <w:sz w:val="20"/>
      <w:szCs w:val="20"/>
      <w:lang w:eastAsia="fr-FR"/>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styleId="Retraitcorpsdetexte2" w:type="paragraph">
    <w:name w:val="Body Text Indent 2"/>
    <w:basedOn w:val="Normal"/>
    <w:link w:val="Retraitcorpsdetexte2Car"/>
    <w:rsid w:val="00F47275"/>
    <w:pPr>
      <w:tabs>
        <w:tab w:pos="720" w:val="left"/>
        <w:tab w:pos="1418" w:val="left"/>
        <w:tab w:pos="8496" w:val="left"/>
      </w:tabs>
      <w:spacing w:after="0" w:line="240" w:lineRule="exact"/>
      <w:ind w:left="1134"/>
      <w:jc w:val="both"/>
    </w:pPr>
    <w:rPr>
      <w:rFonts w:ascii="Arial" w:cs="Times New Roman" w:eastAsia="Times New Roman" w:hAnsi="Arial"/>
      <w:i/>
      <w:iCs/>
      <w:color w:val="FF0000"/>
      <w:sz w:val="18"/>
      <w:szCs w:val="20"/>
      <w:u w:val="single"/>
      <w:lang w:eastAsia="fr-FR"/>
    </w:rPr>
  </w:style>
  <w:style w:customStyle="1" w:styleId="Retraitcorpsdetexte2Car" w:type="character">
    <w:name w:val="Retrait corps de texte 2 Car"/>
    <w:basedOn w:val="Policepardfaut"/>
    <w:link w:val="Retraitcorpsdetexte2"/>
    <w:rsid w:val="00F47275"/>
    <w:rPr>
      <w:rFonts w:ascii="Arial" w:cs="Times New Roman" w:eastAsia="Times New Roman" w:hAnsi="Arial"/>
      <w:i/>
      <w:iCs/>
      <w:color w:val="FF0000"/>
      <w:sz w:val="18"/>
      <w:szCs w:val="20"/>
      <w:u w:val="single"/>
      <w:lang w:eastAsia="fr-FR"/>
    </w:rPr>
  </w:style>
  <w:style w:customStyle="1" w:styleId="Bodytext5" w:type="character">
    <w:name w:val="Body text (5)_"/>
    <w:basedOn w:val="Policepardfaut"/>
    <w:link w:val="Bodytext50"/>
    <w:rsid w:val="00EC440E"/>
    <w:rPr>
      <w:rFonts w:ascii="Arial" w:cs="Arial" w:eastAsia="Arial" w:hAnsi="Arial"/>
      <w:i/>
      <w:iCs/>
      <w:sz w:val="19"/>
      <w:szCs w:val="19"/>
      <w:shd w:color="auto" w:fill="FFFFFF" w:val="clear"/>
    </w:rPr>
  </w:style>
  <w:style w:customStyle="1" w:styleId="Bodytext50" w:type="paragraph">
    <w:name w:val="Body text (5)"/>
    <w:basedOn w:val="Normal"/>
    <w:link w:val="Bodytext5"/>
    <w:rsid w:val="00EC440E"/>
    <w:pPr>
      <w:widowControl w:val="0"/>
      <w:shd w:color="auto" w:fill="FFFFFF" w:val="clear"/>
      <w:spacing w:after="260" w:before="260" w:line="212" w:lineRule="exact"/>
      <w:jc w:val="both"/>
    </w:pPr>
    <w:rPr>
      <w:rFonts w:ascii="Arial" w:cs="Arial" w:eastAsia="Arial" w:hAnsi="Arial"/>
      <w:i/>
      <w:iCs/>
      <w:sz w:val="19"/>
      <w:szCs w:val="19"/>
    </w:rPr>
  </w:style>
  <w:style w:customStyle="1" w:styleId="Bodytext2" w:type="character">
    <w:name w:val="Body text (2)_"/>
    <w:basedOn w:val="Policepardfaut"/>
    <w:link w:val="Bodytext20"/>
    <w:rsid w:val="00EC440E"/>
    <w:rPr>
      <w:rFonts w:ascii="Arial" w:cs="Arial" w:eastAsia="Arial" w:hAnsi="Arial"/>
      <w:sz w:val="19"/>
      <w:szCs w:val="19"/>
      <w:shd w:color="auto" w:fill="FFFFFF" w:val="clear"/>
    </w:rPr>
  </w:style>
  <w:style w:customStyle="1" w:styleId="Bodytext20" w:type="paragraph">
    <w:name w:val="Body text (2)"/>
    <w:basedOn w:val="Normal"/>
    <w:link w:val="Bodytext2"/>
    <w:rsid w:val="00EC440E"/>
    <w:pPr>
      <w:widowControl w:val="0"/>
      <w:shd w:color="auto" w:fill="FFFFFF" w:val="clear"/>
      <w:spacing w:after="240" w:before="240" w:line="238" w:lineRule="exact"/>
      <w:ind w:hanging="340"/>
      <w:jc w:val="both"/>
    </w:pPr>
    <w:rPr>
      <w:rFonts w:ascii="Arial" w:cs="Arial" w:eastAsia="Arial" w:hAnsi="Arial"/>
      <w:sz w:val="19"/>
      <w:szCs w:val="19"/>
    </w:rPr>
  </w:style>
  <w:style w:styleId="Notedebasdepage" w:type="paragraph">
    <w:name w:val="footnote text"/>
    <w:basedOn w:val="Normal"/>
    <w:link w:val="NotedebasdepageCar"/>
    <w:semiHidden/>
    <w:rsid w:val="00C87F7D"/>
    <w:pPr>
      <w:spacing w:after="0" w:line="240" w:lineRule="auto"/>
    </w:pPr>
    <w:rPr>
      <w:rFonts w:ascii="Times New Roman" w:cs="Times New Roman" w:eastAsia="Times New Roman" w:hAnsi="Times New Roman"/>
      <w:sz w:val="20"/>
      <w:szCs w:val="20"/>
      <w:lang w:eastAsia="fr-FR"/>
    </w:rPr>
  </w:style>
  <w:style w:customStyle="1" w:styleId="NotedebasdepageCar" w:type="character">
    <w:name w:val="Note de bas de page Car"/>
    <w:basedOn w:val="Policepardfaut"/>
    <w:link w:val="Notedebasdepage"/>
    <w:semiHidden/>
    <w:rsid w:val="00C87F7D"/>
    <w:rPr>
      <w:rFonts w:ascii="Times New Roman" w:cs="Times New Roman" w:eastAsia="Times New Roman" w:hAnsi="Times New Roman"/>
      <w:sz w:val="20"/>
      <w:szCs w:val="20"/>
      <w:lang w:eastAsia="fr-FR"/>
    </w:rPr>
  </w:style>
  <w:style w:styleId="Textedebulles" w:type="paragraph">
    <w:name w:val="Balloon Text"/>
    <w:basedOn w:val="Normal"/>
    <w:link w:val="TextedebullesCar"/>
    <w:uiPriority w:val="99"/>
    <w:semiHidden/>
    <w:unhideWhenUsed/>
    <w:rsid w:val="00616396"/>
    <w:pPr>
      <w:spacing w:after="0" w:line="240" w:lineRule="auto"/>
    </w:pPr>
    <w:rPr>
      <w:rFonts w:ascii="Segoe UI" w:cs="Segoe UI" w:hAnsi="Segoe UI"/>
      <w:sz w:val="18"/>
      <w:szCs w:val="18"/>
    </w:rPr>
  </w:style>
  <w:style w:customStyle="1" w:styleId="TextedebullesCar" w:type="character">
    <w:name w:val="Texte de bulles Car"/>
    <w:basedOn w:val="Policepardfaut"/>
    <w:link w:val="Textedebulles"/>
    <w:uiPriority w:val="99"/>
    <w:semiHidden/>
    <w:rsid w:val="00616396"/>
    <w:rPr>
      <w:rFonts w:ascii="Segoe UI" w:cs="Segoe UI" w:hAnsi="Segoe UI"/>
      <w:sz w:val="18"/>
      <w:szCs w:val="18"/>
    </w:rPr>
  </w:style>
  <w:style w:styleId="NormalWeb" w:type="paragraph">
    <w:name w:val="Normal (Web)"/>
    <w:basedOn w:val="Normal"/>
    <w:uiPriority w:val="99"/>
    <w:unhideWhenUsed/>
    <w:rsid w:val="005675A4"/>
    <w:pPr>
      <w:spacing w:after="100" w:afterAutospacing="1" w:before="100" w:beforeAutospacing="1" w:line="240" w:lineRule="auto"/>
    </w:pPr>
    <w:rPr>
      <w:rFonts w:ascii="Times New Roman" w:cs="Times New Roman" w:eastAsia="Times New Roman" w:hAnsi="Times New Roman"/>
      <w:sz w:val="24"/>
      <w:szCs w:val="24"/>
      <w:lang w:eastAsia="fr-FR"/>
    </w:rPr>
  </w:style>
  <w:style w:customStyle="1" w:styleId="chevronjouvecontainer1" w:type="character">
    <w:name w:val="chevronjouvecontainer1"/>
    <w:rsid w:val="003D7008"/>
  </w:style>
  <w:style w:customStyle="1" w:styleId="textegras" w:type="character">
    <w:name w:val="textegras"/>
    <w:basedOn w:val="Policepardfaut"/>
    <w:rsid w:val="003D7008"/>
  </w:style>
  <w:style w:customStyle="1" w:styleId="tiart2" w:type="character">
    <w:name w:val="tiart2"/>
    <w:basedOn w:val="Policepardfaut"/>
    <w:rsid w:val="003D7008"/>
  </w:style>
  <w:style w:styleId="Lienhypertexte" w:type="character">
    <w:name w:val="Hyperlink"/>
    <w:basedOn w:val="Policepardfaut"/>
    <w:uiPriority w:val="99"/>
    <w:unhideWhenUsed/>
    <w:rsid w:val="000A7CB4"/>
    <w:rPr>
      <w:color w:val="0000FF"/>
      <w:u w:val="single"/>
    </w:rPr>
  </w:style>
  <w:style w:styleId="Marquedecommentaire" w:type="character">
    <w:name w:val="annotation reference"/>
    <w:basedOn w:val="Policepardfaut"/>
    <w:uiPriority w:val="99"/>
    <w:semiHidden/>
    <w:unhideWhenUsed/>
    <w:rsid w:val="00CB351E"/>
    <w:rPr>
      <w:sz w:val="16"/>
      <w:szCs w:val="16"/>
    </w:rPr>
  </w:style>
  <w:style w:styleId="Commentaire" w:type="paragraph">
    <w:name w:val="annotation text"/>
    <w:basedOn w:val="Normal"/>
    <w:link w:val="CommentaireCar"/>
    <w:uiPriority w:val="99"/>
    <w:unhideWhenUsed/>
    <w:rsid w:val="00CB351E"/>
    <w:pPr>
      <w:spacing w:line="240" w:lineRule="auto"/>
    </w:pPr>
    <w:rPr>
      <w:sz w:val="20"/>
      <w:szCs w:val="20"/>
    </w:rPr>
  </w:style>
  <w:style w:customStyle="1" w:styleId="CommentaireCar" w:type="character">
    <w:name w:val="Commentaire Car"/>
    <w:basedOn w:val="Policepardfaut"/>
    <w:link w:val="Commentaire"/>
    <w:uiPriority w:val="99"/>
    <w:rsid w:val="00CB351E"/>
    <w:rPr>
      <w:sz w:val="20"/>
      <w:szCs w:val="20"/>
    </w:rPr>
  </w:style>
  <w:style w:styleId="Objetducommentaire" w:type="paragraph">
    <w:name w:val="annotation subject"/>
    <w:basedOn w:val="Commentaire"/>
    <w:next w:val="Commentaire"/>
    <w:link w:val="ObjetducommentaireCar"/>
    <w:uiPriority w:val="99"/>
    <w:semiHidden/>
    <w:unhideWhenUsed/>
    <w:rsid w:val="00CB351E"/>
    <w:rPr>
      <w:b/>
      <w:bCs/>
    </w:rPr>
  </w:style>
  <w:style w:customStyle="1" w:styleId="ObjetducommentaireCar" w:type="character">
    <w:name w:val="Objet du commentaire Car"/>
    <w:basedOn w:val="CommentaireCar"/>
    <w:link w:val="Objetducommentaire"/>
    <w:uiPriority w:val="99"/>
    <w:semiHidden/>
    <w:rsid w:val="00CB351E"/>
    <w:rPr>
      <w:b/>
      <w:bCs/>
      <w:sz w:val="20"/>
      <w:szCs w:val="20"/>
    </w:rPr>
  </w:style>
  <w:style w:customStyle="1" w:styleId="Titre2Car" w:type="character">
    <w:name w:val="Titre 2 Car"/>
    <w:basedOn w:val="Policepardfaut"/>
    <w:link w:val="Titre2"/>
    <w:uiPriority w:val="9"/>
    <w:rsid w:val="005103A4"/>
    <w:rPr>
      <w:rFonts w:ascii="Times New Roman" w:cs="Times New Roman" w:eastAsia="Times New Roman" w:hAnsi="Times New Roman"/>
      <w:b/>
      <w:bCs/>
      <w:sz w:val="36"/>
      <w:szCs w:val="36"/>
      <w:lang w:eastAsia="fr-FR"/>
    </w:rPr>
  </w:style>
  <w:style w:customStyle="1" w:styleId="Date1" w:type="paragraph">
    <w:name w:val="Date1"/>
    <w:basedOn w:val="Normal"/>
    <w:rsid w:val="005103A4"/>
    <w:pPr>
      <w:spacing w:after="100" w:afterAutospacing="1" w:before="100" w:beforeAutospacing="1" w:line="240" w:lineRule="auto"/>
    </w:pPr>
    <w:rPr>
      <w:rFonts w:ascii="Times New Roman" w:cs="Times New Roman" w:eastAsia="Times New Roman" w:hAnsi="Times New Roman"/>
      <w:sz w:val="24"/>
      <w:szCs w:val="24"/>
      <w:lang w:eastAsia="fr-FR"/>
    </w:rPr>
  </w:style>
  <w:style w:customStyle="1" w:styleId="txt" w:type="character">
    <w:name w:val="txt"/>
    <w:basedOn w:val="Policepardfaut"/>
    <w:rsid w:val="00F74376"/>
  </w:style>
  <w:style w:customStyle="1" w:styleId="qw-refdoc" w:type="character">
    <w:name w:val="qw-refdoc"/>
    <w:basedOn w:val="Policepardfaut"/>
    <w:rsid w:val="00F74376"/>
  </w:style>
  <w:style w:customStyle="1" w:styleId="Default" w:type="paragraph">
    <w:name w:val="Default"/>
    <w:rsid w:val="00F74376"/>
    <w:pPr>
      <w:autoSpaceDE w:val="0"/>
      <w:autoSpaceDN w:val="0"/>
      <w:adjustRightInd w:val="0"/>
      <w:spacing w:after="0" w:line="240" w:lineRule="auto"/>
    </w:pPr>
    <w:rPr>
      <w:rFonts w:ascii="Trebuchet MS" w:cs="Trebuchet MS" w:hAnsi="Trebuchet MS"/>
      <w:color w:val="00000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9939473">
      <w:bodyDiv w:val="1"/>
      <w:marLeft w:val="0"/>
      <w:marRight w:val="0"/>
      <w:marTop w:val="0"/>
      <w:marBottom w:val="0"/>
      <w:divBdr>
        <w:top w:val="none" w:sz="0" w:space="0" w:color="auto"/>
        <w:left w:val="none" w:sz="0" w:space="0" w:color="auto"/>
        <w:bottom w:val="none" w:sz="0" w:space="0" w:color="auto"/>
        <w:right w:val="none" w:sz="0" w:space="0" w:color="auto"/>
      </w:divBdr>
    </w:div>
    <w:div w:id="437212374">
      <w:bodyDiv w:val="1"/>
      <w:marLeft w:val="0"/>
      <w:marRight w:val="0"/>
      <w:marTop w:val="0"/>
      <w:marBottom w:val="0"/>
      <w:divBdr>
        <w:top w:val="none" w:sz="0" w:space="0" w:color="auto"/>
        <w:left w:val="none" w:sz="0" w:space="0" w:color="auto"/>
        <w:bottom w:val="none" w:sz="0" w:space="0" w:color="auto"/>
        <w:right w:val="none" w:sz="0" w:space="0" w:color="auto"/>
      </w:divBdr>
    </w:div>
    <w:div w:id="505753492">
      <w:bodyDiv w:val="1"/>
      <w:marLeft w:val="0"/>
      <w:marRight w:val="0"/>
      <w:marTop w:val="0"/>
      <w:marBottom w:val="0"/>
      <w:divBdr>
        <w:top w:val="none" w:sz="0" w:space="0" w:color="auto"/>
        <w:left w:val="none" w:sz="0" w:space="0" w:color="auto"/>
        <w:bottom w:val="none" w:sz="0" w:space="0" w:color="auto"/>
        <w:right w:val="none" w:sz="0" w:space="0" w:color="auto"/>
      </w:divBdr>
    </w:div>
    <w:div w:id="1031763828">
      <w:bodyDiv w:val="1"/>
      <w:marLeft w:val="0"/>
      <w:marRight w:val="0"/>
      <w:marTop w:val="0"/>
      <w:marBottom w:val="0"/>
      <w:divBdr>
        <w:top w:val="none" w:sz="0" w:space="0" w:color="auto"/>
        <w:left w:val="none" w:sz="0" w:space="0" w:color="auto"/>
        <w:bottom w:val="none" w:sz="0" w:space="0" w:color="auto"/>
        <w:right w:val="none" w:sz="0" w:space="0" w:color="auto"/>
      </w:divBdr>
    </w:div>
    <w:div w:id="171719699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no"?><Relationships xmlns="http://schemas.openxmlformats.org/package/2006/relationships"><Relationship Id="rId1" Target="../customXml/item1.xml" Type="http://schemas.openxmlformats.org/officeDocument/2006/relationships/customXml"/><Relationship Id="rId10" Target="footer1.xml" Type="http://schemas.openxmlformats.org/officeDocument/2006/relationships/footer"/><Relationship Id="rId11" Target="header3.xml" Type="http://schemas.openxmlformats.org/officeDocument/2006/relationships/header"/><Relationship Id="rId12" Target="fontTable.xml" Type="http://schemas.openxmlformats.org/officeDocument/2006/relationships/fontTable"/><Relationship Id="rId13" Target="people.xml" Type="http://schemas.microsoft.com/office/2011/relationships/people"/><Relationship Id="rId14" Target="theme/theme1.xml" Type="http://schemas.openxmlformats.org/officeDocument/2006/relationships/theme"/><Relationship Id="rId2" Target="numbering.xml" Type="http://schemas.openxmlformats.org/officeDocument/2006/relationships/numbering"/><Relationship Id="rId3" Target="styles.xml" Type="http://schemas.openxmlformats.org/officeDocument/2006/relationships/styles"/><Relationship Id="rId4" Target="settings.xml" Type="http://schemas.openxmlformats.org/officeDocument/2006/relationships/settings"/><Relationship Id="rId5" Target="webSettings.xml" Type="http://schemas.openxmlformats.org/officeDocument/2006/relationships/webSettings"/><Relationship Id="rId6" Target="footnotes.xml" Type="http://schemas.openxmlformats.org/officeDocument/2006/relationships/footnotes"/><Relationship Id="rId7" Target="endnotes.xml" Type="http://schemas.openxmlformats.org/officeDocument/2006/relationships/endnotes"/><Relationship Id="rId8" Target="header1.xml" Type="http://schemas.openxmlformats.org/officeDocument/2006/relationships/header"/><Relationship Id="rId9" Target="header2.xml" Type="http://schemas.openxmlformats.org/officeDocument/2006/relationships/header"/></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no"?><Relationships xmlns="http://schemas.openxmlformats.org/package/2006/relationships"><Relationship Id="rId1" Target="itemProps1.xml" Type="http://schemas.openxmlformats.org/officeDocument/2006/relationships/customXmlProps"/></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7978B68-CC09-4FE6-BF19-4394A1F7110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1316</TotalTime>
  <Pages>9</Pages>
  <Words>2892</Words>
  <Characters>15909</Characters>
  <Application>Microsoft Office Word</Application>
  <DocSecurity>0</DocSecurity>
  <Lines>132</Lines>
  <Paragraphs>37</Paragraphs>
  <ScaleCrop>false</ScaleCrop>
  <HeadingPairs>
    <vt:vector baseType="variant" size="2">
      <vt:variant>
        <vt:lpstr>Titre</vt:lpstr>
      </vt:variant>
      <vt:variant>
        <vt:i4>1</vt:i4>
      </vt:variant>
    </vt:vector>
  </HeadingPairs>
  <TitlesOfParts>
    <vt:vector baseType="lpstr" size="1">
      <vt:lpstr/>
    </vt:vector>
  </TitlesOfParts>
  <Company/>
  <LinksUpToDate>false</LinksUpToDate>
  <CharactersWithSpaces>18764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2019-02-20T15:33:00Z</dcterms:created>
  <cp:lastPrinted>2022-11-30T11:12:00Z</cp:lastPrinted>
  <dcterms:modified xsi:type="dcterms:W3CDTF">2022-12-12T16:35:00Z</dcterms:modified>
  <cp:revision>115</cp:revision>
</cp:coreProperties>
</file>