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both"/>
        <w:rPr>
          <w:rFonts w:eastAsia="Times New Roman"/>
          <w:b/>
          <w:b/>
          <w:szCs w:val="24"/>
          <w:lang w:eastAsia="fr-FR"/>
        </w:rPr>
      </w:pPr>
      <w:r>
        <w:rPr>
          <w:rFonts w:eastAsia="Times New Roman"/>
          <w:b/>
          <w:szCs w:val="24"/>
          <w:lang w:eastAsia="fr-FR"/>
        </w:rPr>
      </w:r>
    </w:p>
    <w:p>
      <w:pPr>
        <w:pStyle w:val="Normal"/>
        <w:spacing w:lineRule="auto" w:line="240" w:before="0" w:after="0"/>
        <w:jc w:val="both"/>
        <w:rPr>
          <w:rFonts w:eastAsia="Times New Roman"/>
          <w:b/>
          <w:b/>
          <w:szCs w:val="24"/>
          <w:lang w:eastAsia="fr-FR"/>
        </w:rPr>
      </w:pPr>
      <w:r>
        <w:rPr>
          <w:rFonts w:eastAsia="Times New Roman"/>
          <w:b/>
          <w:szCs w:val="24"/>
          <w:lang w:eastAsia="fr-FR"/>
        </w:rPr>
      </w:r>
    </w:p>
    <w:p>
      <w:pPr>
        <w:pStyle w:val="Normal"/>
        <w:pBdr>
          <w:top w:val="single" w:sz="4" w:space="1" w:color="000000"/>
          <w:left w:val="single" w:sz="4" w:space="4" w:color="000000"/>
          <w:bottom w:val="single" w:sz="4" w:space="1" w:color="000000"/>
          <w:right w:val="single" w:sz="4" w:space="4" w:color="000000"/>
        </w:pBdr>
        <w:spacing w:lineRule="auto" w:line="240" w:before="0" w:after="0"/>
        <w:jc w:val="center"/>
        <w:rPr>
          <w:rFonts w:eastAsia="Times New Roman"/>
          <w:b/>
          <w:b/>
          <w:szCs w:val="24"/>
          <w:lang w:eastAsia="fr-FR"/>
        </w:rPr>
      </w:pPr>
      <w:r>
        <w:rPr>
          <w:rFonts w:eastAsia="Times New Roman"/>
          <w:b/>
          <w:szCs w:val="24"/>
          <w:lang w:eastAsia="fr-FR"/>
        </w:rPr>
        <w:t>ACCORD COLLECTIF RELATIF A LA MISE EN PLACE D’UNE ORGANISATION PLURI-HEBDOMADAIRES AU SEIN DE L’ETABLISSEMENT « DES CIMES AUX GAVES », site de Mourenx/Artix PDC</w:t>
      </w:r>
    </w:p>
    <w:p>
      <w:pPr>
        <w:pStyle w:val="Normal"/>
        <w:spacing w:lineRule="auto" w:line="240" w:before="0" w:after="0"/>
        <w:jc w:val="both"/>
        <w:rPr>
          <w:rFonts w:eastAsia="Times New Roman"/>
          <w:b/>
          <w:b/>
          <w:szCs w:val="24"/>
          <w:lang w:eastAsia="fr-FR"/>
        </w:rPr>
      </w:pPr>
      <w:r>
        <w:rPr>
          <w:rFonts w:eastAsia="Times New Roman"/>
          <w:b/>
          <w:szCs w:val="24"/>
          <w:lang w:eastAsia="fr-FR"/>
        </w:rPr>
      </w:r>
    </w:p>
    <w:p>
      <w:pPr>
        <w:pStyle w:val="Normal"/>
        <w:spacing w:lineRule="auto" w:line="240" w:before="0" w:after="0"/>
        <w:jc w:val="both"/>
        <w:rPr/>
      </w:pPr>
      <w:r>
        <w:rPr>
          <w:rFonts w:eastAsia="Times New Roman"/>
          <w:szCs w:val="24"/>
          <w:lang w:eastAsia="fr-FR"/>
        </w:rPr>
        <w:t>Le présent accord est signé dans le respect des dispositions conventionnelles (notamment de l’Accord cadre de La Poste du 17 février 1999 sur le dispositif d’application de l’aménagement et de la réduction du temps de travail) et légales en vigueur.</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Entre les soussignés,</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r>
    </w:p>
    <w:p>
      <w:pPr>
        <w:pStyle w:val="Normal"/>
        <w:spacing w:lineRule="auto" w:line="240" w:before="0" w:after="0"/>
        <w:jc w:val="both"/>
        <w:rPr/>
      </w:pPr>
      <w:r>
        <w:rPr>
          <w:rFonts w:eastAsia="Times New Roman"/>
          <w:color w:val="000000"/>
          <w:szCs w:val="24"/>
          <w:lang w:eastAsia="fr-FR"/>
        </w:rPr>
        <w:t>La SA La Poste prise en son établissement « Des Cimes aux Gaves », site de Mourenx PDC situé 1 rue Raoul FOLLEREAU 64 150 MOURENX et Artix PDC situé 50 place du Général de Gaulle 64 170 ARTIX, représentée par Monsieur … en sa qualité</w:t>
      </w:r>
      <w:r>
        <w:rPr>
          <w:rFonts w:eastAsia="Times New Roman"/>
          <w:szCs w:val="24"/>
          <w:lang w:eastAsia="fr-FR"/>
        </w:rPr>
        <w:t xml:space="preserve"> de Directeur d’établissement,</w:t>
      </w:r>
    </w:p>
    <w:p>
      <w:pPr>
        <w:pStyle w:val="Normal"/>
        <w:tabs>
          <w:tab w:val="left" w:pos="6301" w:leader="none"/>
        </w:tabs>
        <w:spacing w:lineRule="auto" w:line="240" w:before="0" w:after="0"/>
        <w:jc w:val="both"/>
        <w:rPr>
          <w:rFonts w:eastAsia="Times New Roman"/>
          <w:szCs w:val="24"/>
          <w:lang w:eastAsia="fr-FR"/>
        </w:rPr>
      </w:pPr>
      <w:r>
        <w:rPr>
          <w:rFonts w:eastAsia="Times New Roman"/>
          <w:szCs w:val="24"/>
          <w:lang w:eastAsia="fr-FR"/>
        </w:rPr>
        <w:tab/>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D'une part,</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Et les organisations syndicales suivantes représentées respectivement, par :</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M………………………………………………………… mandaté par le syndicat ……</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M………………………………………………………… mandaté par le syndicat ……</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M………………………………………………………..  mandaté par le syndicat ……</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M……………………………………………………….   mandaté par le syndicat ……</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r>
    </w:p>
    <w:p>
      <w:pPr>
        <w:pStyle w:val="Normal"/>
        <w:spacing w:lineRule="auto" w:line="240" w:before="0" w:after="0"/>
        <w:jc w:val="both"/>
        <w:rPr>
          <w:rFonts w:eastAsia="Times New Roman"/>
          <w:i/>
          <w:i/>
          <w:color w:val="000000"/>
          <w:szCs w:val="24"/>
          <w:lang w:eastAsia="fr-FR"/>
        </w:rPr>
      </w:pPr>
      <w:r>
        <w:rPr>
          <w:rFonts w:eastAsia="Times New Roman"/>
          <w:i/>
          <w:color w:val="000000"/>
          <w:szCs w:val="24"/>
          <w:lang w:eastAsia="fr-FR"/>
        </w:rPr>
      </w:r>
    </w:p>
    <w:p>
      <w:pPr>
        <w:pStyle w:val="Normal"/>
        <w:spacing w:lineRule="auto" w:line="240" w:before="0" w:after="0"/>
        <w:jc w:val="both"/>
        <w:rPr>
          <w:rFonts w:eastAsia="Times New Roman"/>
          <w:i/>
          <w:i/>
          <w:color w:val="000000"/>
          <w:szCs w:val="24"/>
          <w:lang w:eastAsia="fr-FR"/>
        </w:rPr>
      </w:pPr>
      <w:r>
        <w:rPr>
          <w:rFonts w:eastAsia="Times New Roman"/>
          <w:i/>
          <w:color w:val="000000"/>
          <w:szCs w:val="24"/>
          <w:lang w:eastAsia="fr-FR"/>
        </w:rPr>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D’autre part,</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r>
    </w:p>
    <w:p>
      <w:pPr>
        <w:pStyle w:val="Normal"/>
        <w:spacing w:lineRule="auto" w:line="240" w:before="0" w:after="0"/>
        <w:jc w:val="both"/>
        <w:rPr>
          <w:rFonts w:eastAsia="Times New Roman"/>
          <w:b/>
          <w:b/>
          <w:color w:val="000000"/>
          <w:szCs w:val="24"/>
          <w:u w:val="single"/>
          <w:lang w:eastAsia="fr-FR"/>
        </w:rPr>
      </w:pPr>
      <w:r>
        <w:rPr>
          <w:rFonts w:eastAsia="Times New Roman"/>
          <w:b/>
          <w:color w:val="000000"/>
          <w:szCs w:val="24"/>
          <w:u w:val="single"/>
          <w:lang w:eastAsia="fr-FR"/>
        </w:rPr>
        <w:t>PREAMBULE :</w:t>
      </w:r>
    </w:p>
    <w:p>
      <w:pPr>
        <w:pStyle w:val="Normal"/>
        <w:spacing w:lineRule="auto" w:line="240" w:before="0" w:after="0"/>
        <w:jc w:val="both"/>
        <w:rPr>
          <w:rFonts w:eastAsia="Times New Roman"/>
          <w:b/>
          <w:b/>
          <w:color w:val="000000"/>
          <w:szCs w:val="24"/>
          <w:u w:val="single"/>
          <w:lang w:eastAsia="fr-FR"/>
        </w:rPr>
      </w:pPr>
      <w:r>
        <w:rPr>
          <w:rFonts w:eastAsia="Times New Roman"/>
          <w:b/>
          <w:color w:val="000000"/>
          <w:szCs w:val="24"/>
          <w:u w:val="single"/>
          <w:lang w:eastAsia="fr-FR"/>
        </w:rPr>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La signature du présent accord ne constitue pas, pour les organisations syndicales signataires, une approbation implicite ou explicite des projets d’évolution de La Poste, ni de leurs conséquences.</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L’objet de cet accord est de déterminer avec les partenaires sociaux l’organisation du temps de travail de l’établissement « Des Cimes aux Gaves » en son site de Mourenx/Artix.</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r>
    </w:p>
    <w:p>
      <w:pPr>
        <w:pStyle w:val="Normal"/>
        <w:spacing w:lineRule="auto" w:line="240" w:before="0" w:after="0"/>
        <w:jc w:val="both"/>
        <w:rPr/>
      </w:pPr>
      <w:r>
        <w:rPr>
          <w:rFonts w:eastAsia="Times New Roman"/>
          <w:color w:val="000000"/>
          <w:szCs w:val="24"/>
          <w:lang w:eastAsia="fr-FR"/>
        </w:rPr>
        <w:t>Il contient notamment la période de référence appliquée dans l’établissement « Des Cimes aux Gaves » en son site de Mourenx/Artix et les règles applicables en matière de décompte des heures supplémentaires.</w:t>
      </w:r>
    </w:p>
    <w:p>
      <w:pPr>
        <w:pStyle w:val="Normal"/>
        <w:spacing w:lineRule="auto" w:line="240" w:before="0" w:after="0"/>
        <w:jc w:val="both"/>
        <w:rPr>
          <w:rFonts w:eastAsia="Times New Roman"/>
          <w:bCs/>
          <w:color w:val="000000"/>
          <w:szCs w:val="24"/>
          <w:lang w:eastAsia="fr-FR"/>
        </w:rPr>
      </w:pPr>
      <w:r>
        <w:rPr>
          <w:rFonts w:eastAsia="Times New Roman"/>
          <w:bCs/>
          <w:color w:val="000000"/>
          <w:szCs w:val="24"/>
          <w:lang w:eastAsia="fr-FR"/>
        </w:rPr>
      </w:r>
    </w:p>
    <w:p>
      <w:pPr>
        <w:pStyle w:val="Normal"/>
        <w:spacing w:lineRule="auto" w:line="240" w:before="0" w:after="0"/>
        <w:jc w:val="both"/>
        <w:rPr>
          <w:rFonts w:eastAsia="Times New Roman"/>
          <w:bCs/>
          <w:szCs w:val="24"/>
          <w:lang w:eastAsia="fr-FR"/>
        </w:rPr>
      </w:pPr>
      <w:r>
        <w:rPr>
          <w:rFonts w:eastAsia="Times New Roman"/>
          <w:bCs/>
          <w:color w:val="000000"/>
          <w:szCs w:val="24"/>
          <w:lang w:eastAsia="fr-FR"/>
        </w:rPr>
        <w:t>Il est convenu ce qui suit, étant précisé que le projet de texte a été soumis à la c</w:t>
      </w:r>
      <w:r>
        <w:rPr>
          <w:rFonts w:eastAsia="Times New Roman"/>
          <w:bCs/>
          <w:szCs w:val="24"/>
          <w:lang w:eastAsia="fr-FR"/>
        </w:rPr>
        <w:t>onsultation du CHSCT en date du 16 octobre 2019 et du Comité Technique en date du 21 octobre 2019.</w:t>
      </w:r>
    </w:p>
    <w:p>
      <w:pPr>
        <w:pStyle w:val="Normal"/>
        <w:spacing w:lineRule="auto" w:line="240" w:before="0" w:after="0"/>
        <w:jc w:val="both"/>
        <w:rPr>
          <w:rFonts w:eastAsia="Times New Roman"/>
          <w:bCs/>
          <w:szCs w:val="24"/>
          <w:lang w:eastAsia="fr-FR"/>
        </w:rPr>
      </w:pPr>
      <w:r>
        <w:rPr>
          <w:rFonts w:eastAsia="Times New Roman"/>
          <w:bCs/>
          <w:szCs w:val="24"/>
          <w:lang w:eastAsia="fr-FR"/>
        </w:rPr>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t xml:space="preserve">Article 1: Champ d’application </w:t>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t>Le présent accord mettant en place une organisation du temps de travail sur plusieurs semaines est applicable au personnel, fonctionnaires, salariés et ACO de droit public, affecté à la Distribution et à la Cabine des sites de Mourenx et Artix.</w:t>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 xml:space="preserve">Il est convenu que le régime de travail mis en place dans le cadre du présent accord et prévu pour le personnel sus-visé, se substitue aux anciens régimes de travail résultant d’accord, d’engagements unilatéraux et d’usage(s) jusqu’alors en vigueur pour les sites de Mourenx et Artix.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L’organisation du temps de travail instituée par le présent accord est strictement liée aux sites de Mourenx et Artix,  pris en tant qu’entité géographique. Elle n’est applicable pour l’activité susvisée que si celle-ci est exercée sur les sites de Mourenx et Artix.</w:t>
      </w:r>
    </w:p>
    <w:p>
      <w:pPr>
        <w:pStyle w:val="Normal"/>
        <w:spacing w:lineRule="auto" w:line="240" w:before="0" w:after="0"/>
        <w:jc w:val="both"/>
        <w:rPr>
          <w:rFonts w:eastAsia="Times New Roman"/>
          <w:iCs/>
          <w:szCs w:val="24"/>
          <w:lang w:eastAsia="fr-FR"/>
        </w:rPr>
      </w:pPr>
      <w:r>
        <w:rPr>
          <w:rFonts w:eastAsia="Times New Roman"/>
          <w:iCs/>
          <w:szCs w:val="24"/>
          <w:lang w:eastAsia="fr-FR"/>
        </w:rPr>
      </w:r>
    </w:p>
    <w:p>
      <w:pPr>
        <w:pStyle w:val="Normal"/>
        <w:spacing w:lineRule="auto" w:line="240" w:before="0" w:after="0"/>
        <w:jc w:val="both"/>
        <w:rPr>
          <w:rFonts w:eastAsia="Times New Roman"/>
          <w:b/>
          <w:b/>
          <w:bCs/>
          <w:iCs/>
          <w:szCs w:val="19"/>
          <w:u w:val="single"/>
          <w:lang w:eastAsia="fr-FR"/>
        </w:rPr>
      </w:pPr>
      <w:r>
        <w:rPr>
          <w:rFonts w:eastAsia="Times New Roman"/>
          <w:b/>
          <w:bCs/>
          <w:iCs/>
          <w:szCs w:val="19"/>
          <w:u w:val="single"/>
          <w:lang w:eastAsia="fr-FR"/>
        </w:rPr>
      </w:r>
    </w:p>
    <w:p>
      <w:pPr>
        <w:pStyle w:val="Normal"/>
        <w:spacing w:lineRule="auto" w:line="240" w:before="0" w:after="0"/>
        <w:jc w:val="both"/>
        <w:rPr>
          <w:rFonts w:eastAsia="Times New Roman"/>
          <w:b/>
          <w:b/>
          <w:szCs w:val="24"/>
          <w:lang w:eastAsia="fr-FR"/>
        </w:rPr>
      </w:pPr>
      <w:r>
        <w:rPr>
          <w:rFonts w:eastAsia="Times New Roman"/>
          <w:b/>
          <w:bCs/>
          <w:szCs w:val="19"/>
          <w:u w:val="single"/>
          <w:lang w:eastAsia="fr-FR"/>
        </w:rPr>
        <w:t>Article 2 : Durée du travail</w:t>
      </w:r>
    </w:p>
    <w:p>
      <w:pPr>
        <w:pStyle w:val="Normal"/>
        <w:spacing w:lineRule="auto" w:line="240" w:before="0" w:after="0"/>
        <w:jc w:val="both"/>
        <w:rPr>
          <w:rFonts w:eastAsia="Times New Roman"/>
          <w:b/>
          <w:b/>
          <w:bCs/>
          <w:i/>
          <w:i/>
          <w:szCs w:val="19"/>
          <w:u w:val="single"/>
          <w:lang w:eastAsia="fr-FR"/>
        </w:rPr>
      </w:pPr>
      <w:r>
        <w:rPr>
          <w:rFonts w:eastAsia="Times New Roman"/>
          <w:b/>
          <w:bCs/>
          <w:i/>
          <w:szCs w:val="19"/>
          <w:u w:val="single"/>
          <w:lang w:eastAsia="fr-FR"/>
        </w:rPr>
      </w:r>
    </w:p>
    <w:p>
      <w:pPr>
        <w:pStyle w:val="Normal"/>
        <w:spacing w:lineRule="auto" w:line="240" w:before="0" w:after="0"/>
        <w:jc w:val="both"/>
        <w:rPr/>
      </w:pPr>
      <w:r>
        <w:rPr>
          <w:rFonts w:eastAsia="Times New Roman"/>
          <w:szCs w:val="24"/>
          <w:lang w:eastAsia="fr-FR"/>
        </w:rPr>
        <w:t>La durée de travail applicable au personnel visé à l’article 1, conformément à l’accord cadre du 17 février 1999 et des articles L.3121-41 et suivants et notamment L. 3121-44 du code du travail, est de 35 heures hebdomadaires en moyenne calculée sur la période définie par l’article 3 du présent accord.</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t>Article 3 : Aménagement du temps de travail</w:t>
      </w:r>
    </w:p>
    <w:p>
      <w:pPr>
        <w:pStyle w:val="Normal"/>
        <w:spacing w:lineRule="auto" w:line="240" w:before="0" w:after="0"/>
        <w:jc w:val="both"/>
        <w:rPr>
          <w:rFonts w:eastAsia="Times New Roman"/>
          <w:b/>
          <w:b/>
          <w:bCs/>
          <w:szCs w:val="24"/>
          <w:u w:val="single"/>
          <w:lang w:eastAsia="fr-FR"/>
        </w:rPr>
      </w:pPr>
      <w:r>
        <w:rPr>
          <w:rFonts w:eastAsia="Times New Roman"/>
          <w:b/>
          <w:bCs/>
          <w:szCs w:val="24"/>
          <w:u w:val="single"/>
          <w:lang w:eastAsia="fr-FR"/>
        </w:rPr>
      </w:r>
    </w:p>
    <w:p>
      <w:pPr>
        <w:pStyle w:val="Normal"/>
        <w:numPr>
          <w:ilvl w:val="0"/>
          <w:numId w:val="2"/>
        </w:numPr>
        <w:spacing w:lineRule="auto" w:line="240" w:before="0" w:after="0"/>
        <w:jc w:val="both"/>
        <w:rPr/>
      </w:pPr>
      <w:r>
        <w:rPr>
          <w:rFonts w:eastAsia="Times New Roman"/>
          <w:szCs w:val="24"/>
          <w:lang w:eastAsia="fr-FR"/>
        </w:rPr>
        <w:t>Sur le site d’</w:t>
      </w:r>
      <w:r>
        <w:rPr>
          <w:rFonts w:eastAsia="Times New Roman"/>
          <w:b/>
          <w:szCs w:val="24"/>
          <w:lang w:eastAsia="fr-FR"/>
        </w:rPr>
        <w:t>ARTIX PDC</w:t>
      </w:r>
      <w:r>
        <w:rPr>
          <w:rFonts w:eastAsia="Times New Roman"/>
          <w:szCs w:val="24"/>
          <w:lang w:eastAsia="fr-FR"/>
        </w:rPr>
        <w:t>, la durée de travail définie à l’article 2 du présent accord est répartie dans le cadre d’une période de référence de 2 semaines.</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 xml:space="preserve">Sur la durée totale de la période de 2 semaines, les agents travaillent en moyenne 35 heures sur chaque période.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pPr>
      <w:r>
        <w:rPr>
          <w:rFonts w:eastAsia="Times New Roman"/>
          <w:szCs w:val="24"/>
          <w:lang w:eastAsia="fr-FR"/>
        </w:rPr>
        <w:t xml:space="preserve">Le temps de travail est réparti selon les modalités suivantes : </w:t>
      </w:r>
    </w:p>
    <w:p>
      <w:pPr>
        <w:pStyle w:val="Normal"/>
        <w:spacing w:lineRule="auto" w:line="240" w:before="0" w:after="0"/>
        <w:jc w:val="both"/>
        <w:rPr>
          <w:rFonts w:eastAsia="Times New Roman"/>
          <w:i/>
          <w:i/>
          <w:szCs w:val="24"/>
          <w:lang w:eastAsia="fr-FR"/>
        </w:rPr>
      </w:pPr>
      <w:r>
        <w:rPr>
          <w:rFonts w:eastAsia="Times New Roman"/>
          <w:i/>
          <w:szCs w:val="24"/>
          <w:lang w:eastAsia="fr-FR"/>
        </w:rPr>
      </w:r>
    </w:p>
    <w:p>
      <w:pPr>
        <w:pStyle w:val="Normal"/>
        <w:spacing w:lineRule="auto" w:line="240" w:before="0" w:after="0"/>
        <w:jc w:val="both"/>
        <w:rPr>
          <w:rFonts w:eastAsia="Times New Roman"/>
          <w:b/>
          <w:b/>
          <w:szCs w:val="24"/>
          <w:lang w:eastAsia="fr-FR"/>
        </w:rPr>
      </w:pPr>
      <w:r>
        <w:rPr>
          <w:rFonts w:eastAsia="Times New Roman"/>
          <w:i/>
          <w:szCs w:val="24"/>
          <w:lang w:eastAsia="fr-FR"/>
        </w:rPr>
        <w:t xml:space="preserve">1 semaine avec une durée hebdomadaire de travail (DHT) de 38h11 </w:t>
      </w:r>
    </w:p>
    <w:p>
      <w:pPr>
        <w:pStyle w:val="Normal"/>
        <w:spacing w:lineRule="auto" w:line="240" w:before="0" w:after="0"/>
        <w:jc w:val="both"/>
        <w:rPr/>
      </w:pPr>
      <w:r>
        <w:rPr>
          <w:rFonts w:eastAsia="Times New Roman"/>
          <w:i/>
          <w:szCs w:val="24"/>
          <w:lang w:eastAsia="fr-FR"/>
        </w:rPr>
        <w:t>1 semaine avec une DHT de 31h49 (comportant 1  jour de repos)</w:t>
      </w:r>
    </w:p>
    <w:p>
      <w:pPr>
        <w:pStyle w:val="Normal"/>
        <w:spacing w:lineRule="auto" w:line="240" w:before="0" w:after="0"/>
        <w:jc w:val="both"/>
        <w:rPr>
          <w:rFonts w:eastAsia="Times New Roman"/>
          <w:i/>
          <w:i/>
          <w:szCs w:val="24"/>
          <w:lang w:eastAsia="fr-FR"/>
        </w:rPr>
      </w:pPr>
      <w:r>
        <w:rPr>
          <w:rFonts w:eastAsia="Calibri" w:cs="Calibri"/>
          <w:i/>
          <w:szCs w:val="24"/>
          <w:lang w:eastAsia="fr-FR"/>
        </w:rPr>
        <w:t xml:space="preserve">            </w:t>
      </w:r>
    </w:p>
    <w:p>
      <w:pPr>
        <w:pStyle w:val="Normal"/>
        <w:spacing w:lineRule="auto" w:line="240" w:before="0" w:after="0"/>
        <w:jc w:val="both"/>
        <w:rPr>
          <w:rFonts w:eastAsia="Times New Roman"/>
          <w:b/>
          <w:b/>
          <w:bCs/>
          <w:i/>
          <w:i/>
          <w:iCs/>
          <w:szCs w:val="24"/>
          <w:u w:val="single"/>
          <w:lang w:eastAsia="fr-FR"/>
        </w:rPr>
      </w:pPr>
      <w:r>
        <w:rPr>
          <w:rFonts w:eastAsia="Times New Roman"/>
          <w:b/>
          <w:bCs/>
          <w:i/>
          <w:iCs/>
          <w:szCs w:val="24"/>
          <w:u w:val="single"/>
          <w:lang w:eastAsia="fr-FR"/>
        </w:rPr>
      </w:r>
    </w:p>
    <w:p>
      <w:pPr>
        <w:pStyle w:val="Normal"/>
        <w:spacing w:lineRule="auto" w:line="240" w:before="0" w:after="0"/>
        <w:jc w:val="both"/>
        <w:rPr>
          <w:rFonts w:eastAsia="Times New Roman"/>
          <w:bCs/>
          <w:szCs w:val="24"/>
          <w:lang w:eastAsia="fr-FR"/>
        </w:rPr>
      </w:pPr>
      <w:r>
        <w:rPr>
          <w:rFonts w:eastAsia="Times New Roman"/>
          <w:bCs/>
          <w:szCs w:val="24"/>
          <w:lang w:eastAsia="fr-FR"/>
        </w:rPr>
        <w:t xml:space="preserve">La répartition du travail au sein de chaque période de référence ainsi que les horaires collectifs de travail afférents à ces régimes de travail sont communiqués aux agents par affichage dans l’établissement. </w:t>
      </w:r>
    </w:p>
    <w:p>
      <w:pPr>
        <w:pStyle w:val="Normal"/>
        <w:spacing w:lineRule="auto" w:line="240" w:before="0" w:after="0"/>
        <w:jc w:val="both"/>
        <w:rPr>
          <w:rFonts w:eastAsia="Times New Roman"/>
          <w:bCs/>
          <w:szCs w:val="24"/>
          <w:lang w:eastAsia="fr-FR"/>
        </w:rPr>
      </w:pPr>
      <w:r>
        <w:rPr>
          <w:rFonts w:eastAsia="Times New Roman"/>
          <w:bCs/>
          <w:szCs w:val="24"/>
          <w:lang w:eastAsia="fr-FR"/>
        </w:rPr>
      </w:r>
    </w:p>
    <w:p>
      <w:pPr>
        <w:pStyle w:val="Normal"/>
        <w:numPr>
          <w:ilvl w:val="0"/>
          <w:numId w:val="2"/>
        </w:numPr>
        <w:spacing w:lineRule="auto" w:line="240" w:before="0" w:after="0"/>
        <w:jc w:val="both"/>
        <w:rPr>
          <w:rFonts w:eastAsia="Times New Roman"/>
          <w:szCs w:val="24"/>
          <w:lang w:eastAsia="fr-FR"/>
        </w:rPr>
      </w:pPr>
      <w:r>
        <w:rPr>
          <w:rFonts w:eastAsia="Times New Roman"/>
          <w:szCs w:val="24"/>
          <w:lang w:eastAsia="fr-FR"/>
        </w:rPr>
        <w:t xml:space="preserve">Sur le site de </w:t>
      </w:r>
      <w:r>
        <w:rPr>
          <w:rFonts w:eastAsia="Times New Roman"/>
          <w:b/>
          <w:szCs w:val="24"/>
          <w:lang w:eastAsia="fr-FR"/>
        </w:rPr>
        <w:t>MOURENX PDC,</w:t>
      </w:r>
      <w:r>
        <w:rPr>
          <w:rFonts w:eastAsia="Times New Roman"/>
          <w:szCs w:val="24"/>
          <w:lang w:eastAsia="fr-FR"/>
        </w:rPr>
        <w:t xml:space="preserve"> la durée de travail définie à l’article 2 du présent accord est répartie dans le cadre d’une période de référence de 6  semaines </w:t>
      </w:r>
      <w:r>
        <w:rPr>
          <w:rFonts w:eastAsia="Times New Roman"/>
          <w:szCs w:val="24"/>
          <w:u w:val="single"/>
          <w:lang w:eastAsia="fr-FR"/>
        </w:rPr>
        <w:t>pour le personnel affecté à la Distribution.</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pPr>
      <w:r>
        <w:rPr>
          <w:rFonts w:eastAsia="Times New Roman"/>
          <w:szCs w:val="24"/>
          <w:lang w:eastAsia="fr-FR"/>
        </w:rPr>
        <w:t xml:space="preserve">Sur la durée totale de la période de 6 semaines, les agents travaillent en moyenne 35 heures sur chaque période.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 xml:space="preserve">Le temps de travail est réparti selon les modalités suivantes : </w:t>
      </w:r>
    </w:p>
    <w:p>
      <w:pPr>
        <w:pStyle w:val="Normal"/>
        <w:spacing w:lineRule="auto" w:line="240" w:before="0" w:after="0"/>
        <w:jc w:val="both"/>
        <w:rPr>
          <w:rFonts w:eastAsia="Times New Roman"/>
          <w:b/>
          <w:b/>
          <w:bCs/>
          <w:i/>
          <w:i/>
          <w:szCs w:val="24"/>
          <w:u w:val="single"/>
          <w:lang w:eastAsia="fr-FR"/>
        </w:rPr>
      </w:pPr>
      <w:r>
        <w:rPr>
          <w:rFonts w:eastAsia="Times New Roman"/>
          <w:b/>
          <w:bCs/>
          <w:i/>
          <w:szCs w:val="24"/>
          <w:u w:val="single"/>
          <w:lang w:eastAsia="fr-FR"/>
        </w:rPr>
      </w:r>
    </w:p>
    <w:p>
      <w:pPr>
        <w:pStyle w:val="Normal"/>
        <w:spacing w:lineRule="auto" w:line="240" w:before="0" w:after="0"/>
        <w:jc w:val="both"/>
        <w:rPr>
          <w:rFonts w:eastAsia="Times New Roman"/>
          <w:i/>
          <w:i/>
          <w:szCs w:val="24"/>
          <w:lang w:eastAsia="fr-FR"/>
        </w:rPr>
      </w:pPr>
      <w:r>
        <w:rPr>
          <w:rFonts w:eastAsia="Times New Roman"/>
          <w:i/>
          <w:szCs w:val="24"/>
          <w:lang w:eastAsia="fr-FR"/>
        </w:rPr>
        <w:t xml:space="preserve">1 semaine avec une durée hebdomadaire de travail (DHT) de 32H05 </w:t>
      </w:r>
      <w:r>
        <w:rPr>
          <w:rFonts w:eastAsia="Times New Roman"/>
          <w:iCs/>
          <w:szCs w:val="24"/>
          <w:lang w:eastAsia="fr-FR"/>
        </w:rPr>
        <w:t>(</w:t>
      </w:r>
      <w:r>
        <w:rPr>
          <w:rFonts w:eastAsia="Times New Roman"/>
          <w:i/>
          <w:szCs w:val="24"/>
          <w:lang w:eastAsia="fr-FR"/>
        </w:rPr>
        <w:t>avec 1 jour de repos)</w:t>
      </w:r>
    </w:p>
    <w:p>
      <w:pPr>
        <w:pStyle w:val="Normal"/>
        <w:spacing w:lineRule="auto" w:line="240" w:before="0" w:after="0"/>
        <w:jc w:val="both"/>
        <w:rPr>
          <w:rFonts w:eastAsia="Times New Roman"/>
          <w:i/>
          <w:i/>
          <w:szCs w:val="24"/>
          <w:lang w:eastAsia="fr-FR"/>
        </w:rPr>
      </w:pPr>
      <w:r>
        <w:rPr>
          <w:rFonts w:eastAsia="Times New Roman"/>
          <w:i/>
          <w:szCs w:val="24"/>
          <w:lang w:eastAsia="fr-FR"/>
        </w:rPr>
        <w:t xml:space="preserve">1 semaine à 38h11 </w:t>
      </w:r>
    </w:p>
    <w:p>
      <w:pPr>
        <w:pStyle w:val="Normal"/>
        <w:spacing w:lineRule="auto" w:line="240" w:before="0" w:after="0"/>
        <w:jc w:val="both"/>
        <w:rPr>
          <w:rFonts w:eastAsia="Times New Roman"/>
          <w:i/>
          <w:i/>
          <w:szCs w:val="24"/>
          <w:lang w:eastAsia="fr-FR"/>
        </w:rPr>
      </w:pPr>
      <w:r>
        <w:rPr>
          <w:rFonts w:eastAsia="Times New Roman"/>
          <w:i/>
          <w:szCs w:val="24"/>
          <w:lang w:eastAsia="fr-FR"/>
        </w:rPr>
        <w:t>1 semaine avec une DHT de 31h41 (avec 1  jour de repos)</w:t>
      </w:r>
    </w:p>
    <w:p>
      <w:pPr>
        <w:pStyle w:val="Normal"/>
        <w:spacing w:lineRule="auto" w:line="240" w:before="0" w:after="0"/>
        <w:jc w:val="both"/>
        <w:rPr>
          <w:rFonts w:eastAsia="Times New Roman"/>
          <w:i/>
          <w:i/>
          <w:szCs w:val="24"/>
          <w:lang w:eastAsia="fr-FR"/>
        </w:rPr>
      </w:pPr>
      <w:r>
        <w:rPr>
          <w:rFonts w:eastAsia="Times New Roman"/>
          <w:i/>
          <w:szCs w:val="24"/>
          <w:lang w:eastAsia="fr-FR"/>
        </w:rPr>
        <w:t>1 semaine à 38h11</w:t>
      </w:r>
    </w:p>
    <w:p>
      <w:pPr>
        <w:pStyle w:val="Normal"/>
        <w:spacing w:lineRule="auto" w:line="240" w:before="0" w:after="0"/>
        <w:jc w:val="both"/>
        <w:rPr>
          <w:rFonts w:eastAsia="Times New Roman"/>
          <w:i/>
          <w:i/>
          <w:szCs w:val="24"/>
          <w:lang w:eastAsia="fr-FR"/>
        </w:rPr>
      </w:pPr>
      <w:r>
        <w:rPr>
          <w:rFonts w:eastAsia="Times New Roman"/>
          <w:i/>
          <w:szCs w:val="24"/>
          <w:lang w:eastAsia="fr-FR"/>
        </w:rPr>
        <w:t>1 semaine à 31h41 (avec 1 jour de repos)</w:t>
      </w:r>
    </w:p>
    <w:p>
      <w:pPr>
        <w:pStyle w:val="Normal"/>
        <w:spacing w:lineRule="auto" w:line="240" w:before="0" w:after="0"/>
        <w:jc w:val="both"/>
        <w:rPr>
          <w:rFonts w:eastAsia="Times New Roman"/>
          <w:i/>
          <w:i/>
          <w:szCs w:val="24"/>
          <w:lang w:eastAsia="fr-FR"/>
        </w:rPr>
      </w:pPr>
      <w:r>
        <w:rPr>
          <w:rFonts w:eastAsia="Times New Roman"/>
          <w:i/>
          <w:szCs w:val="24"/>
          <w:lang w:eastAsia="fr-FR"/>
        </w:rPr>
        <w:t>1 semaine à 38h11</w:t>
      </w:r>
    </w:p>
    <w:p>
      <w:pPr>
        <w:pStyle w:val="Normal"/>
        <w:spacing w:lineRule="auto" w:line="240" w:before="0" w:after="0"/>
        <w:jc w:val="both"/>
        <w:rPr>
          <w:rFonts w:eastAsia="Times New Roman"/>
          <w:bCs/>
          <w:szCs w:val="24"/>
          <w:lang w:eastAsia="fr-FR"/>
        </w:rPr>
      </w:pPr>
      <w:r>
        <w:rPr>
          <w:rFonts w:eastAsia="Calibri" w:cs="Calibri"/>
          <w:i/>
          <w:szCs w:val="24"/>
          <w:lang w:eastAsia="fr-FR"/>
        </w:rPr>
        <w:t xml:space="preserve">            </w:t>
      </w:r>
    </w:p>
    <w:p>
      <w:pPr>
        <w:pStyle w:val="Normal"/>
        <w:spacing w:lineRule="auto" w:line="240" w:before="0" w:after="0"/>
        <w:jc w:val="both"/>
        <w:rPr/>
      </w:pPr>
      <w:r>
        <w:rPr>
          <w:rFonts w:eastAsia="Times New Roman"/>
          <w:szCs w:val="24"/>
          <w:u w:val="single"/>
          <w:lang w:eastAsia="fr-FR"/>
        </w:rPr>
        <w:t>Pour le personnel affecté à la Cabine</w:t>
      </w:r>
      <w:r>
        <w:rPr>
          <w:rFonts w:eastAsia="Times New Roman"/>
          <w:szCs w:val="24"/>
          <w:lang w:eastAsia="fr-FR"/>
        </w:rPr>
        <w:t>, la durée de travail définie à l’article 2 du présent accord est répartie dans le cadre d’une période de référence de 2 semaines.</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pPr>
      <w:r>
        <w:rPr>
          <w:rFonts w:eastAsia="Times New Roman"/>
          <w:szCs w:val="24"/>
          <w:lang w:eastAsia="fr-FR"/>
        </w:rPr>
        <w:t xml:space="preserve">Sur la durée totale de la période de 2 semaines, les agents travaillent en moyenne 35 heures sur chaque période.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 xml:space="preserve">Le temps de travail est réparti selon les modalités suivantes :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b/>
          <w:b/>
          <w:bCs/>
          <w:i/>
          <w:i/>
          <w:szCs w:val="24"/>
          <w:u w:val="single"/>
          <w:lang w:eastAsia="fr-FR"/>
        </w:rPr>
      </w:pPr>
      <w:r>
        <w:rPr>
          <w:rFonts w:eastAsia="Times New Roman"/>
          <w:i/>
          <w:szCs w:val="24"/>
          <w:lang w:eastAsia="fr-FR"/>
        </w:rPr>
        <w:t>1 semaine avec une durée hebdomadaire de travail (DHT) de 38h20.</w:t>
      </w:r>
    </w:p>
    <w:p>
      <w:pPr>
        <w:pStyle w:val="Normal"/>
        <w:spacing w:lineRule="auto" w:line="240" w:before="0" w:after="0"/>
        <w:jc w:val="both"/>
        <w:rPr/>
      </w:pPr>
      <w:r>
        <w:rPr>
          <w:rFonts w:eastAsia="Times New Roman"/>
          <w:i/>
          <w:szCs w:val="24"/>
          <w:lang w:eastAsia="fr-FR"/>
        </w:rPr>
        <w:t xml:space="preserve">1 semaine avec une durée hebdomadaire de travail (DHT) de 31h40  </w:t>
      </w:r>
      <w:r>
        <w:rPr>
          <w:rFonts w:eastAsia="Times New Roman"/>
          <w:iCs/>
          <w:szCs w:val="24"/>
          <w:lang w:eastAsia="fr-FR"/>
        </w:rPr>
        <w:t>(</w:t>
      </w:r>
      <w:r>
        <w:rPr>
          <w:rFonts w:eastAsia="Times New Roman"/>
          <w:i/>
          <w:szCs w:val="24"/>
          <w:lang w:eastAsia="fr-FR"/>
        </w:rPr>
        <w:t>comportant 1 jour de repos).</w:t>
      </w:r>
    </w:p>
    <w:p>
      <w:pPr>
        <w:pStyle w:val="Normal"/>
        <w:spacing w:lineRule="auto" w:line="240" w:before="0" w:after="0"/>
        <w:jc w:val="both"/>
        <w:rPr>
          <w:rFonts w:eastAsia="Times New Roman"/>
          <w:i/>
          <w:i/>
          <w:szCs w:val="24"/>
          <w:lang w:eastAsia="fr-FR"/>
        </w:rPr>
      </w:pPr>
      <w:r>
        <w:rPr>
          <w:rFonts w:eastAsia="Times New Roman"/>
          <w:i/>
          <w:szCs w:val="24"/>
          <w:lang w:eastAsia="fr-FR"/>
        </w:rPr>
      </w:r>
    </w:p>
    <w:p>
      <w:pPr>
        <w:pStyle w:val="Normal"/>
        <w:spacing w:lineRule="auto" w:line="240" w:before="0" w:after="0"/>
        <w:jc w:val="both"/>
        <w:rPr>
          <w:rFonts w:eastAsia="Times New Roman"/>
          <w:i/>
          <w:i/>
          <w:color w:val="000000"/>
          <w:szCs w:val="24"/>
          <w:u w:val="single"/>
          <w:lang w:eastAsia="fr-FR"/>
        </w:rPr>
      </w:pPr>
      <w:r>
        <w:rPr>
          <w:rFonts w:eastAsia="Times New Roman"/>
          <w:szCs w:val="24"/>
          <w:lang w:eastAsia="fr-FR"/>
        </w:rPr>
        <w:t>La durée de travail, les dates et jours de repos, ainsi que les horaires de travail peuvent être modifiés</w:t>
      </w:r>
      <w:r>
        <w:rPr>
          <w:rFonts w:eastAsia="Times New Roman"/>
          <w:color w:val="0000FF"/>
          <w:szCs w:val="24"/>
          <w:lang w:eastAsia="fr-FR"/>
        </w:rPr>
        <w:t xml:space="preserve"> </w:t>
      </w:r>
      <w:r>
        <w:rPr>
          <w:rFonts w:eastAsia="Times New Roman"/>
          <w:szCs w:val="24"/>
          <w:lang w:eastAsia="fr-FR"/>
        </w:rPr>
        <w:t xml:space="preserve">par l’employeur, en cas de nécessité liée au service ou de contraintes de production, sous réserve de respecter un délai de prévenance de 5 jours. </w:t>
      </w:r>
    </w:p>
    <w:p>
      <w:pPr>
        <w:pStyle w:val="Normal"/>
        <w:spacing w:lineRule="auto" w:line="240" w:before="0" w:after="0"/>
        <w:jc w:val="both"/>
        <w:rPr>
          <w:rFonts w:eastAsia="Times New Roman"/>
          <w:b/>
          <w:b/>
          <w:i/>
          <w:i/>
          <w:color w:val="000000"/>
          <w:szCs w:val="24"/>
          <w:u w:val="single"/>
          <w:lang w:eastAsia="fr-FR"/>
        </w:rPr>
      </w:pPr>
      <w:r>
        <w:rPr>
          <w:rFonts w:eastAsia="Times New Roman"/>
          <w:b/>
          <w:i/>
          <w:color w:val="000000"/>
          <w:szCs w:val="24"/>
          <w:u w:val="single"/>
          <w:lang w:eastAsia="fr-FR"/>
        </w:rPr>
      </w:r>
    </w:p>
    <w:p>
      <w:pPr>
        <w:pStyle w:val="Normal"/>
        <w:spacing w:lineRule="auto" w:line="240" w:before="0" w:after="0"/>
        <w:jc w:val="both"/>
        <w:rPr>
          <w:rFonts w:eastAsia="Times New Roman"/>
          <w:b/>
          <w:b/>
          <w:bCs/>
          <w:szCs w:val="24"/>
          <w:u w:val="single"/>
          <w:lang w:eastAsia="fr-FR"/>
        </w:rPr>
      </w:pPr>
      <w:r>
        <w:rPr>
          <w:rFonts w:eastAsia="Times New Roman"/>
          <w:b/>
          <w:bCs/>
          <w:szCs w:val="24"/>
          <w:u w:val="single"/>
          <w:lang w:eastAsia="fr-FR"/>
        </w:rPr>
        <w:t>Article 4 : Heures supplémentaires</w:t>
      </w:r>
    </w:p>
    <w:p>
      <w:pPr>
        <w:pStyle w:val="Normal"/>
        <w:spacing w:lineRule="auto" w:line="240" w:before="0" w:after="0"/>
        <w:jc w:val="both"/>
        <w:rPr>
          <w:rFonts w:eastAsia="Times New Roman"/>
          <w:b/>
          <w:b/>
          <w:bCs/>
          <w:szCs w:val="24"/>
          <w:u w:val="single"/>
          <w:lang w:eastAsia="fr-FR"/>
        </w:rPr>
      </w:pPr>
      <w:r>
        <w:rPr>
          <w:rFonts w:eastAsia="Times New Roman"/>
          <w:b/>
          <w:bCs/>
          <w:szCs w:val="24"/>
          <w:u w:val="single"/>
          <w:lang w:eastAsia="fr-FR"/>
        </w:rPr>
      </w:r>
    </w:p>
    <w:p>
      <w:pPr>
        <w:pStyle w:val="Normal"/>
        <w:spacing w:lineRule="auto" w:line="240" w:before="0" w:after="0"/>
        <w:jc w:val="both"/>
        <w:rPr>
          <w:rFonts w:eastAsia="Times New Roman"/>
          <w:szCs w:val="24"/>
          <w:u w:val="single"/>
          <w:lang w:eastAsia="fr-FR"/>
        </w:rPr>
      </w:pPr>
      <w:r>
        <w:rPr>
          <w:rFonts w:eastAsia="Times New Roman"/>
          <w:szCs w:val="24"/>
          <w:u w:val="single"/>
          <w:lang w:eastAsia="fr-FR"/>
        </w:rPr>
        <w:t>4.1 Définition :</w:t>
      </w:r>
    </w:p>
    <w:p>
      <w:pPr>
        <w:pStyle w:val="Normal"/>
        <w:spacing w:lineRule="auto" w:line="240" w:before="0" w:after="0"/>
        <w:jc w:val="both"/>
        <w:rPr>
          <w:rFonts w:eastAsia="Times New Roman"/>
          <w:szCs w:val="24"/>
          <w:u w:val="single"/>
          <w:lang w:eastAsia="fr-FR"/>
        </w:rPr>
      </w:pPr>
      <w:r>
        <w:rPr>
          <w:rFonts w:eastAsia="Times New Roman"/>
          <w:szCs w:val="24"/>
          <w:u w:val="single"/>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Constituent des heures supplémentaires les heures effectuées au-delà de la moyenne de 35 heures calculée sur chaque période de 2 semaines prévue à l’article 3 du présent accord pour le site de ARTIX ainsi que la cabine de MOURENX, et sur chaque période de 6 semaines prévue à l’article 3 du présent accord pour le personnel affecté à la Distribution du site de MOURENX.</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color w:val="000000"/>
          <w:szCs w:val="24"/>
          <w:u w:val="single"/>
          <w:lang w:eastAsia="fr-FR"/>
        </w:rPr>
      </w:pPr>
      <w:r>
        <w:rPr>
          <w:rFonts w:eastAsia="Times New Roman"/>
          <w:szCs w:val="24"/>
          <w:u w:val="single"/>
          <w:lang w:eastAsia="fr-FR"/>
        </w:rPr>
        <w:t>4.2 Paiement des heures accomplies au-delà de la moyenne de 35 heures calculée sur la période de référence </w:t>
      </w:r>
      <w:r>
        <w:rPr>
          <w:rFonts w:eastAsia="Times New Roman"/>
          <w:color w:val="0000FF"/>
          <w:szCs w:val="24"/>
          <w:u w:val="single"/>
          <w:lang w:eastAsia="fr-FR"/>
        </w:rPr>
        <w:t>:</w:t>
      </w:r>
    </w:p>
    <w:p>
      <w:pPr>
        <w:pStyle w:val="Normal"/>
        <w:spacing w:lineRule="auto" w:line="240" w:before="0" w:after="0"/>
        <w:jc w:val="both"/>
        <w:rPr>
          <w:rFonts w:eastAsia="Times New Roman"/>
          <w:color w:val="000000"/>
          <w:szCs w:val="24"/>
          <w:u w:val="single"/>
          <w:lang w:eastAsia="fr-FR"/>
        </w:rPr>
      </w:pPr>
      <w:r>
        <w:rPr>
          <w:rFonts w:eastAsia="Times New Roman"/>
          <w:color w:val="000000"/>
          <w:szCs w:val="24"/>
          <w:u w:val="single"/>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Le paiement de ces heures et des majorations y afférentes sera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 soit remplacé par un repos compensateur équivalent, auquel cas les heures supplémentaires ne s’imputent pas sur le contingent d’heures supplémentaires, conformément aux dispositions légales et réglementaires applicables selon le statut de l’agent.</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 soit effectué conformément aux dispositions légales ou réglementaires applicables selon le statut de l’agent, à savoir le paiement en salaire majoré et imputation sur le contingent d’heures supplémentaires.</w:t>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t>Article 5 : Rémunération</w:t>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Afin d’éviter toute variation de rémunération, le salaire de base sera indépendant de l’horaire réellement effectué dans la semaine : la rémunération sera lissée sur le mois.</w:t>
      </w:r>
    </w:p>
    <w:p>
      <w:pPr>
        <w:pStyle w:val="Normal"/>
        <w:spacing w:lineRule="auto" w:line="240" w:before="0" w:after="0"/>
        <w:jc w:val="both"/>
        <w:rPr>
          <w:rFonts w:eastAsia="Times New Roman"/>
          <w:strike/>
          <w:szCs w:val="24"/>
          <w:lang w:eastAsia="fr-FR"/>
        </w:rPr>
      </w:pPr>
      <w:r>
        <w:rPr>
          <w:rFonts w:eastAsia="Times New Roman"/>
          <w:szCs w:val="24"/>
          <w:lang w:eastAsia="fr-FR"/>
        </w:rPr>
        <w:t>Les agents seront rémunérés sur la base de 35 heures par semaine, soit sur 151.67 heures par mois</w:t>
      </w:r>
      <w:r>
        <w:rPr>
          <w:rFonts w:eastAsia="Times New Roman"/>
          <w:szCs w:val="19"/>
          <w:lang w:eastAsia="fr-FR"/>
        </w:rPr>
        <w:t>.</w:t>
      </w:r>
    </w:p>
    <w:p>
      <w:pPr>
        <w:pStyle w:val="Normal"/>
        <w:spacing w:lineRule="auto" w:line="240" w:before="0" w:after="0"/>
        <w:jc w:val="both"/>
        <w:rPr/>
      </w:pPr>
      <w:r>
        <w:rPr>
          <w:rFonts w:eastAsia="Times New Roman"/>
          <w:szCs w:val="24"/>
          <w:lang w:eastAsia="fr-FR"/>
        </w:rPr>
        <w:t>Les éventuelles absences  et les heures supplémentaires sont comptabilisées à l’issue de la période de référence.</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t>Article 6 : Embauche ou rupture du contrat de travail au cours de la période de référence</w:t>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Sauf clause contraire prévue au contrat de travail, les agents embauchés en cours de période de référence suivent les horaires en vigueur dans l'entreprise.</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A la fin de la période, il est procédé à une régularisation sur la base d'un temps réel de travail au cours de la période de présence par rapport à 35 heures hebdomadaires.</w:t>
      </w:r>
    </w:p>
    <w:p>
      <w:pPr>
        <w:pStyle w:val="Normal"/>
        <w:spacing w:lineRule="auto" w:line="240" w:before="0" w:after="0"/>
        <w:jc w:val="both"/>
        <w:rPr/>
      </w:pPr>
      <w:r>
        <w:rPr>
          <w:rFonts w:eastAsia="Times New Roman"/>
          <w:color w:val="000000"/>
          <w:szCs w:val="24"/>
          <w:lang w:eastAsia="fr-FR"/>
        </w:rPr>
        <w:t>En cas d’arrivée ou de départ en cours de période, la rémunération sera régularisée sur la base des heures effectivement travaillées :</w:t>
      </w:r>
    </w:p>
    <w:p>
      <w:pPr>
        <w:pStyle w:val="Normal"/>
        <w:spacing w:lineRule="auto" w:line="240" w:before="0" w:after="0"/>
        <w:jc w:val="both"/>
        <w:rPr>
          <w:color w:val="000000"/>
          <w:szCs w:val="24"/>
          <w:lang w:eastAsia="fr-FR"/>
        </w:rPr>
      </w:pPr>
      <w:r>
        <w:rPr>
          <w:rFonts w:eastAsia="Calibri" w:cs="Calibri"/>
          <w:color w:val="000000"/>
          <w:szCs w:val="24"/>
          <w:lang w:eastAsia="fr-FR"/>
        </w:rPr>
        <w:t>—</w:t>
      </w:r>
      <w:r>
        <w:rPr>
          <w:rFonts w:eastAsia="Times New Roman"/>
          <w:color w:val="000000"/>
          <w:szCs w:val="24"/>
          <w:lang w:eastAsia="fr-FR"/>
        </w:rPr>
        <w:t>  </w:t>
      </w:r>
      <w:r>
        <w:rPr>
          <w:rFonts w:eastAsia="Times New Roman"/>
          <w:color w:val="000000"/>
          <w:szCs w:val="24"/>
          <w:lang w:eastAsia="fr-FR"/>
        </w:rPr>
        <w:t>la rémunération ne correspondant pas à du temps de travail effectif sera prélevée sur les derniers bulletins de salaire conformément aux dispositions légales et réglementaires;</w:t>
      </w:r>
    </w:p>
    <w:p>
      <w:pPr>
        <w:pStyle w:val="Normal"/>
        <w:spacing w:lineRule="auto" w:line="240" w:before="0" w:after="0"/>
        <w:jc w:val="both"/>
        <w:rPr>
          <w:rFonts w:eastAsia="Times New Roman"/>
          <w:szCs w:val="24"/>
          <w:lang w:eastAsia="fr-FR"/>
        </w:rPr>
      </w:pPr>
      <w:r>
        <w:rPr>
          <w:rFonts w:eastAsia="Calibri" w:cs="Calibri"/>
          <w:color w:val="000000"/>
          <w:szCs w:val="24"/>
          <w:lang w:eastAsia="fr-FR"/>
        </w:rPr>
        <w:t>—</w:t>
      </w:r>
      <w:r>
        <w:rPr>
          <w:rFonts w:eastAsia="Times New Roman"/>
          <w:color w:val="000000"/>
          <w:szCs w:val="24"/>
          <w:lang w:eastAsia="fr-FR"/>
        </w:rPr>
        <w:t>  </w:t>
      </w:r>
      <w:r>
        <w:rPr>
          <w:rFonts w:eastAsia="Times New Roman"/>
          <w:color w:val="000000"/>
          <w:szCs w:val="24"/>
          <w:lang w:eastAsia="fr-FR"/>
        </w:rPr>
        <w:t>les heures excédentaires par rapport à 35 heures en moyenne sur la période accomplie par l’agent seront payées au salarié avec les bonifications et les majorations applicables aux heures supplémentaires.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t>Article 7 : Salariés à temps partiel :</w:t>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r>
    </w:p>
    <w:p>
      <w:pPr>
        <w:pStyle w:val="Normal"/>
        <w:spacing w:lineRule="auto" w:line="240" w:before="0" w:after="0"/>
        <w:jc w:val="both"/>
        <w:rPr/>
      </w:pPr>
      <w:r>
        <w:rPr>
          <w:rFonts w:eastAsia="Arial Unicode MS"/>
          <w:szCs w:val="24"/>
          <w:lang w:eastAsia="fr-FR"/>
        </w:rPr>
        <w:t>Les salariés à temps partiel affectés au service de la Distribution/Cabine peuvent être soumis à l’organisation du temps de travail instituée par le présent accord.</w:t>
      </w:r>
    </w:p>
    <w:p>
      <w:pPr>
        <w:pStyle w:val="Normal"/>
        <w:spacing w:lineRule="auto" w:line="240" w:before="0" w:after="0"/>
        <w:jc w:val="both"/>
        <w:rPr>
          <w:rFonts w:eastAsia="Arial Unicode MS"/>
          <w:szCs w:val="24"/>
          <w:lang w:eastAsia="fr-FR"/>
        </w:rPr>
      </w:pPr>
      <w:r>
        <w:rPr>
          <w:rFonts w:eastAsia="Arial Unicode MS"/>
          <w:szCs w:val="24"/>
          <w:lang w:eastAsia="fr-FR"/>
        </w:rPr>
      </w:r>
    </w:p>
    <w:p>
      <w:pPr>
        <w:pStyle w:val="Normal"/>
        <w:spacing w:lineRule="auto" w:line="240" w:before="0" w:after="0"/>
        <w:jc w:val="both"/>
        <w:rPr>
          <w:rFonts w:eastAsia="Times New Roman"/>
          <w:color w:val="000000"/>
          <w:szCs w:val="24"/>
          <w:lang w:eastAsia="fr-FR"/>
        </w:rPr>
      </w:pPr>
      <w:r>
        <w:rPr>
          <w:rFonts w:eastAsia="Arial Unicode MS"/>
          <w:szCs w:val="24"/>
          <w:lang w:eastAsia="fr-FR"/>
        </w:rPr>
        <w:t>La répartition de la durée du travail sur la période définie à l’article 3 du présent accord ainsi que les horaires journaliers de travail sont communiqués à ces salariés, individuellement. Ils peuvent faire l’objet d’une modification en cas de travaux à accomplir dans un délai déterminé, d’absence d’un ou plusieurs salariés, de réorganisation des horaires collectifs du service ou de surcroît temporaire d’activité., sous réserve de respecter un délai de prévenance de</w:t>
      </w:r>
      <w:ins w:id="0" w:author="SPEICHER ALEXANDRE" w:date="2018-09-12T18:39:00Z">
        <w:r>
          <w:rPr>
            <w:rFonts w:eastAsia="Arial Unicode MS"/>
            <w:szCs w:val="24"/>
            <w:lang w:eastAsia="fr-FR"/>
          </w:rPr>
          <w:t xml:space="preserve"> </w:t>
        </w:r>
      </w:ins>
      <w:r>
        <w:rPr>
          <w:rFonts w:eastAsia="Arial Unicode MS"/>
          <w:szCs w:val="24"/>
          <w:lang w:eastAsia="fr-FR"/>
        </w:rPr>
        <w:t>7 jours calendaires.</w:t>
      </w:r>
      <w:r>
        <w:rPr>
          <w:rFonts w:eastAsia="Times New Roman"/>
          <w:color w:val="FF0000"/>
          <w:szCs w:val="24"/>
          <w:lang w:eastAsia="fr-FR"/>
        </w:rPr>
        <w:t xml:space="preserve"> </w:t>
      </w:r>
    </w:p>
    <w:p>
      <w:pPr>
        <w:pStyle w:val="Normal"/>
        <w:spacing w:lineRule="auto" w:line="240" w:before="0" w:after="0"/>
        <w:jc w:val="both"/>
        <w:rPr>
          <w:rFonts w:eastAsia="Arial Unicode MS"/>
          <w:color w:val="000000"/>
          <w:szCs w:val="24"/>
          <w:lang w:eastAsia="fr-FR"/>
        </w:rPr>
      </w:pPr>
      <w:r>
        <w:rPr>
          <w:rFonts w:eastAsia="Arial Unicode MS"/>
          <w:color w:val="000000"/>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L’application de cette disposition est réalisée sans préjudice des dispositions contractuelles figurant dans les contrats de travail des salariés concernés à la date d’entrée en vigueur du présent accord.</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pPr>
      <w:r>
        <w:rPr>
          <w:rFonts w:eastAsia="Times New Roman"/>
          <w:b/>
          <w:bCs/>
          <w:szCs w:val="24"/>
          <w:u w:val="single"/>
          <w:lang w:eastAsia="fr-FR"/>
        </w:rPr>
        <w:t>Article 8 : Durée de l'accord, révision, dénonciation</w:t>
      </w:r>
    </w:p>
    <w:p>
      <w:pPr>
        <w:pStyle w:val="Normal"/>
        <w:spacing w:lineRule="auto" w:line="240" w:before="0" w:after="0"/>
        <w:jc w:val="both"/>
        <w:rPr>
          <w:rFonts w:eastAsia="Times New Roman"/>
          <w:b/>
          <w:b/>
          <w:bCs/>
          <w:szCs w:val="24"/>
          <w:u w:val="single"/>
          <w:lang w:eastAsia="fr-FR"/>
        </w:rPr>
      </w:pPr>
      <w:r>
        <w:rPr>
          <w:rFonts w:eastAsia="Times New Roman"/>
          <w:b/>
          <w:bCs/>
          <w:szCs w:val="24"/>
          <w:u w:val="single"/>
          <w:lang w:eastAsia="fr-FR"/>
        </w:rPr>
      </w:r>
    </w:p>
    <w:p>
      <w:pPr>
        <w:pStyle w:val="Normal"/>
        <w:spacing w:lineRule="auto" w:line="240" w:before="0" w:after="0"/>
        <w:jc w:val="both"/>
        <w:rPr/>
      </w:pPr>
      <w:r>
        <w:rPr>
          <w:rFonts w:eastAsia="Times New Roman"/>
          <w:szCs w:val="24"/>
          <w:lang w:eastAsia="fr-FR"/>
        </w:rPr>
        <w:t>Le présent accord, conclu jusqu’au 19 avril 2022  entrera en vigueur à compter du 5 novembre 2019 sous réserve de l’absence d’opposition majoritaire.</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Arial Unicode MS"/>
          <w:iCs/>
          <w:color w:val="000000"/>
          <w:szCs w:val="24"/>
          <w:lang w:eastAsia="fr-FR"/>
        </w:rPr>
      </w:pPr>
      <w:r>
        <w:rPr>
          <w:rFonts w:eastAsia="Arial Unicode MS"/>
          <w:iCs/>
          <w:color w:val="000000"/>
          <w:szCs w:val="24"/>
          <w:lang w:eastAsia="fr-FR"/>
        </w:rPr>
        <w:t xml:space="preserve">Le présent accord signé sera notifié par courrier recommandé avec AR à l’ensemble des organisations syndicales représentatives signataires et non signataires. </w:t>
      </w:r>
    </w:p>
    <w:p>
      <w:pPr>
        <w:pStyle w:val="Normal"/>
        <w:spacing w:lineRule="auto" w:line="240" w:before="0" w:after="0"/>
        <w:jc w:val="both"/>
        <w:rPr>
          <w:rFonts w:eastAsia="Times New Roman"/>
          <w:iCs/>
          <w:color w:val="000000"/>
          <w:szCs w:val="24"/>
          <w:lang w:eastAsia="fr-FR"/>
        </w:rPr>
      </w:pPr>
      <w:r>
        <w:rPr>
          <w:rFonts w:eastAsia="Times New Roman"/>
          <w:iCs/>
          <w:color w:val="000000"/>
          <w:szCs w:val="24"/>
          <w:lang w:eastAsia="fr-FR"/>
        </w:rPr>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Jusqu’à la fin du cycle électoral au cours duquel le présent accord a été conclu, chaque partie signataire ou adhérente de cet accord et représentative dans le champ d’application de l’accord peut, à tout moment, demander la révision de tout ou partie du présent accord.</w:t>
      </w:r>
    </w:p>
    <w:p>
      <w:pPr>
        <w:pStyle w:val="Normal"/>
        <w:spacing w:lineRule="auto" w:line="240" w:before="0" w:after="0"/>
        <w:jc w:val="both"/>
        <w:rPr>
          <w:rFonts w:eastAsia="Times New Roman"/>
        </w:rPr>
      </w:pPr>
      <w:r>
        <w:rPr>
          <w:rFonts w:eastAsia="Calibri" w:cs="Calibri"/>
          <w:color w:val="000000"/>
          <w:szCs w:val="24"/>
          <w:lang w:eastAsia="fr-FR"/>
        </w:rPr>
        <w:t xml:space="preserve"> </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A l’issue du cycle électoral au cours duquel le présent accord a été conclu, chaque organisation syndicale de salarié représentative dans le champ d’application de l’accord peut, à tout moment, demander la révision de tout ou partie du présent accord.</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t xml:space="preserve">Cette révision se fera selon les modalités prévues par l’accord national du 21 juin 2004 sur les principes et méthodes du dialogue social à La Poste. </w:t>
      </w:r>
    </w:p>
    <w:p>
      <w:pPr>
        <w:pStyle w:val="Normal"/>
        <w:spacing w:lineRule="auto" w:line="240" w:before="0" w:after="0"/>
        <w:jc w:val="both"/>
        <w:rPr>
          <w:rFonts w:eastAsia="Times New Roman"/>
          <w:color w:val="000000"/>
          <w:szCs w:val="24"/>
          <w:lang w:eastAsia="fr-FR"/>
        </w:rPr>
      </w:pPr>
      <w:r>
        <w:rPr>
          <w:rFonts w:eastAsia="Times New Roman"/>
          <w:color w:val="000000"/>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u w:val="single"/>
          <w:lang w:eastAsia="fr-FR"/>
        </w:rPr>
      </w:pPr>
      <w:r>
        <w:rPr>
          <w:rFonts w:eastAsia="Times New Roman"/>
          <w:b/>
          <w:bCs/>
          <w:szCs w:val="24"/>
          <w:u w:val="single"/>
          <w:lang w:eastAsia="fr-FR"/>
        </w:rPr>
        <w:t>Article 9 : Commission de suivi et clause de rendez-vous</w:t>
      </w:r>
      <w:r>
        <w:rPr>
          <w:rFonts w:eastAsia="Times New Roman"/>
          <w:szCs w:val="24"/>
          <w:u w:val="single"/>
          <w:lang w:eastAsia="fr-FR"/>
        </w:rPr>
        <w:t xml:space="preserve"> </w:t>
      </w:r>
    </w:p>
    <w:p>
      <w:pPr>
        <w:pStyle w:val="Normal"/>
        <w:spacing w:lineRule="auto" w:line="240" w:before="0" w:after="0"/>
        <w:jc w:val="both"/>
        <w:rPr>
          <w:rFonts w:eastAsia="Times New Roman"/>
          <w:szCs w:val="24"/>
          <w:u w:val="single"/>
          <w:lang w:eastAsia="fr-FR"/>
        </w:rPr>
      </w:pPr>
      <w:r>
        <w:rPr>
          <w:rFonts w:eastAsia="Times New Roman"/>
          <w:szCs w:val="24"/>
          <w:u w:val="single"/>
          <w:lang w:eastAsia="fr-FR"/>
        </w:rPr>
      </w:r>
    </w:p>
    <w:p>
      <w:pPr>
        <w:pStyle w:val="Normal"/>
        <w:spacing w:lineRule="auto" w:line="240" w:before="0" w:after="0"/>
        <w:jc w:val="both"/>
        <w:rPr>
          <w:rFonts w:eastAsia="Times New Roman"/>
          <w:bCs/>
          <w:szCs w:val="24"/>
          <w:lang w:eastAsia="fr-FR"/>
        </w:rPr>
      </w:pPr>
      <w:r>
        <w:rPr>
          <w:rFonts w:eastAsia="Times New Roman"/>
          <w:szCs w:val="24"/>
          <w:lang w:eastAsia="fr-FR"/>
        </w:rPr>
        <w:t>Une commission de suivi du présent accord est créée avec les  représentants des organisations professionnelles signataires du présent accord</w:t>
      </w:r>
      <w:r>
        <w:rPr>
          <w:rFonts w:eastAsia="Times New Roman"/>
          <w:bCs/>
          <w:szCs w:val="24"/>
          <w:lang w:eastAsia="fr-FR"/>
        </w:rPr>
        <w:t>. Chaque organisation syndicale signataire pourra être représentée par 2 personnes. Les organisations syndicales s’efforceront, dans la mesure du possible, de désigner les mêmes représentants à chaque réunion pour favoriser la continuité des échanges.</w:t>
      </w:r>
    </w:p>
    <w:p>
      <w:pPr>
        <w:pStyle w:val="Normal"/>
        <w:tabs>
          <w:tab w:val="left" w:pos="1032" w:leader="none"/>
        </w:tabs>
        <w:spacing w:lineRule="auto" w:line="240" w:before="0" w:after="0"/>
        <w:jc w:val="both"/>
        <w:rPr>
          <w:rFonts w:eastAsia="Times New Roman"/>
          <w:sz w:val="24"/>
          <w:szCs w:val="24"/>
          <w:lang w:eastAsia="fr-FR"/>
        </w:rPr>
      </w:pPr>
      <w:r>
        <w:rPr>
          <w:rFonts w:eastAsia="Times New Roman"/>
          <w:sz w:val="24"/>
          <w:szCs w:val="24"/>
          <w:lang w:eastAsia="fr-FR"/>
        </w:rPr>
        <w:tab/>
      </w:r>
    </w:p>
    <w:p>
      <w:pPr>
        <w:pStyle w:val="Normal"/>
        <w:spacing w:lineRule="auto" w:line="240" w:before="0" w:after="0"/>
        <w:jc w:val="both"/>
        <w:rPr>
          <w:rFonts w:eastAsia="Times New Roman"/>
          <w:szCs w:val="24"/>
          <w:lang w:eastAsia="fr-FR"/>
        </w:rPr>
      </w:pPr>
      <w:r>
        <w:rPr>
          <w:rFonts w:eastAsia="Times New Roman"/>
          <w:szCs w:val="24"/>
          <w:lang w:eastAsia="fr-FR"/>
        </w:rPr>
        <w:t>Elle se réunira à la demande d’un des signataires et a minima une fois par semestre.</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pPr>
      <w:r>
        <w:rPr>
          <w:rFonts w:eastAsia="Times New Roman"/>
          <w:b/>
          <w:szCs w:val="24"/>
          <w:u w:val="single"/>
          <w:lang w:eastAsia="fr-FR"/>
        </w:rPr>
        <w:t>Article 10 : Publicité</w:t>
      </w:r>
    </w:p>
    <w:p>
      <w:pPr>
        <w:pStyle w:val="Normal"/>
        <w:spacing w:lineRule="auto" w:line="240" w:before="0" w:after="0"/>
        <w:jc w:val="both"/>
        <w:rPr>
          <w:rFonts w:eastAsia="Times New Roman"/>
          <w:b/>
          <w:b/>
          <w:szCs w:val="24"/>
          <w:u w:val="single"/>
          <w:lang w:eastAsia="fr-FR"/>
        </w:rPr>
      </w:pPr>
      <w:r>
        <w:rPr>
          <w:rFonts w:eastAsia="Times New Roman"/>
          <w:b/>
          <w:szCs w:val="24"/>
          <w:u w:val="single"/>
          <w:lang w:eastAsia="fr-FR"/>
        </w:rPr>
      </w:r>
    </w:p>
    <w:p>
      <w:pPr>
        <w:pStyle w:val="Normal"/>
        <w:spacing w:lineRule="auto" w:line="240" w:before="0" w:after="0"/>
        <w:jc w:val="both"/>
        <w:rPr/>
      </w:pPr>
      <w:r>
        <w:rPr>
          <w:rFonts w:eastAsia="Times New Roman"/>
          <w:szCs w:val="24"/>
          <w:lang w:eastAsia="fr-FR"/>
        </w:rPr>
        <w:t xml:space="preserve">Le présent accord sera déposé, après l’expiration du délai d’opposition, par la Direction du NOD Pays de l’Adour sur la plateforme TéléAccords du ministère du travail.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t xml:space="preserve">Un exemplaire sera par ailleurs déposé auprès du secrétariat du greffe du Conseil des prud’hommes du lieu de conclusion du présent accord.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t>Signatures :</w:t>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pPr>
      <w:r>
        <w:rPr>
          <w:rFonts w:eastAsia="Times New Roman"/>
          <w:szCs w:val="24"/>
          <w:lang w:eastAsia="fr-FR"/>
        </w:rPr>
        <w:t xml:space="preserve">Fait à Orthez le 28 octobre 2019                              </w:t>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szCs w:val="24"/>
          <w:lang w:eastAsia="fr-FR"/>
        </w:rPr>
      </w:pPr>
      <w:r>
        <w:rPr>
          <w:rFonts w:eastAsia="Times New Roman"/>
          <w:szCs w:val="24"/>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t>Pour la Poste,</w:t>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t>Le Directeur d’Etablissement</w:t>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rFonts w:eastAsia="Times New Roman"/>
          <w:b/>
          <w:b/>
          <w:bCs/>
          <w:szCs w:val="24"/>
          <w:lang w:eastAsia="fr-FR"/>
        </w:rPr>
      </w:pPr>
      <w:r>
        <w:rPr>
          <w:rFonts w:eastAsia="Times New Roman"/>
          <w:b/>
          <w:bCs/>
          <w:szCs w:val="24"/>
          <w:lang w:eastAsia="fr-FR"/>
        </w:rPr>
      </w:r>
    </w:p>
    <w:p>
      <w:pPr>
        <w:pStyle w:val="Normal"/>
        <w:spacing w:lineRule="auto" w:line="240" w:before="0" w:after="0"/>
        <w:jc w:val="both"/>
        <w:rPr>
          <w:rFonts w:eastAsia="Times New Roman"/>
          <w:b/>
          <w:b/>
          <w:bCs/>
          <w:szCs w:val="24"/>
          <w:u w:val="single"/>
          <w:lang w:eastAsia="fr-FR"/>
        </w:rPr>
      </w:pPr>
      <w:r>
        <w:rPr>
          <w:rFonts w:eastAsia="Times New Roman"/>
          <w:b/>
          <w:bCs/>
          <w:szCs w:val="24"/>
          <w:u w:val="single"/>
          <w:lang w:eastAsia="fr-FR"/>
        </w:rPr>
        <w:t>Pour les Organisations syndicales</w:t>
      </w:r>
    </w:p>
    <w:p>
      <w:pPr>
        <w:pStyle w:val="Normal"/>
        <w:spacing w:lineRule="auto" w:line="240" w:before="0" w:after="0"/>
        <w:jc w:val="both"/>
        <w:rPr>
          <w:rFonts w:eastAsia="Times New Roman"/>
          <w:b/>
          <w:b/>
          <w:bCs/>
          <w:szCs w:val="24"/>
          <w:u w:val="single"/>
          <w:lang w:eastAsia="fr-FR"/>
        </w:rPr>
      </w:pPr>
      <w:r>
        <w:rPr>
          <w:rFonts w:eastAsia="Times New Roman"/>
          <w:b/>
          <w:bCs/>
          <w:szCs w:val="24"/>
          <w:u w:val="single"/>
          <w:lang w:eastAsia="fr-FR"/>
        </w:rPr>
      </w:r>
    </w:p>
    <w:tbl>
      <w:tblPr>
        <w:tblW w:w="8360" w:type="dxa"/>
        <w:jc w:val="center"/>
        <w:tblInd w:w="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4175"/>
        <w:gridCol w:w="4185"/>
      </w:tblGrid>
      <w:tr>
        <w:trPr>
          <w:trHeight w:val="1324" w:hRule="atLeast"/>
        </w:trPr>
        <w:tc>
          <w:tcPr>
            <w:tcW w:w="4175"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pacing w:before="0" w:after="200"/>
              <w:jc w:val="both"/>
              <w:rPr/>
            </w:pPr>
            <w:r>
              <w:rPr/>
              <w:t>Pour le syndicat CFDT</w:t>
            </w:r>
          </w:p>
        </w:tc>
        <w:tc>
          <w:tcPr>
            <w:tcW w:w="41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pacing w:before="0" w:after="200"/>
              <w:jc w:val="both"/>
              <w:rPr/>
            </w:pPr>
            <w:r>
              <w:rPr/>
              <w:t>Pour le syndicat CGT</w:t>
            </w:r>
          </w:p>
        </w:tc>
      </w:tr>
      <w:tr>
        <w:trPr>
          <w:trHeight w:val="1240" w:hRule="atLeast"/>
        </w:trPr>
        <w:tc>
          <w:tcPr>
            <w:tcW w:w="4175"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pacing w:before="0" w:after="200"/>
              <w:jc w:val="both"/>
              <w:rPr/>
            </w:pPr>
            <w:r>
              <w:rPr/>
              <w:t>Pour le syndicat FO</w:t>
            </w:r>
          </w:p>
        </w:tc>
        <w:tc>
          <w:tcPr>
            <w:tcW w:w="41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pacing w:before="0" w:after="200"/>
              <w:jc w:val="both"/>
              <w:rPr/>
            </w:pPr>
            <w:r>
              <w:rPr/>
              <w:t>Pour le syndicat SUD</w:t>
            </w:r>
          </w:p>
        </w:tc>
      </w:tr>
    </w:tbl>
    <w:p>
      <w:pPr>
        <w:pStyle w:val="Normal"/>
        <w:spacing w:before="0" w:after="200"/>
        <w:jc w:val="both"/>
        <w:rPr/>
      </w:pPr>
      <w:r>
        <w:rPr/>
      </w:r>
    </w:p>
    <w:sectPr>
      <w:footerReference w:type="default" r:id="rId2"/>
      <w:type w:val="nextPage"/>
      <w:pgSz w:w="11906" w:h="16838"/>
      <w:pgMar w:left="1417" w:right="1417" w:header="0"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Symbol">
    <w:charset w:val="01"/>
    <w:family w:val="roman"/>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5</w:t>
    </w:r>
    <w:r>
      <w:fldChar w:fldCharType="end"/>
    </w:r>
    <w:r>
      <w:rPr/>
      <w:t>/5</w:t>
    </w:r>
  </w:p>
  <w:p>
    <w:pPr>
      <w:pStyle w:val="Footer"/>
      <w:tabs>
        <w:tab w:val="center" w:pos="4536" w:leader="none"/>
        <w:tab w:val="right" w:pos="9072" w:leader="none"/>
      </w:tabs>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709"/>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ind w:left="720" w:hanging="360"/>
      </w:pPr>
      <w:rPr>
        <w:rFonts w:ascii="Wingdings" w:hAnsi="Wingdings" w:cs="Wingdings" w:hint="default"/>
        <w:szCs w:val="24"/>
        <w:rFonts w:cs="Wingdings"/>
        <w:lang w:eastAsia="fr-F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paragraph" w:styleId="Heading2">
    <w:name w:val="Heading 2"/>
    <w:basedOn w:val="Normal"/>
    <w:next w:val="TextBody"/>
    <w:qFormat/>
    <w:pPr>
      <w:numPr>
        <w:ilvl w:val="1"/>
        <w:numId w:val="1"/>
      </w:numPr>
      <w:spacing w:lineRule="auto" w:line="240" w:before="280" w:after="280"/>
      <w:outlineLvl w:val="1"/>
      <w:outlineLvl w:val="1"/>
    </w:pPr>
    <w:rPr>
      <w:rFonts w:ascii="Times New Roman" w:hAnsi="Times New Roman" w:eastAsia="Times New Roman" w:cs="Times New Roman"/>
      <w:b/>
      <w:bCs/>
      <w:sz w:val="36"/>
      <w:szCs w:val="36"/>
    </w:rPr>
  </w:style>
  <w:style w:type="character" w:styleId="WW8Num1z0">
    <w:name w:val="WW8Num1z0"/>
    <w:qFormat/>
    <w:rPr>
      <w:rFonts w:ascii="Wingdings" w:hAnsi="Wingdings" w:eastAsia="Times New Roman" w:cs="Wingdings"/>
      <w:szCs w:val="24"/>
      <w:lang w:eastAsia="fr-FR"/>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Policepardfaut">
    <w:name w:val="Police par défaut"/>
    <w:qFormat/>
    <w:rPr/>
  </w:style>
  <w:style w:type="character" w:styleId="TextedebullesCar">
    <w:name w:val="Texte de bulles Car"/>
    <w:qFormat/>
    <w:rPr>
      <w:rFonts w:ascii="Tahoma" w:hAnsi="Tahoma" w:cs="Tahoma"/>
      <w:sz w:val="16"/>
      <w:szCs w:val="16"/>
    </w:rPr>
  </w:style>
  <w:style w:type="character" w:styleId="Marquedecommentaire">
    <w:name w:val="Marque de commentaire"/>
    <w:qFormat/>
    <w:rPr>
      <w:sz w:val="16"/>
      <w:szCs w:val="16"/>
    </w:rPr>
  </w:style>
  <w:style w:type="character" w:styleId="CommentaireCar">
    <w:name w:val="Commentaire Car"/>
    <w:qFormat/>
    <w:rPr/>
  </w:style>
  <w:style w:type="character" w:styleId="ObjetducommentaireCar">
    <w:name w:val="Objet du commentaire Car"/>
    <w:qFormat/>
    <w:rPr>
      <w:b/>
      <w:bCs/>
    </w:rPr>
  </w:style>
  <w:style w:type="character" w:styleId="Titre2Car">
    <w:name w:val="Titre 2 Car"/>
    <w:qFormat/>
    <w:rPr>
      <w:rFonts w:ascii="Times New Roman" w:hAnsi="Times New Roman" w:eastAsia="Times New Roman" w:cs="Times New Roman"/>
      <w:b/>
      <w:bCs/>
      <w:sz w:val="36"/>
      <w:szCs w:val="36"/>
    </w:rPr>
  </w:style>
  <w:style w:type="character" w:styleId="Appleconvertedspace">
    <w:name w:val="apple-converted-space"/>
    <w:qFormat/>
    <w:rPr/>
  </w:style>
  <w:style w:type="character" w:styleId="InternetLink">
    <w:name w:val="Internet Link"/>
    <w:rPr>
      <w:color w:val="0000FF"/>
      <w:u w:val="single"/>
    </w:rPr>
  </w:style>
  <w:style w:type="character" w:styleId="EntteCar">
    <w:name w:val="En-tête Car"/>
    <w:qFormat/>
    <w:rPr>
      <w:sz w:val="22"/>
      <w:szCs w:val="22"/>
    </w:rPr>
  </w:style>
  <w:style w:type="character" w:styleId="PieddepageCar">
    <w:name w:val="Pied de page Car"/>
    <w:qFormat/>
    <w:rPr>
      <w:sz w:val="22"/>
      <w:szCs w:val="22"/>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CarCar2">
    <w:name w:val=" Car Car2"/>
    <w:basedOn w:val="Normal"/>
    <w:qFormat/>
    <w:pPr>
      <w:spacing w:lineRule="atLeast" w:line="260" w:before="0" w:after="120"/>
      <w:ind w:left="851" w:hanging="0"/>
      <w:jc w:val="both"/>
    </w:pPr>
    <w:rPr>
      <w:rFonts w:ascii="Tahoma" w:hAnsi="Tahoma" w:eastAsia="Times New Roman" w:cs="Tahoma"/>
      <w:sz w:val="24"/>
      <w:szCs w:val="20"/>
      <w:lang w:val="en-US" w:eastAsia="zh-C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2019-11-14T08:36:00Z</dcterms:created>
  <dc:language>en-GB</dc:language>
  <cp:lastPrinted>2018-07-12T14:36:00Z</cp:lastPrinted>
  <dcterms:modified xsi:type="dcterms:W3CDTF">2019-11-14T08:38:00Z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it?">
    <vt:lpwstr>C2 RESTREINT</vt:lpwstr>
  </property>
  <property fmtid="{D5CDD505-2E9C-101B-9397-08002B2CF9AE}" pid="4" name="R?ferent">
    <vt:lpwstr>544</vt:lpwstr>
  </property>
  <property fmtid="{D5CDD505-2E9C-101B-9397-08002B2CF9AE}" pid="7" name="display_urn:schemas-microsoft-com:office:office#R_x00e9_ferent">
    <vt:lpwstr>AUDREY VADE</vt:lpwstr>
  </property>
</Properties>
</file>