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4EDEE2B2" w14:textId="77777777" w:rsidP="00134340" w:rsidR="00676F8F" w:rsidRDefault="00676F8F">
      <w:pPr>
        <w:pStyle w:val="Titredudocument"/>
        <w:spacing w:after="0" w:before="0"/>
        <w:jc w:val="center"/>
        <w:rPr>
          <w:color w:val="auto"/>
          <w:sz w:val="28"/>
          <w:szCs w:val="28"/>
        </w:rPr>
      </w:pPr>
    </w:p>
    <w:p w14:paraId="57AB93C4" w14:textId="77777777" w:rsidP="00134340" w:rsidR="00676F8F" w:rsidRDefault="00676F8F">
      <w:pPr>
        <w:pStyle w:val="Titredudocument"/>
        <w:spacing w:after="0" w:before="0"/>
        <w:jc w:val="center"/>
        <w:rPr>
          <w:color w:val="auto"/>
          <w:sz w:val="28"/>
          <w:szCs w:val="28"/>
        </w:rPr>
      </w:pPr>
    </w:p>
    <w:p w14:paraId="6C509C85" w14:textId="799A9EB7" w:rsidP="00134340" w:rsidR="002D230E" w:rsidRDefault="002D230E" w:rsidRPr="00B072B4">
      <w:pPr>
        <w:pStyle w:val="Titredudocument"/>
        <w:spacing w:after="0" w:before="0"/>
        <w:jc w:val="center"/>
        <w:rPr>
          <w:color w:val="auto"/>
          <w:sz w:val="28"/>
          <w:szCs w:val="28"/>
        </w:rPr>
      </w:pPr>
      <w:r w:rsidRPr="00B072B4">
        <w:rPr>
          <w:color w:val="auto"/>
          <w:sz w:val="28"/>
          <w:szCs w:val="28"/>
        </w:rPr>
        <w:t xml:space="preserve">accord collectif RELATIF </w:t>
      </w:r>
      <w:r w:rsidR="00955548">
        <w:rPr>
          <w:color w:val="auto"/>
          <w:sz w:val="28"/>
          <w:szCs w:val="28"/>
        </w:rPr>
        <w:t>AU TELE</w:t>
      </w:r>
      <w:r w:rsidR="003C3CEA">
        <w:rPr>
          <w:color w:val="auto"/>
          <w:sz w:val="28"/>
          <w:szCs w:val="28"/>
        </w:rPr>
        <w:t>t</w:t>
      </w:r>
      <w:r w:rsidR="00955548">
        <w:rPr>
          <w:color w:val="auto"/>
          <w:sz w:val="28"/>
          <w:szCs w:val="28"/>
        </w:rPr>
        <w:t>RAVAIL</w:t>
      </w:r>
      <w:r w:rsidR="00857236">
        <w:rPr>
          <w:color w:val="auto"/>
          <w:sz w:val="28"/>
          <w:szCs w:val="28"/>
        </w:rPr>
        <w:t xml:space="preserve"> A TEMPS PARTIEL </w:t>
      </w:r>
    </w:p>
    <w:p w14:paraId="6B917DBE" w14:textId="77777777" w:rsidP="00134340" w:rsidR="00163614" w:rsidRDefault="00163614">
      <w:pPr>
        <w:pStyle w:val="Titredudocument"/>
        <w:spacing w:after="0" w:before="0"/>
        <w:jc w:val="center"/>
        <w:rPr>
          <w:color w:val="auto"/>
          <w:sz w:val="52"/>
        </w:rPr>
      </w:pPr>
    </w:p>
    <w:p w14:paraId="4791E3B9" w14:textId="77777777" w:rsidP="00134340" w:rsidR="00676F8F" w:rsidRDefault="00676F8F" w:rsidRPr="000F2220">
      <w:pPr>
        <w:pStyle w:val="Titredudocument"/>
        <w:spacing w:after="0" w:before="0"/>
        <w:jc w:val="center"/>
        <w:rPr>
          <w:color w:val="auto"/>
          <w:sz w:val="52"/>
        </w:rPr>
      </w:pPr>
    </w:p>
    <w:p w14:paraId="42DA1A3B" w14:textId="77777777" w:rsidP="00134340" w:rsidR="00244015" w:rsidRDefault="00244015" w:rsidRPr="000F2220">
      <w:pPr>
        <w:jc w:val="both"/>
        <w:rPr>
          <w:rFonts w:ascii="Arial" w:cs="Arial" w:hAnsi="Arial"/>
          <w:b/>
        </w:rPr>
      </w:pPr>
      <w:r w:rsidRPr="000F2220">
        <w:rPr>
          <w:rFonts w:ascii="Arial" w:cs="Arial" w:hAnsi="Arial"/>
          <w:b/>
        </w:rPr>
        <w:t>Entre</w:t>
      </w:r>
    </w:p>
    <w:p w14:paraId="442D2419" w14:textId="77777777" w:rsidP="00134340" w:rsidR="000F2220" w:rsidRDefault="000F2220" w:rsidRPr="000F2220">
      <w:pPr>
        <w:jc w:val="both"/>
        <w:rPr>
          <w:rFonts w:ascii="Arial" w:cs="Arial" w:hAnsi="Arial"/>
          <w:b/>
        </w:rPr>
      </w:pPr>
    </w:p>
    <w:p w14:paraId="12CEA4AF" w14:textId="15C60E5E" w:rsidP="003B5F64" w:rsidR="000F2220" w:rsidRDefault="000F2220" w:rsidRPr="000F2220">
      <w:pPr>
        <w:numPr>
          <w:ilvl w:val="12"/>
          <w:numId w:val="0"/>
        </w:numPr>
        <w:jc w:val="both"/>
        <w:rPr>
          <w:rFonts w:ascii="Arial" w:cs="Arial" w:hAnsi="Arial"/>
        </w:rPr>
      </w:pPr>
      <w:r w:rsidRPr="000F2220">
        <w:rPr>
          <w:rFonts w:ascii="Arial" w:cs="Arial" w:hAnsi="Arial"/>
        </w:rPr>
        <w:t xml:space="preserve">La société Howden </w:t>
      </w:r>
      <w:r w:rsidR="002C25B5">
        <w:rPr>
          <w:rFonts w:ascii="Arial" w:cs="Arial" w:hAnsi="Arial"/>
        </w:rPr>
        <w:t xml:space="preserve">BC </w:t>
      </w:r>
      <w:proofErr w:type="spellStart"/>
      <w:r w:rsidR="002C25B5">
        <w:rPr>
          <w:rFonts w:ascii="Arial" w:cs="Arial" w:hAnsi="Arial"/>
        </w:rPr>
        <w:t>Compressors</w:t>
      </w:r>
      <w:proofErr w:type="spellEnd"/>
      <w:r w:rsidRPr="000F2220">
        <w:rPr>
          <w:rFonts w:ascii="Arial" w:cs="Arial" w:hAnsi="Arial"/>
        </w:rPr>
        <w:t xml:space="preserve"> dont le siège social est situé à </w:t>
      </w:r>
      <w:r w:rsidR="002C25B5">
        <w:rPr>
          <w:rFonts w:ascii="Arial" w:cs="Arial" w:hAnsi="Arial"/>
        </w:rPr>
        <w:t>Nogent sur Oise (60180</w:t>
      </w:r>
      <w:r w:rsidRPr="000F2220">
        <w:rPr>
          <w:rFonts w:ascii="Arial" w:cs="Arial" w:hAnsi="Arial"/>
        </w:rPr>
        <w:t xml:space="preserve">), </w:t>
      </w:r>
      <w:r w:rsidR="002C25B5">
        <w:rPr>
          <w:rFonts w:ascii="Arial" w:cs="Arial" w:hAnsi="Arial"/>
        </w:rPr>
        <w:t>66-66 rue Roland Vachette</w:t>
      </w:r>
      <w:r w:rsidRPr="000F2220">
        <w:rPr>
          <w:rFonts w:ascii="Arial" w:cs="Arial" w:hAnsi="Arial"/>
        </w:rPr>
        <w:t>,</w:t>
      </w:r>
    </w:p>
    <w:p w14:paraId="1C9079A2" w14:textId="77777777" w:rsidP="00134340" w:rsidR="000F2220" w:rsidRDefault="000F2220" w:rsidRPr="000F2220">
      <w:pPr>
        <w:numPr>
          <w:ilvl w:val="12"/>
          <w:numId w:val="0"/>
        </w:numPr>
        <w:spacing w:line="360" w:lineRule="atLeast"/>
        <w:rPr>
          <w:rFonts w:ascii="Arial" w:cs="Arial" w:hAnsi="Arial"/>
        </w:rPr>
      </w:pPr>
    </w:p>
    <w:p w14:paraId="6D970E32" w14:textId="58FEF30F" w:rsidP="003B5F64" w:rsidR="000F2220" w:rsidRDefault="000F2220" w:rsidRPr="000F2220">
      <w:pPr>
        <w:numPr>
          <w:ilvl w:val="12"/>
          <w:numId w:val="0"/>
        </w:numPr>
        <w:spacing w:line="360" w:lineRule="atLeast"/>
        <w:jc w:val="both"/>
        <w:rPr>
          <w:rFonts w:ascii="Arial" w:cs="Arial" w:hAnsi="Arial"/>
        </w:rPr>
      </w:pPr>
      <w:r w:rsidRPr="000F2220">
        <w:rPr>
          <w:rFonts w:ascii="Arial" w:cs="Arial" w:hAnsi="Arial"/>
        </w:rPr>
        <w:t xml:space="preserve">Représentée par Monsieur </w:t>
      </w:r>
      <w:ins w:author="Julie Collery" w:date="2021-03-10T13:41:00Z" w:id="0">
        <w:r w:rsidR="003935FC">
          <w:rPr>
            <w:rFonts w:ascii="Arial" w:cs="Arial" w:hAnsi="Arial"/>
          </w:rPr>
          <w:t>XXX</w:t>
        </w:r>
      </w:ins>
      <w:r w:rsidRPr="000F2220">
        <w:rPr>
          <w:rFonts w:ascii="Arial" w:cs="Arial" w:hAnsi="Arial"/>
        </w:rPr>
        <w:t xml:space="preserve">, Directeur Général Howden </w:t>
      </w:r>
      <w:r w:rsidR="002C25B5">
        <w:rPr>
          <w:rFonts w:ascii="Arial" w:cs="Arial" w:hAnsi="Arial"/>
        </w:rPr>
        <w:t xml:space="preserve">BC </w:t>
      </w:r>
      <w:proofErr w:type="spellStart"/>
      <w:r w:rsidR="002C25B5">
        <w:rPr>
          <w:rFonts w:ascii="Arial" w:cs="Arial" w:hAnsi="Arial"/>
        </w:rPr>
        <w:t>Compressors</w:t>
      </w:r>
      <w:proofErr w:type="spellEnd"/>
      <w:r w:rsidRPr="000F2220">
        <w:rPr>
          <w:rFonts w:ascii="Arial" w:cs="Arial" w:hAnsi="Arial"/>
        </w:rPr>
        <w:t>,</w:t>
      </w:r>
    </w:p>
    <w:p w14:paraId="570885E7" w14:textId="77777777" w:rsidP="00134340" w:rsidR="000F2220" w:rsidRDefault="000F2220" w:rsidRPr="000F2220">
      <w:pPr>
        <w:tabs>
          <w:tab w:pos="7938" w:val="left"/>
        </w:tabs>
        <w:jc w:val="both"/>
        <w:rPr>
          <w:rFonts w:ascii="Arial" w:cs="Arial" w:hAnsi="Arial"/>
        </w:rPr>
      </w:pPr>
      <w:r w:rsidRPr="000F2220">
        <w:rPr>
          <w:rFonts w:ascii="Arial" w:cs="Arial" w:hAnsi="Arial"/>
        </w:rPr>
        <w:tab/>
      </w:r>
    </w:p>
    <w:p w14:paraId="7D05E4ED" w14:textId="77777777" w:rsidP="00134340" w:rsidR="000F2220" w:rsidRDefault="000F2220" w:rsidRPr="000F2220">
      <w:pPr>
        <w:tabs>
          <w:tab w:pos="7938" w:val="left"/>
        </w:tabs>
        <w:jc w:val="both"/>
        <w:rPr>
          <w:rFonts w:ascii="Arial" w:cs="Arial" w:hAnsi="Arial"/>
        </w:rPr>
      </w:pPr>
      <w:r w:rsidRPr="000F2220">
        <w:rPr>
          <w:rFonts w:ascii="Arial" w:cs="Arial" w:hAnsi="Arial"/>
        </w:rPr>
        <w:tab/>
        <w:t>D'une part,</w:t>
      </w:r>
    </w:p>
    <w:p w14:paraId="662C5B85" w14:textId="77777777" w:rsidP="00134340" w:rsidR="000F2220" w:rsidRDefault="000F2220" w:rsidRPr="000F2220">
      <w:pPr>
        <w:jc w:val="both"/>
        <w:rPr>
          <w:rFonts w:ascii="Arial" w:cs="Arial" w:hAnsi="Arial"/>
        </w:rPr>
      </w:pPr>
    </w:p>
    <w:p w14:paraId="4EBFEE3C" w14:textId="77777777" w:rsidP="00134340" w:rsidR="000F2220" w:rsidRDefault="000F2220" w:rsidRPr="000F2220">
      <w:pPr>
        <w:jc w:val="both"/>
        <w:rPr>
          <w:rFonts w:ascii="Arial" w:cs="Arial" w:hAnsi="Arial"/>
          <w:b/>
        </w:rPr>
      </w:pPr>
      <w:r w:rsidRPr="000F2220">
        <w:rPr>
          <w:rFonts w:ascii="Arial" w:cs="Arial" w:hAnsi="Arial"/>
          <w:b/>
        </w:rPr>
        <w:t>Et</w:t>
      </w:r>
    </w:p>
    <w:p w14:paraId="3423435F" w14:textId="77777777" w:rsidP="00134340" w:rsidR="000F2220" w:rsidRDefault="000F2220" w:rsidRPr="000F2220">
      <w:pPr>
        <w:jc w:val="both"/>
        <w:rPr>
          <w:rFonts w:ascii="Arial" w:cs="Arial" w:hAnsi="Arial"/>
        </w:rPr>
      </w:pPr>
    </w:p>
    <w:p w14:paraId="47DC699B" w14:textId="7CB351C2" w:rsidP="00134340" w:rsidR="000F2220" w:rsidRDefault="000F2220" w:rsidRPr="000F2220">
      <w:pPr>
        <w:jc w:val="both"/>
        <w:rPr>
          <w:rFonts w:ascii="Arial" w:cs="Arial" w:hAnsi="Arial"/>
        </w:rPr>
      </w:pPr>
      <w:r w:rsidRPr="000F2220">
        <w:rPr>
          <w:rFonts w:ascii="Arial" w:cs="Arial" w:hAnsi="Arial"/>
        </w:rPr>
        <w:t>L</w:t>
      </w:r>
      <w:r w:rsidR="002C25B5">
        <w:rPr>
          <w:rFonts w:ascii="Arial" w:cs="Arial" w:hAnsi="Arial"/>
        </w:rPr>
        <w:t>’o</w:t>
      </w:r>
      <w:r w:rsidRPr="000F2220">
        <w:rPr>
          <w:rFonts w:ascii="Arial" w:cs="Arial" w:hAnsi="Arial"/>
        </w:rPr>
        <w:t>rganisation syndicale</w:t>
      </w:r>
      <w:r w:rsidR="002C25B5">
        <w:rPr>
          <w:rFonts w:ascii="Arial" w:cs="Arial" w:hAnsi="Arial"/>
        </w:rPr>
        <w:t xml:space="preserve"> représentative</w:t>
      </w:r>
      <w:r w:rsidRPr="000F2220">
        <w:rPr>
          <w:rFonts w:ascii="Arial" w:cs="Arial" w:hAnsi="Arial"/>
        </w:rPr>
        <w:t xml:space="preserve">, </w:t>
      </w:r>
    </w:p>
    <w:p w14:paraId="6DCC2DD5" w14:textId="77777777" w:rsidP="00134340" w:rsidR="000F2220" w:rsidRDefault="000F2220" w:rsidRPr="000F2220">
      <w:pPr>
        <w:jc w:val="both"/>
        <w:rPr>
          <w:rFonts w:ascii="Arial" w:cs="Arial" w:hAnsi="Arial"/>
        </w:rPr>
      </w:pPr>
    </w:p>
    <w:p w14:paraId="4D072C01" w14:textId="065469E1" w:rsidP="00134340" w:rsidR="000F2220" w:rsidRDefault="000F2220" w:rsidRPr="000F2220">
      <w:pPr>
        <w:jc w:val="both"/>
        <w:rPr>
          <w:rFonts w:ascii="Arial" w:cs="Arial" w:hAnsi="Arial"/>
        </w:rPr>
      </w:pPr>
      <w:r w:rsidRPr="000F2220">
        <w:rPr>
          <w:rFonts w:ascii="Arial" w:cs="Arial" w:hAnsi="Arial"/>
        </w:rPr>
        <w:t xml:space="preserve">Représentée par </w:t>
      </w:r>
    </w:p>
    <w:p w14:paraId="78219A98" w14:textId="47BF7A83" w:rsidP="00134340" w:rsidR="000F2220" w:rsidRDefault="000F2220" w:rsidRPr="000F2220">
      <w:pPr>
        <w:numPr>
          <w:ilvl w:val="12"/>
          <w:numId w:val="0"/>
        </w:numPr>
        <w:spacing w:line="360" w:lineRule="atLeast"/>
        <w:rPr>
          <w:rFonts w:ascii="Arial" w:cs="Arial" w:hAnsi="Arial"/>
        </w:rPr>
      </w:pPr>
      <w:r w:rsidRPr="000F2220">
        <w:rPr>
          <w:rFonts w:ascii="Arial" w:cs="Arial" w:hAnsi="Arial"/>
        </w:rPr>
        <w:t>M</w:t>
      </w:r>
      <w:r w:rsidR="002C25B5">
        <w:rPr>
          <w:rFonts w:ascii="Arial" w:cs="Arial" w:hAnsi="Arial"/>
        </w:rPr>
        <w:t xml:space="preserve">adame </w:t>
      </w:r>
      <w:ins w:author="Julie Collery" w:date="2021-03-10T13:41:00Z" w:id="1">
        <w:r w:rsidR="003935FC">
          <w:rPr>
            <w:rFonts w:ascii="Arial" w:cs="Arial" w:hAnsi="Arial"/>
          </w:rPr>
          <w:t>YYY</w:t>
        </w:r>
      </w:ins>
      <w:r w:rsidRPr="000F2220">
        <w:rPr>
          <w:rFonts w:ascii="Arial" w:cs="Arial" w:hAnsi="Arial"/>
        </w:rPr>
        <w:t>, délégué</w:t>
      </w:r>
      <w:r w:rsidR="002C25B5">
        <w:rPr>
          <w:rFonts w:ascii="Arial" w:cs="Arial" w:hAnsi="Arial"/>
        </w:rPr>
        <w:t>e</w:t>
      </w:r>
      <w:r w:rsidRPr="000F2220">
        <w:rPr>
          <w:rFonts w:ascii="Arial" w:cs="Arial" w:hAnsi="Arial"/>
        </w:rPr>
        <w:t xml:space="preserve"> syndical</w:t>
      </w:r>
      <w:r w:rsidR="002C25B5">
        <w:rPr>
          <w:rFonts w:ascii="Arial" w:cs="Arial" w:hAnsi="Arial"/>
        </w:rPr>
        <w:t>e</w:t>
      </w:r>
      <w:r w:rsidRPr="000F2220">
        <w:rPr>
          <w:rFonts w:ascii="Arial" w:cs="Arial" w:hAnsi="Arial"/>
        </w:rPr>
        <w:t xml:space="preserve"> C.F.D.T.</w:t>
      </w:r>
    </w:p>
    <w:p w14:paraId="3C34A1E5" w14:textId="77777777" w:rsidP="00134340" w:rsidR="000F2220" w:rsidRDefault="000F2220" w:rsidRPr="000F2220">
      <w:pPr>
        <w:jc w:val="both"/>
        <w:rPr>
          <w:rFonts w:ascii="Arial" w:cs="Arial" w:hAnsi="Arial"/>
        </w:rPr>
      </w:pPr>
      <w:r w:rsidRPr="000F2220">
        <w:rPr>
          <w:rFonts w:ascii="Arial" w:cs="Arial" w:hAnsi="Arial"/>
        </w:rPr>
        <w:tab/>
      </w:r>
      <w:r w:rsidRPr="000F2220">
        <w:rPr>
          <w:rFonts w:ascii="Arial" w:cs="Arial" w:hAnsi="Arial"/>
        </w:rPr>
        <w:tab/>
      </w:r>
      <w:r w:rsidRPr="000F2220">
        <w:rPr>
          <w:rFonts w:ascii="Arial" w:cs="Arial" w:hAnsi="Arial"/>
        </w:rPr>
        <w:tab/>
      </w:r>
      <w:r w:rsidRPr="000F2220">
        <w:rPr>
          <w:rFonts w:ascii="Arial" w:cs="Arial" w:hAnsi="Arial"/>
        </w:rPr>
        <w:tab/>
      </w:r>
      <w:r w:rsidRPr="000F2220">
        <w:rPr>
          <w:rFonts w:ascii="Arial" w:cs="Arial" w:hAnsi="Arial"/>
        </w:rPr>
        <w:tab/>
      </w:r>
      <w:r w:rsidRPr="000F2220">
        <w:rPr>
          <w:rFonts w:ascii="Arial" w:cs="Arial" w:hAnsi="Arial"/>
        </w:rPr>
        <w:tab/>
      </w:r>
      <w:r w:rsidRPr="000F2220">
        <w:rPr>
          <w:rFonts w:ascii="Arial" w:cs="Arial" w:hAnsi="Arial"/>
        </w:rPr>
        <w:tab/>
      </w:r>
      <w:r w:rsidRPr="000F2220">
        <w:rPr>
          <w:rFonts w:ascii="Arial" w:cs="Arial" w:hAnsi="Arial"/>
        </w:rPr>
        <w:tab/>
      </w:r>
      <w:r w:rsidRPr="000F2220">
        <w:rPr>
          <w:rFonts w:ascii="Arial" w:cs="Arial" w:hAnsi="Arial"/>
        </w:rPr>
        <w:tab/>
      </w:r>
      <w:r w:rsidRPr="000F2220">
        <w:rPr>
          <w:rFonts w:ascii="Arial" w:cs="Arial" w:hAnsi="Arial"/>
        </w:rPr>
        <w:tab/>
      </w:r>
      <w:r w:rsidRPr="000F2220">
        <w:rPr>
          <w:rFonts w:ascii="Arial" w:cs="Arial" w:hAnsi="Arial"/>
        </w:rPr>
        <w:tab/>
        <w:t xml:space="preserve"> </w:t>
      </w:r>
    </w:p>
    <w:p w14:paraId="4A339E97" w14:textId="77777777" w:rsidP="00134340" w:rsidR="000F2220" w:rsidRDefault="000F2220" w:rsidRPr="000F2220">
      <w:pPr>
        <w:ind w:firstLine="708" w:left="7080"/>
        <w:jc w:val="both"/>
        <w:rPr>
          <w:rFonts w:ascii="Arial" w:cs="Arial" w:hAnsi="Arial"/>
        </w:rPr>
      </w:pPr>
      <w:r w:rsidRPr="000F2220">
        <w:rPr>
          <w:rFonts w:ascii="Arial" w:cs="Arial" w:hAnsi="Arial"/>
        </w:rPr>
        <w:t xml:space="preserve"> D'autre part,</w:t>
      </w:r>
    </w:p>
    <w:p w14:paraId="3957DCE0" w14:textId="77777777" w:rsidP="00134340" w:rsidR="00244015" w:rsidRDefault="00244015" w:rsidRPr="000F2220">
      <w:pPr>
        <w:jc w:val="both"/>
        <w:rPr>
          <w:rFonts w:ascii="Arial" w:cs="Arial" w:hAnsi="Arial"/>
        </w:rPr>
      </w:pPr>
    </w:p>
    <w:p w14:paraId="7AC144EE" w14:textId="77777777" w:rsidP="00134340" w:rsidR="00244015" w:rsidRDefault="00244015" w:rsidRPr="000F2220">
      <w:pPr>
        <w:jc w:val="both"/>
        <w:rPr>
          <w:rFonts w:ascii="Arial" w:cs="Arial" w:hAnsi="Arial"/>
          <w:b/>
        </w:rPr>
      </w:pPr>
      <w:r w:rsidRPr="000F2220">
        <w:rPr>
          <w:rFonts w:ascii="Arial" w:cs="Arial" w:hAnsi="Arial"/>
          <w:b/>
        </w:rPr>
        <w:t>Il est convenu ce qui suit :</w:t>
      </w:r>
    </w:p>
    <w:p w14:paraId="637E4A35" w14:textId="77777777" w:rsidP="00134340" w:rsidR="00244015" w:rsidRDefault="00244015" w:rsidRPr="000F2220">
      <w:pPr>
        <w:jc w:val="both"/>
        <w:rPr>
          <w:rFonts w:ascii="Arial" w:cs="Arial" w:hAnsi="Arial"/>
        </w:rPr>
      </w:pPr>
    </w:p>
    <w:p w14:paraId="7EF1B4E2" w14:textId="77777777" w:rsidP="00134340" w:rsidR="000B6C54" w:rsidRDefault="000B6C54">
      <w:pPr>
        <w:jc w:val="both"/>
        <w:rPr>
          <w:rFonts w:ascii="Arial" w:cs="Arial" w:hAnsi="Arial"/>
          <w:b/>
        </w:rPr>
      </w:pPr>
    </w:p>
    <w:p w14:paraId="19B535F2" w14:textId="77777777" w:rsidP="00134340" w:rsidR="00163614" w:rsidRDefault="00163614" w:rsidRPr="000F2220">
      <w:pPr>
        <w:jc w:val="both"/>
        <w:rPr>
          <w:rFonts w:ascii="Arial" w:cs="Arial" w:hAnsi="Arial"/>
          <w:b/>
        </w:rPr>
      </w:pPr>
    </w:p>
    <w:p w14:paraId="57E3317F" w14:textId="77777777" w:rsidP="00134340" w:rsidR="00244015" w:rsidRDefault="00244015">
      <w:pPr>
        <w:jc w:val="center"/>
        <w:rPr>
          <w:rFonts w:ascii="Arial" w:cs="Arial" w:hAnsi="Arial"/>
          <w:b/>
        </w:rPr>
      </w:pPr>
      <w:r w:rsidRPr="000F2220">
        <w:rPr>
          <w:rFonts w:ascii="Arial" w:cs="Arial" w:hAnsi="Arial"/>
          <w:b/>
        </w:rPr>
        <w:t>PREAMBULE</w:t>
      </w:r>
    </w:p>
    <w:p w14:paraId="41EEB1E6" w14:textId="77777777" w:rsidP="00134340" w:rsidR="00B75E6B" w:rsidRDefault="00B75E6B" w:rsidRPr="000F2220">
      <w:pPr>
        <w:jc w:val="center"/>
        <w:rPr>
          <w:rFonts w:ascii="Arial" w:cs="Arial" w:hAnsi="Arial"/>
          <w:b/>
        </w:rPr>
      </w:pPr>
    </w:p>
    <w:p w14:paraId="7D2B9972" w14:textId="5DA3C06A" w:rsidP="00134340" w:rsidR="00955548" w:rsidRDefault="00955548">
      <w:pPr>
        <w:pStyle w:val="32Exempleounote"/>
        <w:spacing w:before="0" w:line="240" w:lineRule="auto"/>
        <w:ind w:left="0"/>
        <w:rPr>
          <w:rFonts w:cs="Arial"/>
          <w:b w:val="0"/>
          <w:caps w:val="0"/>
          <w:sz w:val="24"/>
          <w:szCs w:val="24"/>
        </w:rPr>
      </w:pPr>
      <w:r>
        <w:rPr>
          <w:rFonts w:cs="Arial"/>
          <w:b w:val="0"/>
          <w:caps w:val="0"/>
          <w:sz w:val="24"/>
          <w:szCs w:val="24"/>
        </w:rPr>
        <w:t xml:space="preserve">Un accord d’entreprise relatif à la </w:t>
      </w:r>
      <w:r w:rsidR="002C25B5">
        <w:rPr>
          <w:rFonts w:cs="Arial"/>
          <w:b w:val="0"/>
          <w:caps w:val="0"/>
          <w:sz w:val="24"/>
          <w:szCs w:val="24"/>
        </w:rPr>
        <w:t xml:space="preserve">négociation annuelle obligatoire </w:t>
      </w:r>
      <w:r>
        <w:rPr>
          <w:rFonts w:cs="Arial"/>
          <w:b w:val="0"/>
          <w:caps w:val="0"/>
          <w:sz w:val="24"/>
          <w:szCs w:val="24"/>
        </w:rPr>
        <w:t xml:space="preserve">a été conclu le </w:t>
      </w:r>
      <w:r w:rsidR="002C25B5">
        <w:rPr>
          <w:rFonts w:cs="Arial"/>
          <w:b w:val="0"/>
          <w:caps w:val="0"/>
          <w:sz w:val="24"/>
          <w:szCs w:val="24"/>
        </w:rPr>
        <w:t>21 mars</w:t>
      </w:r>
      <w:r>
        <w:rPr>
          <w:rFonts w:cs="Arial"/>
          <w:b w:val="0"/>
          <w:caps w:val="0"/>
          <w:sz w:val="24"/>
          <w:szCs w:val="24"/>
        </w:rPr>
        <w:t xml:space="preserve"> 2019 avec les organisations syndicales représentatives, prévoyant </w:t>
      </w:r>
      <w:r w:rsidR="002C25B5">
        <w:rPr>
          <w:rFonts w:cs="Arial"/>
          <w:b w:val="0"/>
          <w:caps w:val="0"/>
          <w:sz w:val="24"/>
          <w:szCs w:val="24"/>
        </w:rPr>
        <w:t xml:space="preserve">des </w:t>
      </w:r>
      <w:r w:rsidR="007D7851">
        <w:rPr>
          <w:rFonts w:cs="Arial"/>
          <w:b w:val="0"/>
          <w:caps w:val="0"/>
          <w:sz w:val="24"/>
          <w:szCs w:val="24"/>
        </w:rPr>
        <w:t xml:space="preserve">dispositions relatives aux télétravail et des </w:t>
      </w:r>
      <w:r w:rsidR="002C25B5">
        <w:rPr>
          <w:rFonts w:cs="Arial"/>
          <w:b w:val="0"/>
          <w:caps w:val="0"/>
          <w:sz w:val="24"/>
          <w:szCs w:val="24"/>
        </w:rPr>
        <w:t>cas de recours limité</w:t>
      </w:r>
      <w:r w:rsidR="007D7851">
        <w:rPr>
          <w:rFonts w:cs="Arial"/>
          <w:b w:val="0"/>
          <w:caps w:val="0"/>
          <w:sz w:val="24"/>
          <w:szCs w:val="24"/>
        </w:rPr>
        <w:t>s à celui-ci</w:t>
      </w:r>
      <w:r w:rsidR="002C25B5">
        <w:rPr>
          <w:rFonts w:cs="Arial"/>
          <w:b w:val="0"/>
          <w:caps w:val="0"/>
          <w:sz w:val="24"/>
          <w:szCs w:val="24"/>
        </w:rPr>
        <w:t xml:space="preserve"> (épisodes de pollution, d’intempérie neigeuse et situations médicales réduisant la mobilité)</w:t>
      </w:r>
      <w:r>
        <w:rPr>
          <w:rFonts w:cs="Arial"/>
          <w:b w:val="0"/>
          <w:caps w:val="0"/>
          <w:sz w:val="24"/>
          <w:szCs w:val="24"/>
        </w:rPr>
        <w:t>.</w:t>
      </w:r>
    </w:p>
    <w:p w14:paraId="0CAAA2E7" w14:textId="77777777" w:rsidP="00134340" w:rsidR="00955548" w:rsidRDefault="00955548">
      <w:pPr>
        <w:pStyle w:val="32Exempleounote"/>
        <w:spacing w:before="0" w:line="240" w:lineRule="auto"/>
        <w:ind w:left="0"/>
        <w:rPr>
          <w:rFonts w:cs="Arial"/>
          <w:b w:val="0"/>
          <w:caps w:val="0"/>
          <w:sz w:val="24"/>
          <w:szCs w:val="24"/>
        </w:rPr>
      </w:pPr>
    </w:p>
    <w:p w14:paraId="09382E65" w14:textId="77777777" w:rsidP="00134340" w:rsidR="00323CDD" w:rsidRDefault="00955548">
      <w:pPr>
        <w:pStyle w:val="32Exempleounote"/>
        <w:spacing w:before="0" w:line="240" w:lineRule="auto"/>
        <w:ind w:left="0"/>
        <w:rPr>
          <w:rFonts w:cs="Arial"/>
          <w:b w:val="0"/>
          <w:caps w:val="0"/>
          <w:sz w:val="24"/>
          <w:szCs w:val="24"/>
        </w:rPr>
      </w:pPr>
      <w:r>
        <w:rPr>
          <w:rFonts w:cs="Arial"/>
          <w:b w:val="0"/>
          <w:caps w:val="0"/>
          <w:sz w:val="24"/>
          <w:szCs w:val="24"/>
        </w:rPr>
        <w:t>La crise sanitaire</w:t>
      </w:r>
      <w:r w:rsidRPr="00955548">
        <w:t xml:space="preserve"> </w:t>
      </w:r>
      <w:r>
        <w:rPr>
          <w:rFonts w:cs="Arial"/>
          <w:b w:val="0"/>
          <w:caps w:val="0"/>
          <w:sz w:val="24"/>
          <w:szCs w:val="24"/>
        </w:rPr>
        <w:t xml:space="preserve">liée à </w:t>
      </w:r>
      <w:r w:rsidRPr="00955548">
        <w:rPr>
          <w:rFonts w:cs="Arial"/>
          <w:b w:val="0"/>
          <w:caps w:val="0"/>
          <w:sz w:val="24"/>
          <w:szCs w:val="24"/>
        </w:rPr>
        <w:t>l’épidémie de covid-19 et les mesures prises par les pouvoirs publics pour limiter cette propagation</w:t>
      </w:r>
      <w:r>
        <w:rPr>
          <w:rFonts w:cs="Arial"/>
          <w:b w:val="0"/>
          <w:caps w:val="0"/>
          <w:sz w:val="24"/>
          <w:szCs w:val="24"/>
        </w:rPr>
        <w:t xml:space="preserve"> ont conduit, </w:t>
      </w:r>
      <w:r w:rsidR="00891F37">
        <w:rPr>
          <w:rFonts w:cs="Arial"/>
          <w:b w:val="0"/>
          <w:caps w:val="0"/>
          <w:sz w:val="24"/>
          <w:szCs w:val="24"/>
        </w:rPr>
        <w:t>dans le cadre des dispositions de</w:t>
      </w:r>
      <w:r w:rsidR="00821A4E" w:rsidRPr="00323CDD">
        <w:rPr>
          <w:rFonts w:cs="Arial"/>
          <w:b w:val="0"/>
          <w:caps w:val="0"/>
          <w:sz w:val="24"/>
          <w:szCs w:val="24"/>
        </w:rPr>
        <w:t xml:space="preserve"> </w:t>
      </w:r>
      <w:r w:rsidR="00323CDD" w:rsidRPr="00323CDD">
        <w:rPr>
          <w:rFonts w:cs="Arial"/>
          <w:b w:val="0"/>
          <w:caps w:val="0"/>
          <w:sz w:val="24"/>
          <w:szCs w:val="24"/>
        </w:rPr>
        <w:t xml:space="preserve">la </w:t>
      </w:r>
      <w:r w:rsidR="00891F37">
        <w:rPr>
          <w:rFonts w:cs="Arial"/>
          <w:b w:val="0"/>
          <w:caps w:val="0"/>
          <w:sz w:val="24"/>
          <w:szCs w:val="24"/>
        </w:rPr>
        <w:t>loi n° 2020-290 du 23 mars 2020 et de l’</w:t>
      </w:r>
      <w:r w:rsidR="00891F37" w:rsidRPr="00891F37">
        <w:rPr>
          <w:rFonts w:cs="Arial"/>
          <w:b w:val="0"/>
          <w:caps w:val="0"/>
          <w:sz w:val="24"/>
          <w:szCs w:val="24"/>
        </w:rPr>
        <w:t>article L1222-11 du Code du travail</w:t>
      </w:r>
      <w:r w:rsidR="00891F37">
        <w:rPr>
          <w:rFonts w:cs="Arial"/>
          <w:b w:val="0"/>
          <w:caps w:val="0"/>
          <w:sz w:val="24"/>
          <w:szCs w:val="24"/>
        </w:rPr>
        <w:t>, à placer l’ensemble des salariés</w:t>
      </w:r>
      <w:r w:rsidR="00E73CAB">
        <w:rPr>
          <w:rFonts w:cs="Arial"/>
          <w:b w:val="0"/>
          <w:caps w:val="0"/>
          <w:sz w:val="24"/>
          <w:szCs w:val="24"/>
        </w:rPr>
        <w:t>,</w:t>
      </w:r>
      <w:r w:rsidR="00891F37">
        <w:rPr>
          <w:rFonts w:cs="Arial"/>
          <w:b w:val="0"/>
          <w:caps w:val="0"/>
          <w:sz w:val="24"/>
          <w:szCs w:val="24"/>
        </w:rPr>
        <w:t xml:space="preserve"> dont la situation le permettait</w:t>
      </w:r>
      <w:r w:rsidR="00E73CAB">
        <w:rPr>
          <w:rFonts w:cs="Arial"/>
          <w:b w:val="0"/>
          <w:caps w:val="0"/>
          <w:sz w:val="24"/>
          <w:szCs w:val="24"/>
        </w:rPr>
        <w:t>,</w:t>
      </w:r>
      <w:r w:rsidR="00891F37">
        <w:rPr>
          <w:rFonts w:cs="Arial"/>
          <w:b w:val="0"/>
          <w:caps w:val="0"/>
          <w:sz w:val="24"/>
          <w:szCs w:val="24"/>
        </w:rPr>
        <w:t xml:space="preserve"> en télétravail.</w:t>
      </w:r>
    </w:p>
    <w:p w14:paraId="4B588E31" w14:textId="77777777" w:rsidP="00134340" w:rsidR="00891F37" w:rsidRDefault="00891F37">
      <w:pPr>
        <w:pStyle w:val="32Exempleounote"/>
        <w:spacing w:before="0" w:line="240" w:lineRule="auto"/>
        <w:ind w:left="0"/>
        <w:rPr>
          <w:rFonts w:cs="Arial"/>
          <w:b w:val="0"/>
          <w:caps w:val="0"/>
          <w:sz w:val="24"/>
          <w:szCs w:val="24"/>
        </w:rPr>
      </w:pPr>
    </w:p>
    <w:p w14:paraId="1F53BBCE" w14:textId="6057C42B" w:rsidP="00134340" w:rsidR="00BB4AF1" w:rsidRDefault="00891F37">
      <w:pPr>
        <w:pStyle w:val="32Exempleounote"/>
        <w:spacing w:before="0" w:line="240" w:lineRule="auto"/>
        <w:ind w:left="0"/>
        <w:rPr>
          <w:ins w:author="Julie Collery" w:date="2021-03-10T13:41:00Z" w:id="2"/>
          <w:rFonts w:cs="Arial"/>
          <w:b w:val="0"/>
          <w:caps w:val="0"/>
          <w:sz w:val="24"/>
          <w:szCs w:val="24"/>
        </w:rPr>
      </w:pPr>
      <w:r>
        <w:rPr>
          <w:rFonts w:cs="Arial"/>
          <w:b w:val="0"/>
          <w:caps w:val="0"/>
          <w:sz w:val="24"/>
          <w:szCs w:val="24"/>
        </w:rPr>
        <w:t xml:space="preserve">Au terme de </w:t>
      </w:r>
      <w:r w:rsidR="007D7851">
        <w:rPr>
          <w:rFonts w:cs="Arial"/>
          <w:b w:val="0"/>
          <w:caps w:val="0"/>
          <w:sz w:val="24"/>
          <w:szCs w:val="24"/>
        </w:rPr>
        <w:t>trois</w:t>
      </w:r>
      <w:r w:rsidR="002C25B5">
        <w:rPr>
          <w:rFonts w:cs="Arial"/>
          <w:b w:val="0"/>
          <w:caps w:val="0"/>
          <w:sz w:val="24"/>
          <w:szCs w:val="24"/>
        </w:rPr>
        <w:t xml:space="preserve"> </w:t>
      </w:r>
      <w:r>
        <w:rPr>
          <w:rFonts w:cs="Arial"/>
          <w:b w:val="0"/>
          <w:caps w:val="0"/>
          <w:sz w:val="24"/>
          <w:szCs w:val="24"/>
        </w:rPr>
        <w:t>mois de pratique de télétravail</w:t>
      </w:r>
      <w:r w:rsidR="00BB4AF1">
        <w:rPr>
          <w:rFonts w:cs="Arial"/>
          <w:b w:val="0"/>
          <w:caps w:val="0"/>
          <w:sz w:val="24"/>
          <w:szCs w:val="24"/>
        </w:rPr>
        <w:t xml:space="preserve"> en continu dans ce contexte exceptionnel</w:t>
      </w:r>
      <w:r>
        <w:rPr>
          <w:rFonts w:cs="Arial"/>
          <w:b w:val="0"/>
          <w:caps w:val="0"/>
          <w:sz w:val="24"/>
          <w:szCs w:val="24"/>
        </w:rPr>
        <w:t>, une enquête interne</w:t>
      </w:r>
      <w:r w:rsidR="00857236">
        <w:rPr>
          <w:rFonts w:cs="Arial"/>
          <w:b w:val="0"/>
          <w:caps w:val="0"/>
          <w:sz w:val="24"/>
          <w:szCs w:val="24"/>
        </w:rPr>
        <w:t xml:space="preserve"> de la Direction</w:t>
      </w:r>
      <w:r>
        <w:rPr>
          <w:rFonts w:cs="Arial"/>
          <w:b w:val="0"/>
          <w:caps w:val="0"/>
          <w:sz w:val="24"/>
          <w:szCs w:val="24"/>
        </w:rPr>
        <w:t xml:space="preserve"> </w:t>
      </w:r>
      <w:r w:rsidR="00DA798D">
        <w:rPr>
          <w:rFonts w:cs="Arial"/>
          <w:b w:val="0"/>
          <w:caps w:val="0"/>
          <w:sz w:val="24"/>
          <w:szCs w:val="24"/>
        </w:rPr>
        <w:t>sur le retour d’expérience des télétra</w:t>
      </w:r>
      <w:r w:rsidR="00BB4AF1">
        <w:rPr>
          <w:rFonts w:cs="Arial"/>
          <w:b w:val="0"/>
          <w:caps w:val="0"/>
          <w:sz w:val="24"/>
          <w:szCs w:val="24"/>
        </w:rPr>
        <w:t xml:space="preserve">vailleurs a été menée auprès de </w:t>
      </w:r>
      <w:r w:rsidR="00996418">
        <w:rPr>
          <w:rFonts w:cs="Arial"/>
          <w:b w:val="0"/>
          <w:caps w:val="0"/>
          <w:sz w:val="24"/>
          <w:szCs w:val="24"/>
        </w:rPr>
        <w:t xml:space="preserve">22 </w:t>
      </w:r>
      <w:r w:rsidR="00BB4AF1">
        <w:rPr>
          <w:rFonts w:cs="Arial"/>
          <w:b w:val="0"/>
          <w:caps w:val="0"/>
          <w:sz w:val="24"/>
          <w:szCs w:val="24"/>
        </w:rPr>
        <w:t>salariés</w:t>
      </w:r>
      <w:r w:rsidR="009E0D03">
        <w:rPr>
          <w:rFonts w:cs="Arial"/>
          <w:b w:val="0"/>
          <w:caps w:val="0"/>
          <w:sz w:val="24"/>
          <w:szCs w:val="24"/>
        </w:rPr>
        <w:t xml:space="preserve"> concernés</w:t>
      </w:r>
      <w:r w:rsidR="002C25B5">
        <w:rPr>
          <w:rFonts w:cs="Arial"/>
          <w:b w:val="0"/>
          <w:caps w:val="0"/>
          <w:sz w:val="24"/>
          <w:szCs w:val="24"/>
        </w:rPr>
        <w:t>.</w:t>
      </w:r>
      <w:r w:rsidR="00E73CAB">
        <w:rPr>
          <w:rFonts w:cs="Arial"/>
          <w:b w:val="0"/>
          <w:caps w:val="0"/>
          <w:sz w:val="24"/>
          <w:szCs w:val="24"/>
        </w:rPr>
        <w:t xml:space="preserve"> </w:t>
      </w:r>
      <w:r w:rsidR="00BB4AF1">
        <w:rPr>
          <w:rFonts w:cs="Arial"/>
          <w:b w:val="0"/>
          <w:caps w:val="0"/>
          <w:sz w:val="24"/>
          <w:szCs w:val="24"/>
        </w:rPr>
        <w:t xml:space="preserve">Les conclusions de cette enquête </w:t>
      </w:r>
      <w:r w:rsidR="009E0D03">
        <w:rPr>
          <w:rFonts w:cs="Arial"/>
          <w:b w:val="0"/>
          <w:caps w:val="0"/>
          <w:sz w:val="24"/>
          <w:szCs w:val="24"/>
        </w:rPr>
        <w:t>ont permis de constater que</w:t>
      </w:r>
      <w:r w:rsidR="00E73CAB">
        <w:rPr>
          <w:rFonts w:cs="Arial"/>
          <w:b w:val="0"/>
          <w:caps w:val="0"/>
          <w:sz w:val="24"/>
          <w:szCs w:val="24"/>
        </w:rPr>
        <w:t xml:space="preserve">, sur les </w:t>
      </w:r>
      <w:r w:rsidR="007D7851">
        <w:rPr>
          <w:rFonts w:cs="Arial"/>
          <w:b w:val="0"/>
          <w:caps w:val="0"/>
          <w:sz w:val="24"/>
          <w:szCs w:val="24"/>
        </w:rPr>
        <w:t xml:space="preserve">19 </w:t>
      </w:r>
      <w:r w:rsidR="00E73CAB">
        <w:rPr>
          <w:rFonts w:cs="Arial"/>
          <w:b w:val="0"/>
          <w:caps w:val="0"/>
          <w:sz w:val="24"/>
          <w:szCs w:val="24"/>
        </w:rPr>
        <w:t>salariés ayant répondu à l’enquête</w:t>
      </w:r>
      <w:r w:rsidR="00996418">
        <w:rPr>
          <w:rFonts w:cs="Arial"/>
          <w:b w:val="0"/>
          <w:caps w:val="0"/>
          <w:sz w:val="24"/>
          <w:szCs w:val="24"/>
        </w:rPr>
        <w:t xml:space="preserve"> </w:t>
      </w:r>
      <w:r w:rsidR="009E0D03">
        <w:rPr>
          <w:rFonts w:cs="Arial"/>
          <w:b w:val="0"/>
          <w:caps w:val="0"/>
          <w:sz w:val="24"/>
          <w:szCs w:val="24"/>
        </w:rPr>
        <w:t>:</w:t>
      </w:r>
      <w:r w:rsidR="00996418">
        <w:rPr>
          <w:rFonts w:cs="Arial"/>
          <w:b w:val="0"/>
          <w:caps w:val="0"/>
          <w:sz w:val="24"/>
          <w:szCs w:val="24"/>
        </w:rPr>
        <w:t xml:space="preserve"> </w:t>
      </w:r>
    </w:p>
    <w:p w14:paraId="220D9557" w14:textId="77777777" w:rsidP="00134340" w:rsidR="003935FC" w:rsidRDefault="003935FC">
      <w:pPr>
        <w:pStyle w:val="32Exempleounote"/>
        <w:spacing w:before="0" w:line="240" w:lineRule="auto"/>
        <w:ind w:left="0"/>
        <w:rPr>
          <w:rFonts w:cs="Arial"/>
          <w:b w:val="0"/>
          <w:caps w:val="0"/>
          <w:sz w:val="24"/>
          <w:szCs w:val="24"/>
        </w:rPr>
      </w:pPr>
    </w:p>
    <w:p w14:paraId="6A5884AE" w14:textId="46EAF354" w:rsidP="00134340" w:rsidR="009E0D03" w:rsidRDefault="009E0D03">
      <w:pPr>
        <w:pStyle w:val="32Exempleounote"/>
        <w:numPr>
          <w:ilvl w:val="0"/>
          <w:numId w:val="3"/>
        </w:numPr>
        <w:spacing w:before="0" w:line="240" w:lineRule="auto"/>
        <w:rPr>
          <w:rFonts w:cs="Arial"/>
          <w:b w:val="0"/>
          <w:caps w:val="0"/>
          <w:sz w:val="24"/>
          <w:szCs w:val="24"/>
        </w:rPr>
      </w:pPr>
      <w:r>
        <w:rPr>
          <w:rFonts w:cs="Arial"/>
          <w:b w:val="0"/>
          <w:caps w:val="0"/>
          <w:sz w:val="24"/>
          <w:szCs w:val="24"/>
        </w:rPr>
        <w:lastRenderedPageBreak/>
        <w:t>9</w:t>
      </w:r>
      <w:r w:rsidR="00996418">
        <w:rPr>
          <w:rFonts w:cs="Arial"/>
          <w:b w:val="0"/>
          <w:caps w:val="0"/>
          <w:sz w:val="24"/>
          <w:szCs w:val="24"/>
        </w:rPr>
        <w:t>5</w:t>
      </w:r>
      <w:r w:rsidR="00DA798D">
        <w:rPr>
          <w:rFonts w:cs="Arial"/>
          <w:b w:val="0"/>
          <w:caps w:val="0"/>
          <w:sz w:val="24"/>
          <w:szCs w:val="24"/>
        </w:rPr>
        <w:t xml:space="preserve"> % des salariés </w:t>
      </w:r>
      <w:r>
        <w:rPr>
          <w:rFonts w:cs="Arial"/>
          <w:b w:val="0"/>
          <w:caps w:val="0"/>
          <w:sz w:val="24"/>
          <w:szCs w:val="24"/>
        </w:rPr>
        <w:t>estiment disposer des matériels nécessaires à leur activité en télétravail</w:t>
      </w:r>
      <w:r w:rsidR="00BE7D67">
        <w:rPr>
          <w:rFonts w:cs="Arial"/>
          <w:b w:val="0"/>
          <w:caps w:val="0"/>
          <w:sz w:val="24"/>
          <w:szCs w:val="24"/>
        </w:rPr>
        <w:t>,</w:t>
      </w:r>
    </w:p>
    <w:p w14:paraId="60E705EA" w14:textId="3E85C4B1" w:rsidP="00134340" w:rsidR="009E0D03" w:rsidRDefault="009E0D03">
      <w:pPr>
        <w:pStyle w:val="32Exempleounote"/>
        <w:numPr>
          <w:ilvl w:val="0"/>
          <w:numId w:val="3"/>
        </w:numPr>
        <w:spacing w:before="0" w:line="240" w:lineRule="auto"/>
        <w:rPr>
          <w:rFonts w:cs="Arial"/>
          <w:b w:val="0"/>
          <w:caps w:val="0"/>
          <w:sz w:val="24"/>
          <w:szCs w:val="24"/>
        </w:rPr>
      </w:pPr>
      <w:r>
        <w:rPr>
          <w:rFonts w:cs="Arial"/>
          <w:b w:val="0"/>
          <w:caps w:val="0"/>
          <w:sz w:val="24"/>
          <w:szCs w:val="24"/>
        </w:rPr>
        <w:t>9</w:t>
      </w:r>
      <w:r w:rsidR="00996418">
        <w:rPr>
          <w:rFonts w:cs="Arial"/>
          <w:b w:val="0"/>
          <w:caps w:val="0"/>
          <w:sz w:val="24"/>
          <w:szCs w:val="24"/>
        </w:rPr>
        <w:t>5</w:t>
      </w:r>
      <w:r>
        <w:rPr>
          <w:rFonts w:cs="Arial"/>
          <w:b w:val="0"/>
          <w:caps w:val="0"/>
          <w:sz w:val="24"/>
          <w:szCs w:val="24"/>
        </w:rPr>
        <w:t xml:space="preserve"> % des salariés estiment gérer efficacement leur temps de travail</w:t>
      </w:r>
      <w:r w:rsidR="00BE7D67">
        <w:rPr>
          <w:rFonts w:cs="Arial"/>
          <w:b w:val="0"/>
          <w:caps w:val="0"/>
          <w:sz w:val="24"/>
          <w:szCs w:val="24"/>
        </w:rPr>
        <w:t xml:space="preserve"> en télétravail,</w:t>
      </w:r>
    </w:p>
    <w:p w14:paraId="19DAC1C5" w14:textId="2CD798B6" w:rsidP="00134340" w:rsidR="009E0D03" w:rsidRDefault="009E0D03">
      <w:pPr>
        <w:pStyle w:val="32Exempleounote"/>
        <w:numPr>
          <w:ilvl w:val="0"/>
          <w:numId w:val="3"/>
        </w:numPr>
        <w:spacing w:before="0" w:line="240" w:lineRule="auto"/>
        <w:rPr>
          <w:rFonts w:cs="Arial"/>
          <w:b w:val="0"/>
          <w:caps w:val="0"/>
          <w:sz w:val="24"/>
          <w:szCs w:val="24"/>
        </w:rPr>
      </w:pPr>
      <w:r>
        <w:rPr>
          <w:rFonts w:cs="Arial"/>
          <w:b w:val="0"/>
          <w:caps w:val="0"/>
          <w:sz w:val="24"/>
          <w:szCs w:val="24"/>
        </w:rPr>
        <w:t>9</w:t>
      </w:r>
      <w:r w:rsidR="00996418">
        <w:rPr>
          <w:rFonts w:cs="Arial"/>
          <w:b w:val="0"/>
          <w:caps w:val="0"/>
          <w:sz w:val="24"/>
          <w:szCs w:val="24"/>
        </w:rPr>
        <w:t>5</w:t>
      </w:r>
      <w:r>
        <w:rPr>
          <w:rFonts w:cs="Arial"/>
          <w:b w:val="0"/>
          <w:caps w:val="0"/>
          <w:sz w:val="24"/>
          <w:szCs w:val="24"/>
        </w:rPr>
        <w:t xml:space="preserve"> % des salariés parviennent à s’isoler ou trouver un endroit propice à leur concentration si nécessaire</w:t>
      </w:r>
      <w:r w:rsidR="00BE7D67">
        <w:rPr>
          <w:rFonts w:cs="Arial"/>
          <w:b w:val="0"/>
          <w:caps w:val="0"/>
          <w:sz w:val="24"/>
          <w:szCs w:val="24"/>
        </w:rPr>
        <w:t>,</w:t>
      </w:r>
    </w:p>
    <w:p w14:paraId="78485B49" w14:textId="660A52DC" w:rsidP="00134340" w:rsidR="00BE7D67" w:rsidRDefault="00BE7D67">
      <w:pPr>
        <w:pStyle w:val="32Exempleounote"/>
        <w:numPr>
          <w:ilvl w:val="0"/>
          <w:numId w:val="3"/>
        </w:numPr>
        <w:spacing w:before="0" w:line="240" w:lineRule="auto"/>
        <w:rPr>
          <w:rFonts w:cs="Arial"/>
          <w:b w:val="0"/>
          <w:caps w:val="0"/>
          <w:sz w:val="24"/>
          <w:szCs w:val="24"/>
        </w:rPr>
      </w:pPr>
      <w:r>
        <w:rPr>
          <w:rFonts w:cs="Arial"/>
          <w:b w:val="0"/>
          <w:caps w:val="0"/>
          <w:sz w:val="24"/>
          <w:szCs w:val="24"/>
        </w:rPr>
        <w:t>8</w:t>
      </w:r>
      <w:r w:rsidR="00996418">
        <w:rPr>
          <w:rFonts w:cs="Arial"/>
          <w:b w:val="0"/>
          <w:caps w:val="0"/>
          <w:sz w:val="24"/>
          <w:szCs w:val="24"/>
        </w:rPr>
        <w:t>9</w:t>
      </w:r>
      <w:r>
        <w:rPr>
          <w:rFonts w:cs="Arial"/>
          <w:b w:val="0"/>
          <w:caps w:val="0"/>
          <w:sz w:val="24"/>
          <w:szCs w:val="24"/>
        </w:rPr>
        <w:t xml:space="preserve"> % des salariés considèrent leur installation de bureau à domicile comme confortable,</w:t>
      </w:r>
    </w:p>
    <w:p w14:paraId="0AE2EC9E" w14:textId="3519AC79" w:rsidP="00134340" w:rsidR="009E0D03" w:rsidRDefault="00996418">
      <w:pPr>
        <w:pStyle w:val="32Exempleounote"/>
        <w:numPr>
          <w:ilvl w:val="0"/>
          <w:numId w:val="3"/>
        </w:numPr>
        <w:spacing w:before="0" w:line="240" w:lineRule="auto"/>
        <w:rPr>
          <w:rFonts w:cs="Arial"/>
          <w:b w:val="0"/>
          <w:caps w:val="0"/>
          <w:sz w:val="24"/>
          <w:szCs w:val="24"/>
        </w:rPr>
      </w:pPr>
      <w:r>
        <w:rPr>
          <w:rFonts w:cs="Arial"/>
          <w:b w:val="0"/>
          <w:caps w:val="0"/>
          <w:sz w:val="24"/>
          <w:szCs w:val="24"/>
        </w:rPr>
        <w:t>79</w:t>
      </w:r>
      <w:r w:rsidR="00BE7D67" w:rsidRPr="00BE7D67">
        <w:rPr>
          <w:rFonts w:cs="Arial"/>
          <w:b w:val="0"/>
          <w:caps w:val="0"/>
          <w:sz w:val="24"/>
          <w:szCs w:val="24"/>
        </w:rPr>
        <w:t xml:space="preserve"> % des salariés </w:t>
      </w:r>
      <w:r w:rsidR="00BE7D67">
        <w:rPr>
          <w:rFonts w:cs="Arial"/>
          <w:b w:val="0"/>
          <w:caps w:val="0"/>
          <w:sz w:val="24"/>
          <w:szCs w:val="24"/>
        </w:rPr>
        <w:t>déclarent être vigilants quant à leur posture en télétravail,</w:t>
      </w:r>
    </w:p>
    <w:p w14:paraId="3E9C2EDB" w14:textId="03C20D9A" w:rsidP="00134340" w:rsidR="00BE7D67" w:rsidRDefault="00996418">
      <w:pPr>
        <w:pStyle w:val="32Exempleounote"/>
        <w:numPr>
          <w:ilvl w:val="0"/>
          <w:numId w:val="3"/>
        </w:numPr>
        <w:spacing w:before="0" w:line="240" w:lineRule="auto"/>
        <w:rPr>
          <w:rFonts w:cs="Arial"/>
          <w:b w:val="0"/>
          <w:caps w:val="0"/>
          <w:sz w:val="24"/>
          <w:szCs w:val="24"/>
        </w:rPr>
      </w:pPr>
      <w:r>
        <w:rPr>
          <w:rFonts w:cs="Arial"/>
          <w:b w:val="0"/>
          <w:caps w:val="0"/>
          <w:sz w:val="24"/>
          <w:szCs w:val="24"/>
        </w:rPr>
        <w:t xml:space="preserve">95 </w:t>
      </w:r>
      <w:r w:rsidR="00BE7D67">
        <w:rPr>
          <w:rFonts w:cs="Arial"/>
          <w:b w:val="0"/>
          <w:caps w:val="0"/>
          <w:sz w:val="24"/>
          <w:szCs w:val="24"/>
        </w:rPr>
        <w:t xml:space="preserve">% des salariés évaluent leur performance en télétravail comme étant bonne </w:t>
      </w:r>
      <w:r>
        <w:rPr>
          <w:rFonts w:cs="Arial"/>
          <w:b w:val="0"/>
          <w:caps w:val="0"/>
          <w:sz w:val="24"/>
          <w:szCs w:val="24"/>
        </w:rPr>
        <w:t xml:space="preserve">(à 37%) </w:t>
      </w:r>
      <w:r w:rsidR="00BE7D67">
        <w:rPr>
          <w:rFonts w:cs="Arial"/>
          <w:b w:val="0"/>
          <w:caps w:val="0"/>
          <w:sz w:val="24"/>
          <w:szCs w:val="24"/>
        </w:rPr>
        <w:t>voire excellente</w:t>
      </w:r>
      <w:r>
        <w:rPr>
          <w:rFonts w:cs="Arial"/>
          <w:b w:val="0"/>
          <w:caps w:val="0"/>
          <w:sz w:val="24"/>
          <w:szCs w:val="24"/>
        </w:rPr>
        <w:t xml:space="preserve"> (à 58%)</w:t>
      </w:r>
      <w:r w:rsidR="00BE7D67">
        <w:rPr>
          <w:rFonts w:cs="Arial"/>
          <w:b w:val="0"/>
          <w:caps w:val="0"/>
          <w:sz w:val="24"/>
          <w:szCs w:val="24"/>
        </w:rPr>
        <w:t>,</w:t>
      </w:r>
    </w:p>
    <w:p w14:paraId="08BE7003" w14:textId="2FE3892F" w:rsidR="00BE7D67" w:rsidRDefault="00BE7D67" w:rsidRPr="00996418">
      <w:pPr>
        <w:pStyle w:val="32Exempleounote"/>
        <w:numPr>
          <w:ilvl w:val="0"/>
          <w:numId w:val="3"/>
        </w:numPr>
        <w:spacing w:before="0" w:line="240" w:lineRule="auto"/>
        <w:rPr>
          <w:rFonts w:cs="Arial"/>
          <w:b w:val="0"/>
          <w:caps w:val="0"/>
          <w:sz w:val="24"/>
          <w:szCs w:val="24"/>
        </w:rPr>
      </w:pPr>
      <w:r w:rsidRPr="00996418">
        <w:rPr>
          <w:rFonts w:cs="Arial"/>
          <w:b w:val="0"/>
          <w:caps w:val="0"/>
          <w:sz w:val="24"/>
          <w:szCs w:val="24"/>
        </w:rPr>
        <w:t>9</w:t>
      </w:r>
      <w:r w:rsidR="00996418" w:rsidRPr="00996418">
        <w:rPr>
          <w:rFonts w:cs="Arial"/>
          <w:b w:val="0"/>
          <w:caps w:val="0"/>
          <w:sz w:val="24"/>
          <w:szCs w:val="24"/>
        </w:rPr>
        <w:t>5</w:t>
      </w:r>
      <w:r w:rsidRPr="00996418">
        <w:rPr>
          <w:rFonts w:cs="Arial"/>
          <w:b w:val="0"/>
          <w:caps w:val="0"/>
          <w:sz w:val="24"/>
          <w:szCs w:val="24"/>
        </w:rPr>
        <w:t xml:space="preserve"> % des salariés évaluent leur adaptation au télétravail </w:t>
      </w:r>
      <w:r w:rsidR="00996418">
        <w:rPr>
          <w:rFonts w:cs="Arial"/>
          <w:b w:val="0"/>
          <w:caps w:val="0"/>
          <w:sz w:val="24"/>
          <w:szCs w:val="24"/>
        </w:rPr>
        <w:t xml:space="preserve">comme </w:t>
      </w:r>
      <w:r w:rsidR="00996418" w:rsidRPr="00996418">
        <w:rPr>
          <w:rFonts w:cs="Arial"/>
          <w:b w:val="0"/>
          <w:caps w:val="0"/>
          <w:sz w:val="24"/>
          <w:szCs w:val="24"/>
        </w:rPr>
        <w:t>étant bonne (à 37%) voire excellente (à 58%)</w:t>
      </w:r>
      <w:r w:rsidRPr="00996418">
        <w:rPr>
          <w:rFonts w:cs="Arial"/>
          <w:b w:val="0"/>
          <w:caps w:val="0"/>
          <w:sz w:val="24"/>
          <w:szCs w:val="24"/>
        </w:rPr>
        <w:t>.</w:t>
      </w:r>
    </w:p>
    <w:p w14:paraId="0CDBDE83" w14:textId="77777777" w:rsidP="00134340" w:rsidR="00BE7D67" w:rsidRDefault="00BE7D67">
      <w:pPr>
        <w:pStyle w:val="32Exempleounote"/>
        <w:spacing w:before="0" w:line="240" w:lineRule="auto"/>
        <w:rPr>
          <w:rFonts w:cs="Arial"/>
          <w:b w:val="0"/>
          <w:caps w:val="0"/>
          <w:sz w:val="24"/>
          <w:szCs w:val="24"/>
        </w:rPr>
      </w:pPr>
    </w:p>
    <w:p w14:paraId="69F3FCA3" w14:textId="314410BC" w:rsidP="00134340" w:rsidR="00891F37" w:rsidRDefault="00BE7D67">
      <w:pPr>
        <w:pStyle w:val="32Exempleounote"/>
        <w:spacing w:before="0" w:line="240" w:lineRule="auto"/>
        <w:ind w:left="0"/>
        <w:rPr>
          <w:rFonts w:cs="Arial"/>
          <w:b w:val="0"/>
          <w:caps w:val="0"/>
          <w:sz w:val="24"/>
          <w:szCs w:val="24"/>
        </w:rPr>
      </w:pPr>
      <w:r>
        <w:rPr>
          <w:rFonts w:cs="Arial"/>
          <w:b w:val="0"/>
          <w:caps w:val="0"/>
          <w:sz w:val="24"/>
          <w:szCs w:val="24"/>
        </w:rPr>
        <w:t>Il est ressorti de cette enquête une demande des salariés concernés de p</w:t>
      </w:r>
      <w:r w:rsidR="000152AE">
        <w:rPr>
          <w:rFonts w:cs="Arial"/>
          <w:b w:val="0"/>
          <w:caps w:val="0"/>
          <w:sz w:val="24"/>
          <w:szCs w:val="24"/>
        </w:rPr>
        <w:t xml:space="preserve">ouvoir pratiquer, au terme de la crise sanitaire, </w:t>
      </w:r>
      <w:r>
        <w:rPr>
          <w:rFonts w:cs="Arial"/>
          <w:b w:val="0"/>
          <w:caps w:val="0"/>
          <w:sz w:val="24"/>
          <w:szCs w:val="24"/>
        </w:rPr>
        <w:t>le télétravail plus fréquemment</w:t>
      </w:r>
      <w:r w:rsidR="000152AE">
        <w:rPr>
          <w:rFonts w:cs="Arial"/>
          <w:b w:val="0"/>
          <w:caps w:val="0"/>
          <w:sz w:val="24"/>
          <w:szCs w:val="24"/>
        </w:rPr>
        <w:t xml:space="preserve"> </w:t>
      </w:r>
      <w:r w:rsidR="005C0FB0">
        <w:rPr>
          <w:rFonts w:cs="Arial"/>
          <w:b w:val="0"/>
          <w:caps w:val="0"/>
          <w:sz w:val="24"/>
          <w:szCs w:val="24"/>
        </w:rPr>
        <w:t xml:space="preserve">que </w:t>
      </w:r>
      <w:r w:rsidR="00996418">
        <w:rPr>
          <w:rFonts w:cs="Arial"/>
          <w:b w:val="0"/>
          <w:caps w:val="0"/>
          <w:sz w:val="24"/>
          <w:szCs w:val="24"/>
        </w:rPr>
        <w:t>lors des cas de recours</w:t>
      </w:r>
      <w:r w:rsidR="005C0FB0">
        <w:rPr>
          <w:rFonts w:cs="Arial"/>
          <w:b w:val="0"/>
          <w:caps w:val="0"/>
          <w:sz w:val="24"/>
          <w:szCs w:val="24"/>
        </w:rPr>
        <w:t xml:space="preserve"> </w:t>
      </w:r>
      <w:r w:rsidR="00996418">
        <w:rPr>
          <w:rFonts w:cs="Arial"/>
          <w:b w:val="0"/>
          <w:caps w:val="0"/>
          <w:sz w:val="24"/>
          <w:szCs w:val="24"/>
        </w:rPr>
        <w:t>mentionnés dans</w:t>
      </w:r>
      <w:r w:rsidR="005C0FB0">
        <w:rPr>
          <w:rFonts w:cs="Arial"/>
          <w:b w:val="0"/>
          <w:caps w:val="0"/>
          <w:sz w:val="24"/>
          <w:szCs w:val="24"/>
        </w:rPr>
        <w:t xml:space="preserve"> l’accord précité.</w:t>
      </w:r>
    </w:p>
    <w:p w14:paraId="502FEA22" w14:textId="77777777" w:rsidP="00134340" w:rsidR="005C0FB0" w:rsidRDefault="005C0FB0">
      <w:pPr>
        <w:pStyle w:val="32Exempleounote"/>
        <w:spacing w:before="0" w:line="240" w:lineRule="auto"/>
        <w:ind w:left="0"/>
        <w:rPr>
          <w:rFonts w:cs="Arial"/>
          <w:b w:val="0"/>
          <w:caps w:val="0"/>
          <w:sz w:val="24"/>
          <w:szCs w:val="24"/>
        </w:rPr>
      </w:pPr>
    </w:p>
    <w:p w14:paraId="5935E9ED" w14:textId="3FD690A6" w:rsidR="00891F37" w:rsidRDefault="005C0FB0">
      <w:pPr>
        <w:pStyle w:val="32Exempleounote"/>
        <w:spacing w:before="0" w:line="240" w:lineRule="auto"/>
        <w:ind w:left="0"/>
        <w:rPr>
          <w:rFonts w:cs="Arial"/>
          <w:b w:val="0"/>
          <w:caps w:val="0"/>
          <w:sz w:val="24"/>
          <w:szCs w:val="24"/>
        </w:rPr>
      </w:pPr>
      <w:r>
        <w:rPr>
          <w:rFonts w:cs="Arial"/>
          <w:b w:val="0"/>
          <w:caps w:val="0"/>
          <w:sz w:val="24"/>
          <w:szCs w:val="24"/>
        </w:rPr>
        <w:t xml:space="preserve">En parallèle, la Direction a relevé la nécessité d’adapter le modèle d’entreprise aux nouvelles exigences et évolutions du monde du travail, et a souhaité soumettre aux partenaires sociaux un certain nombre d’aménagements </w:t>
      </w:r>
      <w:r w:rsidR="003B5F64">
        <w:rPr>
          <w:rFonts w:cs="Arial"/>
          <w:b w:val="0"/>
          <w:caps w:val="0"/>
          <w:sz w:val="24"/>
          <w:szCs w:val="24"/>
        </w:rPr>
        <w:t>des dispositions</w:t>
      </w:r>
      <w:r>
        <w:rPr>
          <w:rFonts w:cs="Arial"/>
          <w:b w:val="0"/>
          <w:caps w:val="0"/>
          <w:sz w:val="24"/>
          <w:szCs w:val="24"/>
        </w:rPr>
        <w:t xml:space="preserve"> </w:t>
      </w:r>
      <w:r w:rsidR="004E0ADD">
        <w:rPr>
          <w:rFonts w:cs="Arial"/>
          <w:b w:val="0"/>
          <w:caps w:val="0"/>
          <w:sz w:val="24"/>
          <w:szCs w:val="24"/>
        </w:rPr>
        <w:t>préexistant</w:t>
      </w:r>
      <w:r w:rsidR="003B5F64">
        <w:rPr>
          <w:rFonts w:cs="Arial"/>
          <w:b w:val="0"/>
          <w:caps w:val="0"/>
          <w:sz w:val="24"/>
          <w:szCs w:val="24"/>
        </w:rPr>
        <w:t>es</w:t>
      </w:r>
      <w:r w:rsidR="004E0ADD">
        <w:rPr>
          <w:rFonts w:cs="Arial"/>
          <w:b w:val="0"/>
          <w:caps w:val="0"/>
          <w:sz w:val="24"/>
          <w:szCs w:val="24"/>
        </w:rPr>
        <w:t xml:space="preserve"> sur le télétravail afin, d’une part, de répondre aux aspirations des salariés, d’autre part, de valoriser la marque employeur par une avancée en termes d’organisation du temps de travail</w:t>
      </w:r>
      <w:r w:rsidR="00E73CAB">
        <w:rPr>
          <w:rFonts w:cs="Arial"/>
          <w:b w:val="0"/>
          <w:caps w:val="0"/>
          <w:sz w:val="24"/>
          <w:szCs w:val="24"/>
        </w:rPr>
        <w:t xml:space="preserve"> et de qualité de vie au travail.</w:t>
      </w:r>
    </w:p>
    <w:p w14:paraId="045BFF32" w14:textId="77777777" w:rsidP="00134340" w:rsidR="008E76D3" w:rsidRDefault="008E76D3">
      <w:pPr>
        <w:pStyle w:val="32Exempleounote"/>
        <w:spacing w:before="0" w:line="240" w:lineRule="auto"/>
        <w:ind w:left="0"/>
        <w:rPr>
          <w:rFonts w:cs="Arial"/>
          <w:b w:val="0"/>
          <w:caps w:val="0"/>
          <w:sz w:val="24"/>
          <w:szCs w:val="24"/>
        </w:rPr>
      </w:pPr>
    </w:p>
    <w:p w14:paraId="5859C953" w14:textId="1B42C342" w:rsidP="003B5F64" w:rsidR="004E006E" w:rsidRDefault="00323CDD">
      <w:pPr>
        <w:keepLines/>
        <w:jc w:val="both"/>
        <w:rPr>
          <w:rFonts w:ascii="Arial" w:cs="Arial" w:hAnsi="Arial"/>
        </w:rPr>
      </w:pPr>
      <w:r>
        <w:rPr>
          <w:rFonts w:ascii="Arial" w:cs="Arial" w:hAnsi="Arial"/>
        </w:rPr>
        <w:t xml:space="preserve">Aussi, </w:t>
      </w:r>
      <w:r w:rsidR="000B6C54">
        <w:rPr>
          <w:rFonts w:ascii="Arial" w:cs="Arial" w:hAnsi="Arial"/>
        </w:rPr>
        <w:t>afin </w:t>
      </w:r>
      <w:r w:rsidR="005C0FB0">
        <w:rPr>
          <w:rFonts w:ascii="Arial" w:cs="Arial" w:hAnsi="Arial"/>
        </w:rPr>
        <w:t xml:space="preserve">de concilier au mieux les </w:t>
      </w:r>
      <w:r w:rsidR="002D7247">
        <w:rPr>
          <w:rFonts w:ascii="Arial" w:cs="Arial" w:hAnsi="Arial"/>
        </w:rPr>
        <w:t>aspirations des salariés e</w:t>
      </w:r>
      <w:r w:rsidR="005C0FB0">
        <w:rPr>
          <w:rFonts w:ascii="Arial" w:cs="Arial" w:hAnsi="Arial"/>
        </w:rPr>
        <w:t xml:space="preserve">t </w:t>
      </w:r>
      <w:r w:rsidR="004E006E">
        <w:rPr>
          <w:rFonts w:ascii="Arial" w:cs="Arial" w:hAnsi="Arial"/>
        </w:rPr>
        <w:t xml:space="preserve">les </w:t>
      </w:r>
      <w:r w:rsidR="002D7247">
        <w:rPr>
          <w:rFonts w:ascii="Arial" w:cs="Arial" w:hAnsi="Arial"/>
        </w:rPr>
        <w:t xml:space="preserve">impératifs économiques de la société Howden </w:t>
      </w:r>
      <w:r w:rsidR="00996418">
        <w:rPr>
          <w:rFonts w:ascii="Arial" w:cs="Arial" w:hAnsi="Arial"/>
        </w:rPr>
        <w:t xml:space="preserve">BC </w:t>
      </w:r>
      <w:proofErr w:type="spellStart"/>
      <w:r w:rsidR="00996418">
        <w:rPr>
          <w:rFonts w:ascii="Arial" w:cs="Arial" w:hAnsi="Arial"/>
        </w:rPr>
        <w:t>Compres</w:t>
      </w:r>
      <w:r w:rsidR="007D7851">
        <w:rPr>
          <w:rFonts w:ascii="Arial" w:cs="Arial" w:hAnsi="Arial"/>
        </w:rPr>
        <w:t>s</w:t>
      </w:r>
      <w:r w:rsidR="00996418">
        <w:rPr>
          <w:rFonts w:ascii="Arial" w:cs="Arial" w:hAnsi="Arial"/>
        </w:rPr>
        <w:t>ors</w:t>
      </w:r>
      <w:proofErr w:type="spellEnd"/>
      <w:r w:rsidR="004E006E">
        <w:rPr>
          <w:rFonts w:ascii="Arial" w:cs="Arial" w:hAnsi="Arial"/>
        </w:rPr>
        <w:t>,</w:t>
      </w:r>
      <w:r w:rsidR="002D7247">
        <w:rPr>
          <w:rFonts w:ascii="Arial" w:cs="Arial" w:hAnsi="Arial"/>
        </w:rPr>
        <w:t xml:space="preserve"> </w:t>
      </w:r>
      <w:r w:rsidR="008E5417">
        <w:rPr>
          <w:rFonts w:ascii="Arial" w:cs="Arial" w:hAnsi="Arial"/>
        </w:rPr>
        <w:t xml:space="preserve">et </w:t>
      </w:r>
      <w:r w:rsidR="008E5417" w:rsidRPr="008E5417">
        <w:rPr>
          <w:rFonts w:ascii="Arial" w:cs="Arial" w:hAnsi="Arial"/>
        </w:rPr>
        <w:t>dans le cadre des principes et des règles établis par l’Accord National Interprofessionnel du 19 juillet 2005 sur le télétravail, par l’article L. 1222-9 du Code du Travail, et par l’ordonnance n°2017-1387 du 22 septembre 2017 relative à la prévisibilité et la sécurisation des relations de travail</w:t>
      </w:r>
      <w:r w:rsidR="00E87CCB">
        <w:rPr>
          <w:rFonts w:ascii="Arial" w:cs="Arial" w:hAnsi="Arial"/>
        </w:rPr>
        <w:t xml:space="preserve">, </w:t>
      </w:r>
      <w:r w:rsidR="000B6C54">
        <w:rPr>
          <w:rFonts w:ascii="Arial" w:cs="Arial" w:hAnsi="Arial"/>
        </w:rPr>
        <w:t xml:space="preserve">les parties </w:t>
      </w:r>
      <w:r w:rsidR="004E006E">
        <w:rPr>
          <w:rFonts w:ascii="Arial" w:cs="Arial" w:hAnsi="Arial"/>
        </w:rPr>
        <w:t>ont convenu ce qui suit.</w:t>
      </w:r>
    </w:p>
    <w:p w14:paraId="078D5CC8" w14:textId="77777777" w:rsidP="00134340" w:rsidR="000B6C54" w:rsidRDefault="000B6C54">
      <w:pPr>
        <w:keepLines/>
        <w:spacing w:line="240" w:lineRule="exact"/>
        <w:jc w:val="both"/>
        <w:rPr>
          <w:rFonts w:ascii="Arial" w:cs="Arial" w:hAnsi="Arial"/>
        </w:rPr>
      </w:pPr>
    </w:p>
    <w:p w14:paraId="552D2026" w14:textId="77777777" w:rsidP="00134340" w:rsidR="00134340" w:rsidRDefault="00134340">
      <w:pPr>
        <w:keepLines/>
        <w:spacing w:line="240" w:lineRule="exact"/>
        <w:jc w:val="both"/>
        <w:rPr>
          <w:rFonts w:ascii="Arial" w:cs="Arial" w:hAnsi="Arial"/>
        </w:rPr>
      </w:pPr>
    </w:p>
    <w:p w14:paraId="3F373430" w14:textId="77777777" w:rsidP="00134340" w:rsidR="00BE75E9" w:rsidRDefault="00BE75E9" w:rsidRPr="00227B55">
      <w:pPr>
        <w:pStyle w:val="Titre1"/>
        <w:spacing w:before="0"/>
        <w:rPr>
          <w:sz w:val="24"/>
          <w:szCs w:val="24"/>
          <w:u w:val="single"/>
        </w:rPr>
      </w:pPr>
      <w:r w:rsidRPr="00227B55">
        <w:rPr>
          <w:sz w:val="24"/>
          <w:szCs w:val="24"/>
          <w:u w:val="single"/>
        </w:rPr>
        <w:t xml:space="preserve">Article </w:t>
      </w:r>
      <w:r w:rsidR="00B66D23" w:rsidRPr="00227B55">
        <w:rPr>
          <w:sz w:val="24"/>
          <w:szCs w:val="24"/>
          <w:u w:val="single"/>
        </w:rPr>
        <w:t>1</w:t>
      </w:r>
      <w:r w:rsidRPr="00227B55">
        <w:rPr>
          <w:sz w:val="24"/>
          <w:szCs w:val="24"/>
          <w:u w:val="single"/>
        </w:rPr>
        <w:t xml:space="preserve"> – Définition du télétravail</w:t>
      </w:r>
    </w:p>
    <w:p w14:paraId="43D9DBDF" w14:textId="77777777" w:rsidP="00134340" w:rsidR="00BE75E9" w:rsidRDefault="00BE75E9" w:rsidRPr="00BE75E9">
      <w:pPr>
        <w:jc w:val="both"/>
        <w:rPr>
          <w:rFonts w:ascii="Arial" w:cs="Arial" w:hAnsi="Arial"/>
        </w:rPr>
      </w:pPr>
      <w:r w:rsidRPr="00BE75E9">
        <w:rPr>
          <w:rFonts w:ascii="Arial" w:cs="Arial" w:hAnsi="Arial"/>
        </w:rPr>
        <w:t xml:space="preserve">L’article L. 1222-9 du Code du Travail </w:t>
      </w:r>
      <w:r w:rsidR="00B66D23">
        <w:rPr>
          <w:rFonts w:ascii="Arial" w:cs="Arial" w:hAnsi="Arial"/>
        </w:rPr>
        <w:t>définit que</w:t>
      </w:r>
      <w:r w:rsidRPr="00BE75E9">
        <w:rPr>
          <w:rFonts w:ascii="Arial" w:cs="Arial" w:hAnsi="Arial"/>
        </w:rPr>
        <w:t xml:space="preserve"> : </w:t>
      </w:r>
      <w:r w:rsidRPr="00B66D23">
        <w:rPr>
          <w:rFonts w:ascii="Arial" w:cs="Arial" w:hAnsi="Arial"/>
          <w:i/>
        </w:rPr>
        <w:t>« (…)</w:t>
      </w:r>
      <w:r w:rsidRPr="00BE75E9">
        <w:rPr>
          <w:rFonts w:ascii="Arial" w:cs="Arial" w:hAnsi="Arial"/>
        </w:rPr>
        <w:t xml:space="preserve"> </w:t>
      </w:r>
      <w:r w:rsidRPr="00B66D23">
        <w:rPr>
          <w:rFonts w:ascii="Arial" w:cs="Arial" w:hAnsi="Arial"/>
          <w:i/>
        </w:rPr>
        <w:t>le télétravail désigne toute forme d'organisation du travail dans laquelle un travail qui aurait également pu être exécuté dans les locaux de l'employeur est effectué par un salarié hors de ces locaux de façon volontaire en utilisant les technologies de l'information et de la communication</w:t>
      </w:r>
      <w:r w:rsidRPr="00BE75E9">
        <w:rPr>
          <w:rFonts w:ascii="Arial" w:cs="Arial" w:hAnsi="Arial"/>
        </w:rPr>
        <w:t>. »</w:t>
      </w:r>
      <w:r w:rsidR="00B66D23">
        <w:rPr>
          <w:rFonts w:ascii="Arial" w:cs="Arial" w:hAnsi="Arial"/>
        </w:rPr>
        <w:t xml:space="preserve"> et que «</w:t>
      </w:r>
      <w:r w:rsidR="00B66D23">
        <w:rPr>
          <w:rFonts w:ascii="Arial" w:cs="Arial" w:hAnsi="Arial"/>
          <w:i/>
        </w:rPr>
        <w:t>e</w:t>
      </w:r>
      <w:r w:rsidRPr="00B66D23">
        <w:rPr>
          <w:rFonts w:ascii="Arial" w:cs="Arial" w:hAnsi="Arial"/>
          <w:i/>
        </w:rPr>
        <w:t>st qualifié de télétravailleur tout salarié de l’entreprise qui effectue, soit dès l’embauche, soit ultérieurement, du télétravail tel que défini au premier alinéa</w:t>
      </w:r>
      <w:r w:rsidRPr="00BE75E9">
        <w:rPr>
          <w:rFonts w:ascii="Arial" w:cs="Arial" w:hAnsi="Arial"/>
        </w:rPr>
        <w:t xml:space="preserve"> ».</w:t>
      </w:r>
    </w:p>
    <w:p w14:paraId="17D4C9F7" w14:textId="77777777" w:rsidP="00134340" w:rsidR="00BE75E9" w:rsidRDefault="00BE75E9" w:rsidRPr="00BE75E9">
      <w:pPr>
        <w:jc w:val="both"/>
        <w:rPr>
          <w:rFonts w:ascii="Arial" w:cs="Arial" w:hAnsi="Arial"/>
        </w:rPr>
      </w:pPr>
    </w:p>
    <w:p w14:paraId="5954B4F0" w14:textId="77777777" w:rsidP="00134340" w:rsidR="00BE75E9" w:rsidRDefault="00BE75E9" w:rsidRPr="00BE75E9">
      <w:pPr>
        <w:jc w:val="both"/>
        <w:rPr>
          <w:rFonts w:ascii="Arial" w:cs="Arial" w:hAnsi="Arial"/>
        </w:rPr>
      </w:pPr>
      <w:r w:rsidRPr="00BE75E9">
        <w:rPr>
          <w:rFonts w:ascii="Arial" w:cs="Arial" w:hAnsi="Arial"/>
        </w:rPr>
        <w:t>La notion de télétravail est une pratique qui ne saurait se confondre avec le travail nomade ou itinérant. En effet, le travail nomade ou itinérant désigne des types d’emploi dont les caractéristiques sont telles qu’ils nécessitent d’être réalisés dans des lieux multiples. Le présent accord ne traite donc pas du travail nomade ou itinérant.</w:t>
      </w:r>
    </w:p>
    <w:p w14:paraId="21AE3B79" w14:textId="77777777" w:rsidP="00134340" w:rsidR="00BE75E9" w:rsidRDefault="00BE75E9" w:rsidRPr="00BE75E9">
      <w:pPr>
        <w:jc w:val="both"/>
        <w:rPr>
          <w:rFonts w:ascii="Arial" w:cs="Arial" w:hAnsi="Arial"/>
        </w:rPr>
      </w:pPr>
    </w:p>
    <w:p w14:paraId="23A2ECF8" w14:textId="6E50028C" w:rsidP="00134340" w:rsidR="00BE75E9" w:rsidRDefault="00BE75E9" w:rsidRPr="00BE75E9">
      <w:pPr>
        <w:jc w:val="both"/>
        <w:rPr>
          <w:rFonts w:ascii="Arial" w:cs="Arial" w:hAnsi="Arial"/>
        </w:rPr>
      </w:pPr>
      <w:r w:rsidRPr="003D6C4F">
        <w:rPr>
          <w:rFonts w:ascii="Arial" w:cs="Arial" w:hAnsi="Arial"/>
        </w:rPr>
        <w:lastRenderedPageBreak/>
        <w:t xml:space="preserve">Le lieu du télétravail est </w:t>
      </w:r>
      <w:r w:rsidR="000152AE" w:rsidRPr="003D6C4F">
        <w:rPr>
          <w:rFonts w:ascii="Arial" w:cs="Arial" w:hAnsi="Arial"/>
        </w:rPr>
        <w:t>prioritairement l</w:t>
      </w:r>
      <w:r w:rsidRPr="003D6C4F">
        <w:rPr>
          <w:rFonts w:ascii="Arial" w:cs="Arial" w:hAnsi="Arial"/>
        </w:rPr>
        <w:t>e lieu de résidence principale</w:t>
      </w:r>
      <w:r w:rsidR="000152AE" w:rsidRPr="003D6C4F">
        <w:rPr>
          <w:rFonts w:ascii="Arial" w:cs="Arial" w:hAnsi="Arial"/>
        </w:rPr>
        <w:t xml:space="preserve"> du salarié. Le télétravail pourra occasionnellement être exercé depuis un autre lieu de résidence</w:t>
      </w:r>
      <w:r w:rsidR="0044772D" w:rsidRPr="003D6C4F">
        <w:rPr>
          <w:rFonts w:ascii="Arial" w:cs="Arial" w:hAnsi="Arial"/>
        </w:rPr>
        <w:t xml:space="preserve"> couvert par une assurance responsabilité civile.</w:t>
      </w:r>
      <w:r w:rsidR="0044772D">
        <w:rPr>
          <w:rFonts w:ascii="Arial" w:cs="Arial" w:hAnsi="Arial"/>
        </w:rPr>
        <w:t xml:space="preserve"> </w:t>
      </w:r>
    </w:p>
    <w:p w14:paraId="10FC3898" w14:textId="77777777" w:rsidP="00134340" w:rsidR="00B66D23" w:rsidRDefault="00B66D23" w:rsidRPr="00227B55">
      <w:pPr>
        <w:pStyle w:val="Titre1"/>
        <w:spacing w:before="0"/>
        <w:rPr>
          <w:sz w:val="24"/>
          <w:szCs w:val="24"/>
          <w:u w:val="single"/>
        </w:rPr>
      </w:pPr>
      <w:r w:rsidRPr="00227B55">
        <w:rPr>
          <w:sz w:val="24"/>
          <w:szCs w:val="24"/>
          <w:u w:val="single"/>
        </w:rPr>
        <w:t>Article 2 – Champ d’application</w:t>
      </w:r>
    </w:p>
    <w:p w14:paraId="3713D1B9" w14:textId="7B3348E7" w:rsidP="00134340" w:rsidR="00B66D23" w:rsidRDefault="00B66D23" w:rsidRPr="000F2220">
      <w:pPr>
        <w:jc w:val="both"/>
        <w:rPr>
          <w:rFonts w:ascii="Arial" w:cs="Arial" w:hAnsi="Arial"/>
        </w:rPr>
      </w:pPr>
      <w:r w:rsidRPr="000F2220">
        <w:rPr>
          <w:rFonts w:ascii="Arial" w:cs="Arial" w:hAnsi="Arial"/>
        </w:rPr>
        <w:t xml:space="preserve">Le présent accord s’applique à </w:t>
      </w:r>
      <w:r>
        <w:rPr>
          <w:rFonts w:ascii="Arial" w:cs="Arial" w:hAnsi="Arial"/>
        </w:rPr>
        <w:t xml:space="preserve">la société Howden </w:t>
      </w:r>
      <w:r w:rsidR="00996418">
        <w:rPr>
          <w:rFonts w:ascii="Arial" w:cs="Arial" w:hAnsi="Arial"/>
        </w:rPr>
        <w:t xml:space="preserve">BC </w:t>
      </w:r>
      <w:proofErr w:type="spellStart"/>
      <w:r w:rsidR="00996418">
        <w:rPr>
          <w:rFonts w:ascii="Arial" w:cs="Arial" w:hAnsi="Arial"/>
        </w:rPr>
        <w:t>Compressors</w:t>
      </w:r>
      <w:proofErr w:type="spellEnd"/>
      <w:r>
        <w:rPr>
          <w:rFonts w:ascii="Arial" w:cs="Arial" w:hAnsi="Arial"/>
        </w:rPr>
        <w:t>.</w:t>
      </w:r>
      <w:r w:rsidRPr="000F2220">
        <w:rPr>
          <w:rFonts w:ascii="Arial" w:cs="Arial" w:hAnsi="Arial"/>
        </w:rPr>
        <w:t xml:space="preserve"> </w:t>
      </w:r>
    </w:p>
    <w:p w14:paraId="0E616A05" w14:textId="77777777" w:rsidP="00134340" w:rsidR="00B66D23" w:rsidRDefault="00B66D23" w:rsidRPr="000F2220">
      <w:pPr>
        <w:jc w:val="both"/>
        <w:rPr>
          <w:rFonts w:ascii="Arial" w:cs="Arial" w:hAnsi="Arial"/>
        </w:rPr>
      </w:pPr>
    </w:p>
    <w:p w14:paraId="4A2D040D" w14:textId="7980CF42" w:rsidP="00134340" w:rsidR="00B66D23" w:rsidRDefault="00B66D23">
      <w:pPr>
        <w:jc w:val="both"/>
        <w:rPr>
          <w:rFonts w:ascii="Arial" w:cs="Arial" w:hAnsi="Arial"/>
        </w:rPr>
      </w:pPr>
      <w:r w:rsidRPr="000F2220">
        <w:rPr>
          <w:rFonts w:ascii="Arial" w:cs="Arial" w:hAnsi="Arial"/>
        </w:rPr>
        <w:t xml:space="preserve">Il concerne tous les salariés </w:t>
      </w:r>
      <w:r>
        <w:rPr>
          <w:rFonts w:ascii="Arial" w:cs="Arial" w:hAnsi="Arial"/>
        </w:rPr>
        <w:t xml:space="preserve">de la Société </w:t>
      </w:r>
      <w:r w:rsidR="00996418">
        <w:rPr>
          <w:rFonts w:ascii="Arial" w:cs="Arial" w:hAnsi="Arial"/>
        </w:rPr>
        <w:t xml:space="preserve">Howden BC </w:t>
      </w:r>
      <w:proofErr w:type="spellStart"/>
      <w:r w:rsidR="00996418">
        <w:rPr>
          <w:rFonts w:ascii="Arial" w:cs="Arial" w:hAnsi="Arial"/>
        </w:rPr>
        <w:t>Compressors</w:t>
      </w:r>
      <w:proofErr w:type="spellEnd"/>
      <w:r w:rsidRPr="000F2220">
        <w:rPr>
          <w:rFonts w:ascii="Arial" w:cs="Arial" w:hAnsi="Arial"/>
        </w:rPr>
        <w:t xml:space="preserve">, qu’ils soient sous contrat de travail à durée indéterminée ou déterminée, </w:t>
      </w:r>
      <w:r>
        <w:rPr>
          <w:rFonts w:ascii="Arial" w:cs="Arial" w:hAnsi="Arial"/>
        </w:rPr>
        <w:t>à l’exception :</w:t>
      </w:r>
    </w:p>
    <w:p w14:paraId="3C015671" w14:textId="77777777" w:rsidP="00134340" w:rsidR="00B66D23" w:rsidRDefault="00B66D23">
      <w:pPr>
        <w:jc w:val="both"/>
        <w:rPr>
          <w:rFonts w:ascii="Arial" w:cs="Arial" w:hAnsi="Arial"/>
        </w:rPr>
      </w:pPr>
    </w:p>
    <w:p w14:paraId="1A5E0039" w14:textId="49C7C40D" w:rsidP="00134340" w:rsidR="00B66D23" w:rsidRDefault="00857236">
      <w:pPr>
        <w:pStyle w:val="Paragraphedeliste"/>
        <w:numPr>
          <w:ilvl w:val="0"/>
          <w:numId w:val="3"/>
        </w:numPr>
        <w:jc w:val="both"/>
        <w:rPr>
          <w:rFonts w:ascii="Arial" w:cs="Arial" w:hAnsi="Arial"/>
        </w:rPr>
      </w:pPr>
      <w:r w:rsidRPr="007E69E0">
        <w:rPr>
          <w:rFonts w:ascii="Arial" w:cs="Arial" w:hAnsi="Arial"/>
        </w:rPr>
        <w:t>Des</w:t>
      </w:r>
      <w:r w:rsidR="00B66D23" w:rsidRPr="007E69E0">
        <w:rPr>
          <w:rFonts w:ascii="Arial" w:cs="Arial" w:hAnsi="Arial"/>
        </w:rPr>
        <w:t xml:space="preserve"> salariés (quel que soit leur statut) dont l’activité professionnelle nécessite une présence physique permanente et/ou dont l’activité est en interaction quotidienne et importante avec les autres salariés ; </w:t>
      </w:r>
    </w:p>
    <w:p w14:paraId="233B5603" w14:textId="77777777" w:rsidP="00134340" w:rsidR="00B66D23" w:rsidRDefault="00B66D23" w:rsidRPr="003B5F64">
      <w:pPr>
        <w:pStyle w:val="Paragraphedeliste"/>
        <w:jc w:val="both"/>
        <w:rPr>
          <w:rFonts w:ascii="Arial" w:cs="Arial" w:hAnsi="Arial"/>
          <w:color w:val="FF0000"/>
        </w:rPr>
      </w:pPr>
    </w:p>
    <w:p w14:paraId="365F799F" w14:textId="75C1E65F" w:rsidP="00134340" w:rsidR="00B66D23" w:rsidRDefault="00857236" w:rsidRPr="003B5F64">
      <w:pPr>
        <w:pStyle w:val="Paragraphedeliste"/>
        <w:numPr>
          <w:ilvl w:val="0"/>
          <w:numId w:val="3"/>
        </w:numPr>
        <w:jc w:val="both"/>
        <w:rPr>
          <w:rFonts w:ascii="Arial" w:cs="Arial" w:hAnsi="Arial"/>
        </w:rPr>
      </w:pPr>
      <w:r w:rsidRPr="00A843CB">
        <w:rPr>
          <w:rFonts w:ascii="Arial" w:cs="Arial" w:hAnsi="Arial"/>
        </w:rPr>
        <w:t>Des</w:t>
      </w:r>
      <w:r w:rsidR="00B66D23" w:rsidRPr="00A843CB">
        <w:rPr>
          <w:rFonts w:ascii="Arial" w:cs="Arial" w:hAnsi="Arial"/>
        </w:rPr>
        <w:t xml:space="preserve"> salariés dont l’activité est exclusivement prévue en télétravail, pour lesquels l’entreprise n’est pas en mesure de fournir un bureau, et </w:t>
      </w:r>
      <w:r w:rsidRPr="00A843CB">
        <w:rPr>
          <w:rFonts w:ascii="Arial" w:cs="Arial" w:hAnsi="Arial"/>
        </w:rPr>
        <w:t>qui bénéficie</w:t>
      </w:r>
      <w:r w:rsidR="00A843CB" w:rsidRPr="003B5F64">
        <w:rPr>
          <w:rFonts w:ascii="Arial" w:cs="Arial" w:hAnsi="Arial"/>
        </w:rPr>
        <w:t>raie</w:t>
      </w:r>
      <w:r w:rsidRPr="00A843CB">
        <w:rPr>
          <w:rFonts w:ascii="Arial" w:cs="Arial" w:hAnsi="Arial"/>
        </w:rPr>
        <w:t>nt</w:t>
      </w:r>
      <w:r w:rsidR="00B66D23" w:rsidRPr="00A843CB">
        <w:rPr>
          <w:rFonts w:ascii="Arial" w:cs="Arial" w:hAnsi="Arial"/>
        </w:rPr>
        <w:t xml:space="preserve"> à ce </w:t>
      </w:r>
      <w:r w:rsidR="000B1AC1" w:rsidRPr="00A843CB">
        <w:rPr>
          <w:rFonts w:ascii="Arial" w:cs="Arial" w:hAnsi="Arial"/>
        </w:rPr>
        <w:t>titre d’un avenant spécifique.</w:t>
      </w:r>
    </w:p>
    <w:p w14:paraId="7411C16D" w14:textId="77777777" w:rsidP="003B5F64" w:rsidR="00A843CB" w:rsidRDefault="00A843CB" w:rsidRPr="003B5F64">
      <w:pPr>
        <w:pStyle w:val="Paragraphedeliste"/>
        <w:rPr>
          <w:rFonts w:ascii="Arial" w:cs="Arial" w:hAnsi="Arial"/>
          <w:color w:val="FF0000"/>
        </w:rPr>
      </w:pPr>
    </w:p>
    <w:p w14:paraId="2AAFB403" w14:textId="6045ADEE" w:rsidP="003B5F64" w:rsidR="00A843CB" w:rsidRDefault="00A843CB" w:rsidRPr="003B5F64">
      <w:pPr>
        <w:jc w:val="both"/>
        <w:rPr>
          <w:rFonts w:ascii="Arial" w:cs="Arial" w:hAnsi="Arial"/>
          <w:color w:val="FF0000"/>
        </w:rPr>
      </w:pPr>
      <w:r>
        <w:rPr>
          <w:rFonts w:ascii="Arial" w:cs="Arial" w:hAnsi="Arial"/>
        </w:rPr>
        <w:t>Le télétravail sera partiellement compatible avec les postes des</w:t>
      </w:r>
      <w:r w:rsidRPr="003B5F64">
        <w:rPr>
          <w:rFonts w:ascii="Arial" w:cs="Arial" w:hAnsi="Arial"/>
        </w:rPr>
        <w:t xml:space="preserve"> salariés dont l’activité professionnelle nécessite une présence physique au sein de la société ou sur les sites des clients</w:t>
      </w:r>
      <w:r>
        <w:rPr>
          <w:rFonts w:ascii="Arial" w:cs="Arial" w:hAnsi="Arial"/>
        </w:rPr>
        <w:t xml:space="preserve">. Les demandes de télétravail devront donc respecter le planning d’intervention sur site ou à l’atelier de la société. </w:t>
      </w:r>
    </w:p>
    <w:p w14:paraId="69D3235A" w14:textId="77777777" w:rsidP="000B1AC1" w:rsidR="000B1AC1" w:rsidRDefault="000B1AC1" w:rsidRPr="000B1AC1">
      <w:pPr>
        <w:pStyle w:val="Paragraphedeliste"/>
        <w:rPr>
          <w:rFonts w:ascii="Arial" w:cs="Arial" w:hAnsi="Arial"/>
        </w:rPr>
      </w:pPr>
    </w:p>
    <w:p w14:paraId="5C72CAFF" w14:textId="5D9C153B" w:rsidP="000B1AC1" w:rsidR="00B66D23" w:rsidRDefault="000B1AC1" w:rsidRPr="007E69E0">
      <w:pPr>
        <w:jc w:val="both"/>
        <w:rPr>
          <w:rFonts w:ascii="Arial" w:cs="Arial" w:hAnsi="Arial"/>
        </w:rPr>
      </w:pPr>
      <w:r w:rsidRPr="007E69E0">
        <w:rPr>
          <w:rFonts w:ascii="Arial" w:cs="Arial" w:hAnsi="Arial"/>
        </w:rPr>
        <w:t>Les personnels mis à la disposition de l’entreprise (contrats de travail temporaire, contrats de prestation), ainsi que les bénéficiaires d’une convention de stage en entreprise pourront pratiquer le télétravail selon les besoins et possibilités du service</w:t>
      </w:r>
      <w:r w:rsidR="0044772D" w:rsidRPr="007E69E0">
        <w:rPr>
          <w:rFonts w:ascii="Arial" w:cs="Arial" w:hAnsi="Arial"/>
        </w:rPr>
        <w:t xml:space="preserve"> après approbation du chef du service</w:t>
      </w:r>
      <w:r w:rsidRPr="007E69E0">
        <w:rPr>
          <w:rFonts w:ascii="Arial" w:cs="Arial" w:hAnsi="Arial"/>
        </w:rPr>
        <w:t xml:space="preserve"> auquel ils seront rattachés, et selon les mêmes modalités que les salariés de la Société </w:t>
      </w:r>
      <w:r w:rsidR="00996418" w:rsidRPr="007E69E0">
        <w:rPr>
          <w:rFonts w:ascii="Arial" w:cs="Arial" w:hAnsi="Arial"/>
        </w:rPr>
        <w:t xml:space="preserve">Howden BC </w:t>
      </w:r>
      <w:proofErr w:type="spellStart"/>
      <w:r w:rsidR="00996418" w:rsidRPr="007E69E0">
        <w:rPr>
          <w:rFonts w:ascii="Arial" w:cs="Arial" w:hAnsi="Arial"/>
        </w:rPr>
        <w:t>Compressors</w:t>
      </w:r>
      <w:proofErr w:type="spellEnd"/>
      <w:r w:rsidRPr="007E69E0">
        <w:rPr>
          <w:rFonts w:ascii="Arial" w:cs="Arial" w:hAnsi="Arial"/>
        </w:rPr>
        <w:t>.</w:t>
      </w:r>
    </w:p>
    <w:p w14:paraId="6553FBF3" w14:textId="77777777" w:rsidP="00134340" w:rsidR="00B66D23" w:rsidRDefault="00B66D23">
      <w:pPr>
        <w:pStyle w:val="Paragraphedeliste"/>
        <w:rPr>
          <w:rFonts w:ascii="Arial" w:cs="Arial" w:hAnsi="Arial"/>
        </w:rPr>
      </w:pPr>
    </w:p>
    <w:p w14:paraId="61F595CE" w14:textId="43653E8B" w:rsidP="00134340" w:rsidR="00E87CCB" w:rsidRDefault="00E87CCB">
      <w:pPr>
        <w:pStyle w:val="Paragraphedeliste"/>
        <w:ind w:left="0"/>
        <w:jc w:val="both"/>
        <w:rPr>
          <w:rFonts w:ascii="Arial" w:cs="Arial" w:hAnsi="Arial"/>
        </w:rPr>
      </w:pPr>
      <w:r w:rsidRPr="000F2220">
        <w:rPr>
          <w:rFonts w:ascii="Arial" w:cs="Arial" w:hAnsi="Arial"/>
        </w:rPr>
        <w:t>Le présent accord</w:t>
      </w:r>
      <w:r>
        <w:rPr>
          <w:rFonts w:ascii="Arial" w:cs="Arial" w:hAnsi="Arial"/>
        </w:rPr>
        <w:t xml:space="preserve"> vise à </w:t>
      </w:r>
      <w:r w:rsidR="00EB348B">
        <w:rPr>
          <w:rFonts w:ascii="Arial" w:cs="Arial" w:hAnsi="Arial"/>
        </w:rPr>
        <w:t>gérer les situations de télétravail</w:t>
      </w:r>
      <w:r w:rsidR="00EB348B" w:rsidRPr="00EB348B">
        <w:rPr>
          <w:rFonts w:ascii="Arial" w:cs="Arial" w:hAnsi="Arial"/>
        </w:rPr>
        <w:t xml:space="preserve"> </w:t>
      </w:r>
      <w:r w:rsidR="004E66C0">
        <w:rPr>
          <w:rFonts w:ascii="Arial" w:cs="Arial" w:hAnsi="Arial"/>
        </w:rPr>
        <w:t xml:space="preserve">ordinaire </w:t>
      </w:r>
      <w:r w:rsidR="00EB348B">
        <w:rPr>
          <w:rFonts w:ascii="Arial" w:cs="Arial" w:hAnsi="Arial"/>
        </w:rPr>
        <w:t xml:space="preserve">n’intervenant pas dans le cadre des dispositifs d’urgence pouvant être mis en place par les autorités gouvernementales et/ou la Direction à titre sanitaire et/ou </w:t>
      </w:r>
      <w:r w:rsidR="000B1AC1">
        <w:rPr>
          <w:rFonts w:ascii="Arial" w:cs="Arial" w:hAnsi="Arial"/>
        </w:rPr>
        <w:t>environnemental</w:t>
      </w:r>
      <w:r w:rsidR="00EB348B">
        <w:rPr>
          <w:rFonts w:ascii="Arial" w:cs="Arial" w:hAnsi="Arial"/>
        </w:rPr>
        <w:t xml:space="preserve"> et/ou tout autre motif d’intérêt génér</w:t>
      </w:r>
      <w:r w:rsidR="004E66C0">
        <w:rPr>
          <w:rFonts w:ascii="Arial" w:cs="Arial" w:hAnsi="Arial"/>
        </w:rPr>
        <w:t>al</w:t>
      </w:r>
      <w:r w:rsidR="004E66C0" w:rsidRPr="003B5F64">
        <w:rPr>
          <w:rFonts w:ascii="Arial" w:cs="Arial" w:hAnsi="Arial"/>
          <w:color w:val="FF0000"/>
        </w:rPr>
        <w:t>.</w:t>
      </w:r>
    </w:p>
    <w:p w14:paraId="604498CE" w14:textId="77777777" w:rsidP="00134340" w:rsidR="00134340" w:rsidRDefault="00134340" w:rsidRPr="004E006E">
      <w:pPr>
        <w:pStyle w:val="Paragraphedeliste"/>
        <w:rPr>
          <w:rFonts w:ascii="Arial" w:cs="Arial" w:hAnsi="Arial"/>
        </w:rPr>
      </w:pPr>
    </w:p>
    <w:p w14:paraId="42A6F911" w14:textId="77777777" w:rsidP="00134340" w:rsidR="00B66D23" w:rsidRDefault="00B66D23" w:rsidRPr="00227B55">
      <w:pPr>
        <w:pStyle w:val="Titre1"/>
        <w:spacing w:before="0"/>
        <w:rPr>
          <w:sz w:val="24"/>
          <w:szCs w:val="24"/>
          <w:u w:val="single"/>
        </w:rPr>
      </w:pPr>
      <w:r w:rsidRPr="00227B55">
        <w:rPr>
          <w:sz w:val="24"/>
          <w:szCs w:val="24"/>
          <w:u w:val="single"/>
        </w:rPr>
        <w:t>Article 3 – Conditions d’éligibilité</w:t>
      </w:r>
    </w:p>
    <w:p w14:paraId="1AADE00A" w14:textId="77777777" w:rsidP="00134340" w:rsidR="00803DC1" w:rsidRDefault="00803DC1">
      <w:pPr>
        <w:contextualSpacing/>
        <w:jc w:val="both"/>
        <w:rPr>
          <w:rFonts w:ascii="Arial" w:cs="Arial" w:hAnsi="Arial"/>
        </w:rPr>
      </w:pPr>
      <w:r>
        <w:rPr>
          <w:rFonts w:ascii="Arial" w:cs="Arial" w:hAnsi="Arial"/>
        </w:rPr>
        <w:t>Pour pouvoir être mis en œuvre, l</w:t>
      </w:r>
      <w:r w:rsidRPr="00803DC1">
        <w:rPr>
          <w:rFonts w:ascii="Arial" w:cs="Arial" w:hAnsi="Arial"/>
        </w:rPr>
        <w:t>e télétravail doit être compatible avec la fonction occupée e</w:t>
      </w:r>
      <w:r>
        <w:rPr>
          <w:rFonts w:ascii="Arial" w:cs="Arial" w:hAnsi="Arial"/>
        </w:rPr>
        <w:t xml:space="preserve">t le fonctionnement du service. Il doit </w:t>
      </w:r>
      <w:r w:rsidRPr="00803DC1">
        <w:rPr>
          <w:rFonts w:ascii="Arial" w:cs="Arial" w:hAnsi="Arial"/>
        </w:rPr>
        <w:t xml:space="preserve">être basé sur le </w:t>
      </w:r>
      <w:r>
        <w:rPr>
          <w:rFonts w:ascii="Arial" w:cs="Arial" w:hAnsi="Arial"/>
        </w:rPr>
        <w:t xml:space="preserve">volontariat du salarié et l’accord de l’entreprise, et nécessite un </w:t>
      </w:r>
      <w:r w:rsidRPr="00803DC1">
        <w:rPr>
          <w:rFonts w:ascii="Arial" w:cs="Arial" w:hAnsi="Arial"/>
        </w:rPr>
        <w:t>lien de confiance indispensable.</w:t>
      </w:r>
    </w:p>
    <w:p w14:paraId="1B789176" w14:textId="77777777" w:rsidP="00134340" w:rsidR="004E0ADD" w:rsidRDefault="004E0ADD">
      <w:pPr>
        <w:contextualSpacing/>
        <w:jc w:val="both"/>
        <w:rPr>
          <w:rFonts w:ascii="Arial" w:cs="Arial" w:hAnsi="Arial"/>
        </w:rPr>
      </w:pPr>
    </w:p>
    <w:p w14:paraId="7B712DB0" w14:textId="3EC48C3E" w:rsidP="00134340" w:rsidR="007E471D" w:rsidRDefault="004E0ADD">
      <w:pPr>
        <w:contextualSpacing/>
        <w:jc w:val="both"/>
        <w:rPr>
          <w:rFonts w:ascii="Arial" w:cs="Arial" w:hAnsi="Arial"/>
        </w:rPr>
      </w:pPr>
      <w:r w:rsidRPr="003D6C4F">
        <w:rPr>
          <w:rFonts w:ascii="Arial" w:cs="Arial" w:hAnsi="Arial"/>
        </w:rPr>
        <w:t>La mise en œuvre du télétravail ne nécessite pas de justifier d’une ancienneté minimum</w:t>
      </w:r>
      <w:r w:rsidR="000B1AC1" w:rsidRPr="003D6C4F">
        <w:rPr>
          <w:rFonts w:ascii="Arial" w:cs="Arial" w:hAnsi="Arial"/>
        </w:rPr>
        <w:t xml:space="preserve">. </w:t>
      </w:r>
      <w:r w:rsidR="00C376BF" w:rsidRPr="003D6C4F">
        <w:rPr>
          <w:rFonts w:ascii="Arial" w:cs="Arial" w:hAnsi="Arial"/>
        </w:rPr>
        <w:t>Sauf nécessité, elle n’interviendra toutefois pas avant le terme de la période d’intégration définie pour les nouveaux embauchés</w:t>
      </w:r>
      <w:r w:rsidR="00C376BF" w:rsidRPr="009C6742">
        <w:rPr>
          <w:rFonts w:ascii="Arial" w:cs="Arial" w:hAnsi="Arial"/>
        </w:rPr>
        <w:t>.</w:t>
      </w:r>
    </w:p>
    <w:p w14:paraId="3FF2A044" w14:textId="77777777" w:rsidP="00134340" w:rsidR="007E471D" w:rsidRDefault="007E471D">
      <w:pPr>
        <w:contextualSpacing/>
        <w:jc w:val="both"/>
        <w:rPr>
          <w:rFonts w:ascii="Arial" w:cs="Arial" w:hAnsi="Arial"/>
        </w:rPr>
      </w:pPr>
    </w:p>
    <w:p w14:paraId="6E836238" w14:textId="77777777" w:rsidP="00134340" w:rsidR="00227B55" w:rsidRDefault="00227B55" w:rsidRPr="00227B55">
      <w:pPr>
        <w:pStyle w:val="Titre1"/>
        <w:spacing w:before="0"/>
        <w:rPr>
          <w:sz w:val="24"/>
          <w:szCs w:val="24"/>
          <w:u w:val="single"/>
        </w:rPr>
      </w:pPr>
      <w:r w:rsidRPr="00227B55">
        <w:rPr>
          <w:sz w:val="24"/>
          <w:szCs w:val="24"/>
          <w:u w:val="single"/>
        </w:rPr>
        <w:t>Article 4 – Conditions de mise en œuvre du télétravail</w:t>
      </w:r>
    </w:p>
    <w:p w14:paraId="415C0238" w14:textId="77777777" w:rsidP="00134340" w:rsidR="00803DC1" w:rsidRDefault="00227B55">
      <w:pPr>
        <w:pStyle w:val="CM30"/>
        <w:spacing w:line="253" w:lineRule="atLeast"/>
        <w:jc w:val="both"/>
        <w:rPr>
          <w:rFonts w:ascii="Arial" w:cs="Arial" w:eastAsia="Times New Roman" w:hAnsi="Arial"/>
          <w:u w:val="single"/>
        </w:rPr>
      </w:pPr>
      <w:r>
        <w:rPr>
          <w:rFonts w:ascii="Arial" w:cs="Arial" w:eastAsia="Times New Roman" w:hAnsi="Arial"/>
        </w:rPr>
        <w:t xml:space="preserve">4.1 </w:t>
      </w:r>
      <w:r w:rsidRPr="005C2258">
        <w:rPr>
          <w:rFonts w:ascii="Arial" w:cs="Arial" w:eastAsia="Times New Roman" w:hAnsi="Arial"/>
          <w:u w:val="single"/>
        </w:rPr>
        <w:t>Principe du volontariat</w:t>
      </w:r>
    </w:p>
    <w:p w14:paraId="01CDEC33" w14:textId="77777777" w:rsidP="00134340" w:rsidR="00676F8F" w:rsidRDefault="00676F8F">
      <w:pPr>
        <w:pStyle w:val="CM30"/>
        <w:spacing w:line="253" w:lineRule="atLeast"/>
        <w:jc w:val="both"/>
        <w:rPr>
          <w:rFonts w:ascii="Arial" w:cs="Arial" w:eastAsia="Times New Roman" w:hAnsi="Arial"/>
        </w:rPr>
      </w:pPr>
    </w:p>
    <w:p w14:paraId="53EB0970" w14:textId="32E58D9A" w:rsidP="00BB7690" w:rsidR="008E5417" w:rsidRDefault="005C2258" w:rsidRPr="00D424B2">
      <w:pPr>
        <w:pStyle w:val="CM30"/>
        <w:spacing w:line="253" w:lineRule="atLeast"/>
        <w:jc w:val="both"/>
        <w:rPr>
          <w:rFonts w:ascii="Arial" w:cs="Arial" w:eastAsia="Times New Roman" w:hAnsi="Arial"/>
        </w:rPr>
      </w:pPr>
      <w:r>
        <w:rPr>
          <w:rFonts w:ascii="Arial" w:cs="Arial" w:eastAsia="Times New Roman" w:hAnsi="Arial"/>
        </w:rPr>
        <w:lastRenderedPageBreak/>
        <w:t>Le</w:t>
      </w:r>
      <w:r w:rsidR="008E5417" w:rsidRPr="008E5417">
        <w:rPr>
          <w:rFonts w:ascii="Arial" w:cs="Arial" w:eastAsia="Times New Roman" w:hAnsi="Arial"/>
        </w:rPr>
        <w:t xml:space="preserve"> télétravail</w:t>
      </w:r>
      <w:r w:rsidR="00D1006C">
        <w:rPr>
          <w:rFonts w:ascii="Arial" w:cs="Arial" w:eastAsia="Times New Roman" w:hAnsi="Arial"/>
        </w:rPr>
        <w:t xml:space="preserve"> revêt un caractère volontaire, et l’initiative de sa demande appartient au salarié.</w:t>
      </w:r>
    </w:p>
    <w:p w14:paraId="7AD5EE45" w14:textId="77777777" w:rsidP="00BB7690" w:rsidR="008E5417" w:rsidRDefault="008E5417" w:rsidRPr="008E5417">
      <w:pPr>
        <w:pStyle w:val="CM30"/>
        <w:spacing w:line="253" w:lineRule="atLeast"/>
        <w:jc w:val="both"/>
        <w:rPr>
          <w:rFonts w:ascii="Arial" w:cs="Arial" w:eastAsia="Times New Roman" w:hAnsi="Arial"/>
        </w:rPr>
      </w:pPr>
    </w:p>
    <w:p w14:paraId="68C947DD" w14:textId="23E0B06B" w:rsidP="00BB7690" w:rsidR="00227B55" w:rsidRDefault="008E5417">
      <w:pPr>
        <w:pStyle w:val="CM30"/>
        <w:spacing w:line="253" w:lineRule="atLeast"/>
        <w:jc w:val="both"/>
        <w:rPr>
          <w:rFonts w:ascii="Arial" w:cs="Arial" w:eastAsia="Times New Roman" w:hAnsi="Arial"/>
        </w:rPr>
      </w:pPr>
      <w:r w:rsidRPr="008E5417">
        <w:rPr>
          <w:rFonts w:ascii="Arial" w:cs="Arial" w:eastAsia="Times New Roman" w:hAnsi="Arial"/>
        </w:rPr>
        <w:t xml:space="preserve">L’article L 1222-11 du code du travail prévoit </w:t>
      </w:r>
      <w:r w:rsidR="00D1006C">
        <w:rPr>
          <w:rFonts w:ascii="Arial" w:cs="Arial" w:eastAsia="Times New Roman" w:hAnsi="Arial"/>
        </w:rPr>
        <w:t xml:space="preserve">toutefois </w:t>
      </w:r>
      <w:r w:rsidRPr="008E5417">
        <w:rPr>
          <w:rFonts w:ascii="Arial" w:cs="Arial" w:eastAsia="Times New Roman" w:hAnsi="Arial"/>
        </w:rPr>
        <w:t>une exception au principe du volontariat. En cas de circonstances exceptionnelles, notamment de menace d'épidémie, ou en cas de force majeure, la mise en œuvre du télétravail peut être considérée comme un aménagement du poste de travail rendu nécessaire pour permettre la continuité de l'activité de l'entreprise et garantir la protection des salariés. Dans ces circonstances</w:t>
      </w:r>
      <w:r w:rsidR="007B5FA6">
        <w:rPr>
          <w:rFonts w:ascii="Arial" w:cs="Arial" w:eastAsia="Times New Roman" w:hAnsi="Arial"/>
        </w:rPr>
        <w:t>,</w:t>
      </w:r>
      <w:r w:rsidRPr="008E5417">
        <w:rPr>
          <w:rFonts w:ascii="Arial" w:cs="Arial" w:eastAsia="Times New Roman" w:hAnsi="Arial"/>
        </w:rPr>
        <w:t xml:space="preserve"> la décision de l’employeur de recourir au télétravail pour assurer la continuité de l’activité s’impose aux salariés concernés.</w:t>
      </w:r>
    </w:p>
    <w:p w14:paraId="0CD6D423" w14:textId="77777777" w:rsidP="00BB7690" w:rsidR="00227B55" w:rsidRDefault="00227B55">
      <w:pPr>
        <w:pStyle w:val="CM30"/>
        <w:spacing w:line="253" w:lineRule="atLeast"/>
        <w:jc w:val="both"/>
        <w:rPr>
          <w:rFonts w:ascii="Arial" w:cs="Arial" w:eastAsia="Times New Roman" w:hAnsi="Arial"/>
        </w:rPr>
      </w:pPr>
    </w:p>
    <w:p w14:paraId="1EDB2941" w14:textId="43732AFD" w:rsidP="00BB7690" w:rsidR="00227B55" w:rsidRDefault="00401441">
      <w:pPr>
        <w:pStyle w:val="CM30"/>
        <w:spacing w:line="253" w:lineRule="atLeast"/>
        <w:jc w:val="both"/>
        <w:rPr>
          <w:rFonts w:ascii="Arial" w:cs="Arial" w:eastAsia="Times New Roman" w:hAnsi="Arial"/>
        </w:rPr>
      </w:pPr>
      <w:r>
        <w:rPr>
          <w:rFonts w:ascii="Arial" w:cs="Arial" w:eastAsia="Times New Roman" w:hAnsi="Arial"/>
        </w:rPr>
        <w:t>En</w:t>
      </w:r>
      <w:r w:rsidRPr="00803DC1">
        <w:rPr>
          <w:rFonts w:ascii="Arial" w:cs="Arial" w:eastAsia="Times New Roman" w:hAnsi="Arial"/>
        </w:rPr>
        <w:t xml:space="preserve"> cas d'épisode de pollution mentionnée à l'article L. 223-1 du Code de l'environnement</w:t>
      </w:r>
      <w:r w:rsidR="007B5FA6">
        <w:rPr>
          <w:rFonts w:ascii="Arial" w:cs="Arial" w:eastAsia="Times New Roman" w:hAnsi="Arial"/>
        </w:rPr>
        <w:t>, d’épisode de canicule ou intempérie neigeuse</w:t>
      </w:r>
      <w:r w:rsidRPr="00803DC1">
        <w:rPr>
          <w:rFonts w:ascii="Arial" w:cs="Arial" w:eastAsia="Times New Roman" w:hAnsi="Arial"/>
        </w:rPr>
        <w:t>, le recours temporaire au télétravail sera favorisé</w:t>
      </w:r>
      <w:r>
        <w:rPr>
          <w:rFonts w:ascii="Arial" w:cs="Arial" w:eastAsia="Times New Roman" w:hAnsi="Arial"/>
        </w:rPr>
        <w:t>.</w:t>
      </w:r>
    </w:p>
    <w:p w14:paraId="1F660918" w14:textId="3DA7C900" w:rsidP="00BB7690" w:rsidR="00D1006C" w:rsidRDefault="00D1006C">
      <w:pPr>
        <w:pStyle w:val="CM30"/>
        <w:spacing w:line="253" w:lineRule="atLeast"/>
        <w:jc w:val="both"/>
        <w:rPr>
          <w:rFonts w:ascii="Arial" w:cs="Arial" w:eastAsia="Times New Roman" w:hAnsi="Arial"/>
        </w:rPr>
      </w:pPr>
    </w:p>
    <w:p w14:paraId="03B556E3" w14:textId="77777777" w:rsidP="003B5F64" w:rsidR="007D7851" w:rsidRDefault="00D1006C">
      <w:pPr>
        <w:pStyle w:val="CM30"/>
        <w:spacing w:line="253" w:lineRule="atLeast"/>
        <w:jc w:val="both"/>
        <w:rPr>
          <w:rFonts w:ascii="Arial" w:cs="Arial" w:eastAsia="Times New Roman" w:hAnsi="Arial"/>
        </w:rPr>
      </w:pPr>
      <w:r>
        <w:rPr>
          <w:rFonts w:ascii="Arial" w:cs="Arial" w:eastAsia="Times New Roman" w:hAnsi="Arial"/>
        </w:rPr>
        <w:t>En dehors de la mise en œuvre des dispositifs liés à des circonstances exceptionnelles visé</w:t>
      </w:r>
      <w:r w:rsidR="00445660">
        <w:rPr>
          <w:rFonts w:ascii="Arial" w:cs="Arial" w:eastAsia="Times New Roman" w:hAnsi="Arial"/>
        </w:rPr>
        <w:t>e</w:t>
      </w:r>
      <w:r>
        <w:rPr>
          <w:rFonts w:ascii="Arial" w:cs="Arial" w:eastAsia="Times New Roman" w:hAnsi="Arial"/>
        </w:rPr>
        <w:t>s par l’article L 1222-11 du code du travail, le</w:t>
      </w:r>
      <w:r w:rsidRPr="008E5417">
        <w:rPr>
          <w:rFonts w:ascii="Arial" w:cs="Arial" w:eastAsia="Times New Roman" w:hAnsi="Arial"/>
        </w:rPr>
        <w:t xml:space="preserve"> salarié </w:t>
      </w:r>
      <w:r>
        <w:rPr>
          <w:rFonts w:ascii="Arial" w:cs="Arial" w:eastAsia="Times New Roman" w:hAnsi="Arial"/>
        </w:rPr>
        <w:t>qui n’est</w:t>
      </w:r>
      <w:r w:rsidRPr="008E5417">
        <w:rPr>
          <w:rFonts w:ascii="Arial" w:cs="Arial" w:eastAsia="Times New Roman" w:hAnsi="Arial"/>
        </w:rPr>
        <w:t xml:space="preserve"> pas volontaire pour le télétravail ne peut être ni </w:t>
      </w:r>
      <w:r>
        <w:rPr>
          <w:rFonts w:ascii="Arial" w:cs="Arial" w:eastAsia="Times New Roman" w:hAnsi="Arial"/>
        </w:rPr>
        <w:t>sanctionné</w:t>
      </w:r>
      <w:r w:rsidRPr="008E5417">
        <w:rPr>
          <w:rFonts w:ascii="Arial" w:cs="Arial" w:eastAsia="Times New Roman" w:hAnsi="Arial"/>
        </w:rPr>
        <w:t xml:space="preserve"> ni </w:t>
      </w:r>
      <w:r>
        <w:rPr>
          <w:rFonts w:ascii="Arial" w:cs="Arial" w:eastAsia="Times New Roman" w:hAnsi="Arial"/>
        </w:rPr>
        <w:t>pénalisé</w:t>
      </w:r>
      <w:r w:rsidRPr="008E5417">
        <w:rPr>
          <w:rFonts w:ascii="Arial" w:cs="Arial" w:eastAsia="Times New Roman" w:hAnsi="Arial"/>
        </w:rPr>
        <w:t xml:space="preserve"> par rapport à son déroulement de carrière</w:t>
      </w:r>
      <w:r w:rsidR="007D7851">
        <w:rPr>
          <w:rFonts w:ascii="Arial" w:cs="Arial" w:eastAsia="Times New Roman" w:hAnsi="Arial"/>
        </w:rPr>
        <w:t>.</w:t>
      </w:r>
    </w:p>
    <w:p w14:paraId="68D6DE50" w14:textId="5FF229FC" w:rsidP="003B5F64" w:rsidR="00D1006C" w:rsidRDefault="00D1006C">
      <w:pPr>
        <w:pStyle w:val="CM30"/>
        <w:spacing w:line="253" w:lineRule="atLeast"/>
        <w:jc w:val="both"/>
        <w:rPr>
          <w:rFonts w:ascii="Arial" w:cs="Arial" w:eastAsia="Times New Roman" w:hAnsi="Arial"/>
        </w:rPr>
      </w:pPr>
    </w:p>
    <w:p w14:paraId="69EA4D43" w14:textId="77777777" w:rsidP="00134340" w:rsidR="00401441" w:rsidRDefault="00401441">
      <w:pPr>
        <w:pStyle w:val="CM30"/>
        <w:spacing w:line="253" w:lineRule="atLeast"/>
        <w:jc w:val="both"/>
        <w:rPr>
          <w:rFonts w:ascii="Arial" w:cs="Arial" w:eastAsia="Times New Roman" w:hAnsi="Arial"/>
          <w:u w:val="single"/>
        </w:rPr>
      </w:pPr>
      <w:r>
        <w:rPr>
          <w:rFonts w:ascii="Arial" w:cs="Arial" w:eastAsia="Times New Roman" w:hAnsi="Arial"/>
        </w:rPr>
        <w:t xml:space="preserve">4.2 </w:t>
      </w:r>
      <w:r>
        <w:rPr>
          <w:rFonts w:ascii="Arial" w:cs="Arial" w:eastAsia="Times New Roman" w:hAnsi="Arial"/>
          <w:u w:val="single"/>
        </w:rPr>
        <w:t>Mise en place</w:t>
      </w:r>
    </w:p>
    <w:p w14:paraId="5CA2E352" w14:textId="77777777" w:rsidP="00134340" w:rsidR="008B2680" w:rsidRDefault="008B2680">
      <w:pPr>
        <w:pStyle w:val="CM30"/>
        <w:spacing w:line="253" w:lineRule="atLeast"/>
        <w:ind w:left="425"/>
        <w:jc w:val="both"/>
        <w:rPr>
          <w:rFonts w:ascii="Arial" w:cs="Arial" w:eastAsia="Times New Roman" w:hAnsi="Arial"/>
        </w:rPr>
      </w:pPr>
    </w:p>
    <w:p w14:paraId="6FF7B4C7" w14:textId="2A8F1DCF" w:rsidP="00BB7690" w:rsidR="008B2680" w:rsidRDefault="008B2680">
      <w:pPr>
        <w:pStyle w:val="32Exempleounote"/>
        <w:spacing w:before="0" w:line="240" w:lineRule="auto"/>
        <w:ind w:left="0"/>
        <w:rPr>
          <w:rFonts w:cs="Arial"/>
          <w:b w:val="0"/>
          <w:caps w:val="0"/>
          <w:sz w:val="24"/>
          <w:szCs w:val="24"/>
        </w:rPr>
      </w:pPr>
      <w:r>
        <w:rPr>
          <w:rFonts w:cs="Arial"/>
          <w:b w:val="0"/>
          <w:caps w:val="0"/>
          <w:sz w:val="24"/>
          <w:szCs w:val="24"/>
        </w:rPr>
        <w:t>En application des</w:t>
      </w:r>
      <w:r w:rsidRPr="008E76D3">
        <w:rPr>
          <w:rFonts w:cs="Arial"/>
          <w:b w:val="0"/>
          <w:caps w:val="0"/>
          <w:sz w:val="24"/>
          <w:szCs w:val="24"/>
        </w:rPr>
        <w:t xml:space="preserve"> ordonnances portant </w:t>
      </w:r>
      <w:r>
        <w:rPr>
          <w:rFonts w:cs="Arial"/>
          <w:b w:val="0"/>
          <w:caps w:val="0"/>
          <w:sz w:val="24"/>
          <w:szCs w:val="24"/>
        </w:rPr>
        <w:t xml:space="preserve">de la loi </w:t>
      </w:r>
      <w:r w:rsidRPr="008E76D3">
        <w:rPr>
          <w:rFonts w:cs="Arial"/>
          <w:b w:val="0"/>
          <w:caps w:val="0"/>
          <w:sz w:val="24"/>
          <w:szCs w:val="24"/>
        </w:rPr>
        <w:t>sur le renforcement du dialogue social et les relations de travail, du 22 septembre 2017,</w:t>
      </w:r>
      <w:r>
        <w:rPr>
          <w:rFonts w:cs="Arial"/>
          <w:b w:val="0"/>
          <w:caps w:val="0"/>
          <w:sz w:val="24"/>
          <w:szCs w:val="24"/>
        </w:rPr>
        <w:t xml:space="preserve"> </w:t>
      </w:r>
      <w:r w:rsidRPr="008E76D3">
        <w:rPr>
          <w:rFonts w:cs="Arial"/>
          <w:b w:val="0"/>
          <w:caps w:val="0"/>
          <w:sz w:val="24"/>
          <w:szCs w:val="24"/>
        </w:rPr>
        <w:t>il n’est plus nécessaire de modifier le contrat de travail pour permettre à un salarié de télé</w:t>
      </w:r>
      <w:r w:rsidR="00857236">
        <w:rPr>
          <w:rFonts w:cs="Arial"/>
          <w:b w:val="0"/>
          <w:caps w:val="0"/>
          <w:sz w:val="24"/>
          <w:szCs w:val="24"/>
        </w:rPr>
        <w:t xml:space="preserve"> </w:t>
      </w:r>
      <w:r w:rsidRPr="008E76D3">
        <w:rPr>
          <w:rFonts w:cs="Arial"/>
          <w:b w:val="0"/>
          <w:caps w:val="0"/>
          <w:sz w:val="24"/>
          <w:szCs w:val="24"/>
        </w:rPr>
        <w:t xml:space="preserve">travailler. </w:t>
      </w:r>
    </w:p>
    <w:p w14:paraId="0CDF1707" w14:textId="77777777" w:rsidP="00BB7690" w:rsidR="008B2680" w:rsidRDefault="008B2680">
      <w:pPr>
        <w:pStyle w:val="32Exempleounote"/>
        <w:spacing w:before="0" w:line="240" w:lineRule="auto"/>
        <w:ind w:left="0"/>
        <w:rPr>
          <w:rFonts w:cs="Arial"/>
          <w:b w:val="0"/>
          <w:caps w:val="0"/>
          <w:sz w:val="24"/>
          <w:szCs w:val="24"/>
        </w:rPr>
      </w:pPr>
    </w:p>
    <w:p w14:paraId="65832E33" w14:textId="3537DC69" w:rsidP="00BB7690" w:rsidR="00401441" w:rsidRDefault="00401441">
      <w:pPr>
        <w:pStyle w:val="CM30"/>
        <w:spacing w:line="253" w:lineRule="atLeast"/>
        <w:jc w:val="both"/>
        <w:rPr>
          <w:rFonts w:ascii="Arial" w:cs="Arial" w:eastAsia="Times New Roman" w:hAnsi="Arial"/>
        </w:rPr>
      </w:pPr>
      <w:r w:rsidRPr="008E5417">
        <w:rPr>
          <w:rFonts w:ascii="Arial" w:cs="Arial" w:eastAsia="Times New Roman" w:hAnsi="Arial"/>
        </w:rPr>
        <w:t xml:space="preserve">Le salarié qui exprime le désir d’opter pour le télétravail en informe son responsable hiérarchique, et effectue </w:t>
      </w:r>
      <w:r>
        <w:rPr>
          <w:rFonts w:ascii="Arial" w:cs="Arial" w:eastAsia="Times New Roman" w:hAnsi="Arial"/>
        </w:rPr>
        <w:t>la</w:t>
      </w:r>
      <w:r w:rsidRPr="008E5417">
        <w:rPr>
          <w:rFonts w:ascii="Arial" w:cs="Arial" w:eastAsia="Times New Roman" w:hAnsi="Arial"/>
        </w:rPr>
        <w:t xml:space="preserve"> demande</w:t>
      </w:r>
      <w:r>
        <w:rPr>
          <w:rFonts w:ascii="Arial" w:cs="Arial" w:eastAsia="Times New Roman" w:hAnsi="Arial"/>
        </w:rPr>
        <w:t xml:space="preserve"> appropriée</w:t>
      </w:r>
      <w:r w:rsidRPr="008E5417">
        <w:rPr>
          <w:rFonts w:ascii="Arial" w:cs="Arial" w:eastAsia="Times New Roman" w:hAnsi="Arial"/>
        </w:rPr>
        <w:t xml:space="preserve"> da</w:t>
      </w:r>
      <w:r>
        <w:rPr>
          <w:rFonts w:ascii="Arial" w:cs="Arial" w:eastAsia="Times New Roman" w:hAnsi="Arial"/>
        </w:rPr>
        <w:t>ns l’outil de gestion des temps.</w:t>
      </w:r>
    </w:p>
    <w:p w14:paraId="74903F61" w14:textId="77777777" w:rsidP="00BB7690" w:rsidR="008B2680" w:rsidRDefault="008B2680">
      <w:pPr>
        <w:pStyle w:val="CM30"/>
        <w:spacing w:line="253" w:lineRule="atLeast"/>
        <w:jc w:val="both"/>
        <w:rPr>
          <w:rFonts w:ascii="Arial" w:cs="Arial" w:eastAsia="Times New Roman" w:hAnsi="Arial"/>
        </w:rPr>
      </w:pPr>
    </w:p>
    <w:p w14:paraId="5CDC58CF" w14:textId="6636605E" w:rsidP="00BB7690" w:rsidR="008B2680" w:rsidRDefault="008B2680">
      <w:pPr>
        <w:pStyle w:val="CM30"/>
        <w:spacing w:line="253" w:lineRule="atLeast"/>
        <w:jc w:val="both"/>
        <w:rPr>
          <w:rFonts w:ascii="Arial" w:cs="Arial" w:eastAsia="Times New Roman" w:hAnsi="Arial"/>
        </w:rPr>
      </w:pPr>
      <w:r w:rsidRPr="003D6C4F">
        <w:rPr>
          <w:rFonts w:ascii="Arial" w:cs="Arial" w:eastAsia="Times New Roman" w:hAnsi="Arial"/>
        </w:rPr>
        <w:t>La mise en œuvre du télétravail requiert l’accord de l’entreprise</w:t>
      </w:r>
      <w:r w:rsidR="008B3099" w:rsidRPr="003D6C4F">
        <w:rPr>
          <w:rFonts w:ascii="Arial" w:cs="Arial" w:eastAsia="Times New Roman" w:hAnsi="Arial"/>
        </w:rPr>
        <w:t xml:space="preserve"> via le responsable de service</w:t>
      </w:r>
      <w:r w:rsidRPr="003D6C4F">
        <w:rPr>
          <w:rFonts w:ascii="Arial" w:cs="Arial" w:eastAsia="Times New Roman" w:hAnsi="Arial"/>
        </w:rPr>
        <w:t xml:space="preserve">, </w:t>
      </w:r>
      <w:r w:rsidR="003A268D" w:rsidRPr="003D6C4F">
        <w:rPr>
          <w:rFonts w:ascii="Arial" w:cs="Arial" w:eastAsia="Times New Roman" w:hAnsi="Arial"/>
        </w:rPr>
        <w:t>qui</w:t>
      </w:r>
      <w:r w:rsidRPr="003D6C4F">
        <w:rPr>
          <w:rFonts w:ascii="Arial" w:cs="Arial" w:eastAsia="Times New Roman" w:hAnsi="Arial"/>
        </w:rPr>
        <w:t xml:space="preserve"> se réserve le droit de refuser le passage en télétravail d’un ou plusieurs salariés, dans le cas où la demande ne permettrait pas de maintenir une organisation pérenne au sein du service concerné</w:t>
      </w:r>
      <w:r w:rsidR="004E2089" w:rsidRPr="003D6C4F">
        <w:rPr>
          <w:rFonts w:ascii="Arial" w:cs="Arial" w:eastAsia="Times New Roman" w:hAnsi="Arial"/>
        </w:rPr>
        <w:t xml:space="preserve"> ou si le salarié n’avait pas démontré une efficacité probante en télétravail</w:t>
      </w:r>
      <w:r w:rsidRPr="003D6C4F">
        <w:rPr>
          <w:rFonts w:ascii="Arial" w:cs="Arial" w:eastAsia="Times New Roman" w:hAnsi="Arial"/>
        </w:rPr>
        <w:t>.</w:t>
      </w:r>
      <w:r w:rsidRPr="00803DC1">
        <w:rPr>
          <w:rFonts w:ascii="Arial" w:cs="Arial" w:eastAsia="Times New Roman" w:hAnsi="Arial"/>
        </w:rPr>
        <w:t xml:space="preserve"> </w:t>
      </w:r>
    </w:p>
    <w:p w14:paraId="0710BC23" w14:textId="7EEACE7D" w:rsidP="00BB7690" w:rsidR="003A268D" w:rsidRDefault="003A268D">
      <w:pPr>
        <w:pStyle w:val="CM30"/>
        <w:spacing w:line="253" w:lineRule="atLeast"/>
        <w:jc w:val="both"/>
        <w:rPr>
          <w:rFonts w:ascii="Arial" w:cs="Arial" w:eastAsia="Times New Roman" w:hAnsi="Arial"/>
        </w:rPr>
      </w:pPr>
    </w:p>
    <w:p w14:paraId="393A337A" w14:textId="448E10F9" w:rsidP="00BB7690" w:rsidR="00401441" w:rsidRDefault="00A843CB" w:rsidRPr="008E5417">
      <w:pPr>
        <w:pStyle w:val="CM30"/>
        <w:spacing w:line="253" w:lineRule="atLeast"/>
        <w:jc w:val="both"/>
        <w:rPr>
          <w:rFonts w:ascii="Arial" w:cs="Arial" w:eastAsia="Times New Roman" w:hAnsi="Arial"/>
        </w:rPr>
      </w:pPr>
      <w:r>
        <w:rPr>
          <w:rFonts w:ascii="Arial" w:cs="Arial" w:eastAsia="Times New Roman" w:hAnsi="Arial"/>
        </w:rPr>
        <w:t>La demande effectuée</w:t>
      </w:r>
      <w:r w:rsidR="00401441" w:rsidRPr="008E5417">
        <w:rPr>
          <w:rFonts w:ascii="Arial" w:cs="Arial" w:eastAsia="Times New Roman" w:hAnsi="Arial"/>
        </w:rPr>
        <w:t xml:space="preserve"> </w:t>
      </w:r>
      <w:r w:rsidR="008B2680">
        <w:rPr>
          <w:rFonts w:ascii="Arial" w:cs="Arial" w:eastAsia="Times New Roman" w:hAnsi="Arial"/>
        </w:rPr>
        <w:t xml:space="preserve">par le salarié via l’outil de gestion des temps </w:t>
      </w:r>
      <w:r>
        <w:rPr>
          <w:rFonts w:ascii="Arial" w:cs="Arial" w:eastAsia="Times New Roman" w:hAnsi="Arial"/>
        </w:rPr>
        <w:t>sera réputée acceptée tacitement</w:t>
      </w:r>
      <w:r w:rsidR="00401441" w:rsidRPr="008E5417">
        <w:rPr>
          <w:rFonts w:ascii="Arial" w:cs="Arial" w:eastAsia="Times New Roman" w:hAnsi="Arial"/>
        </w:rPr>
        <w:t xml:space="preserve"> </w:t>
      </w:r>
      <w:r w:rsidRPr="008E5417">
        <w:rPr>
          <w:rFonts w:ascii="Arial" w:cs="Arial" w:eastAsia="Times New Roman" w:hAnsi="Arial"/>
        </w:rPr>
        <w:t>par le responsable hiérarchique</w:t>
      </w:r>
      <w:r>
        <w:rPr>
          <w:rFonts w:ascii="Arial" w:cs="Arial" w:eastAsia="Times New Roman" w:hAnsi="Arial"/>
        </w:rPr>
        <w:t>.</w:t>
      </w:r>
    </w:p>
    <w:p w14:paraId="08D5B381" w14:textId="77777777" w:rsidP="00BB7690" w:rsidR="00401441" w:rsidRDefault="00401441" w:rsidRPr="008E5417">
      <w:pPr>
        <w:pStyle w:val="CM30"/>
        <w:spacing w:line="253" w:lineRule="atLeast"/>
        <w:jc w:val="both"/>
        <w:rPr>
          <w:rFonts w:ascii="Arial" w:cs="Arial" w:eastAsia="Times New Roman" w:hAnsi="Arial"/>
        </w:rPr>
      </w:pPr>
    </w:p>
    <w:p w14:paraId="095409B9" w14:textId="192DF042" w:rsidP="00BB7690" w:rsidR="00401441" w:rsidRDefault="00A843CB">
      <w:pPr>
        <w:pStyle w:val="CM30"/>
        <w:spacing w:line="253" w:lineRule="atLeast"/>
        <w:jc w:val="both"/>
        <w:rPr>
          <w:rFonts w:ascii="Arial" w:cs="Arial" w:eastAsia="Times New Roman" w:hAnsi="Arial"/>
        </w:rPr>
      </w:pPr>
      <w:r>
        <w:rPr>
          <w:rFonts w:ascii="Arial" w:cs="Arial" w:eastAsia="Times New Roman" w:hAnsi="Arial"/>
        </w:rPr>
        <w:t>En cas de</w:t>
      </w:r>
      <w:r w:rsidR="00401441" w:rsidRPr="008E5417">
        <w:rPr>
          <w:rFonts w:ascii="Arial" w:cs="Arial" w:eastAsia="Times New Roman" w:hAnsi="Arial"/>
        </w:rPr>
        <w:t xml:space="preserve"> refus éventuel</w:t>
      </w:r>
      <w:r>
        <w:rPr>
          <w:rFonts w:ascii="Arial" w:cs="Arial" w:eastAsia="Times New Roman" w:hAnsi="Arial"/>
        </w:rPr>
        <w:t>, celui-ci</w:t>
      </w:r>
      <w:r w:rsidR="00401441" w:rsidRPr="008E5417">
        <w:rPr>
          <w:rFonts w:ascii="Arial" w:cs="Arial" w:eastAsia="Times New Roman" w:hAnsi="Arial"/>
        </w:rPr>
        <w:t xml:space="preserve"> fera l'objet d'une réponse via l’outil de gestion des temps. </w:t>
      </w:r>
    </w:p>
    <w:p w14:paraId="3ECD7C4C" w14:textId="1B638CEB" w:rsidP="00134340" w:rsidR="003A268D" w:rsidRDefault="003A268D">
      <w:pPr>
        <w:pStyle w:val="CM30"/>
        <w:spacing w:line="253" w:lineRule="atLeast"/>
        <w:ind w:left="425"/>
        <w:jc w:val="both"/>
        <w:rPr>
          <w:rFonts w:ascii="Arial" w:cs="Arial" w:eastAsia="Times New Roman" w:hAnsi="Arial"/>
        </w:rPr>
      </w:pPr>
    </w:p>
    <w:p w14:paraId="0B46A586" w14:textId="710B8C52" w:rsidP="00134340" w:rsidR="00006371" w:rsidRDefault="00006371">
      <w:pPr>
        <w:pStyle w:val="CM30"/>
        <w:spacing w:line="253" w:lineRule="atLeast"/>
        <w:jc w:val="both"/>
        <w:rPr>
          <w:rFonts w:ascii="Arial" w:cs="Arial" w:eastAsia="Times New Roman" w:hAnsi="Arial"/>
          <w:u w:val="single"/>
        </w:rPr>
      </w:pPr>
      <w:r w:rsidRPr="00006371">
        <w:rPr>
          <w:rFonts w:ascii="Arial" w:cs="Arial" w:eastAsia="Times New Roman" w:hAnsi="Arial"/>
        </w:rPr>
        <w:t>4.</w:t>
      </w:r>
      <w:r w:rsidR="00445660">
        <w:rPr>
          <w:rFonts w:ascii="Arial" w:cs="Arial" w:eastAsia="Times New Roman" w:hAnsi="Arial"/>
        </w:rPr>
        <w:t> 3</w:t>
      </w:r>
      <w:r w:rsidRPr="00006371">
        <w:rPr>
          <w:rFonts w:ascii="Arial" w:cs="Arial" w:eastAsia="Times New Roman" w:hAnsi="Arial"/>
        </w:rPr>
        <w:t xml:space="preserve"> </w:t>
      </w:r>
      <w:r>
        <w:rPr>
          <w:rFonts w:ascii="Arial" w:cs="Arial" w:eastAsia="Times New Roman" w:hAnsi="Arial"/>
          <w:u w:val="single"/>
        </w:rPr>
        <w:t>Rythme du télétravail et délai de prévenance</w:t>
      </w:r>
    </w:p>
    <w:p w14:paraId="3048C18C" w14:textId="77777777" w:rsidP="00134340" w:rsidR="00006371" w:rsidRDefault="00006371">
      <w:pPr>
        <w:pStyle w:val="CM30"/>
        <w:spacing w:line="253" w:lineRule="atLeast"/>
        <w:jc w:val="both"/>
        <w:rPr>
          <w:rFonts w:ascii="Arial" w:cs="Arial" w:eastAsia="Times New Roman" w:hAnsi="Arial"/>
        </w:rPr>
      </w:pPr>
    </w:p>
    <w:p w14:paraId="7235F6B7" w14:textId="193D8C34" w:rsidP="00BB7690" w:rsidR="00006371" w:rsidRDefault="00006371">
      <w:pPr>
        <w:pStyle w:val="CM30"/>
        <w:spacing w:line="253" w:lineRule="atLeast"/>
        <w:jc w:val="both"/>
        <w:rPr>
          <w:rFonts w:ascii="Arial" w:cs="Arial" w:eastAsia="Times New Roman" w:hAnsi="Arial"/>
        </w:rPr>
      </w:pPr>
      <w:r w:rsidRPr="00006371">
        <w:rPr>
          <w:rFonts w:ascii="Arial" w:cs="Arial" w:eastAsia="Times New Roman" w:hAnsi="Arial"/>
        </w:rPr>
        <w:t xml:space="preserve">Afin d’éviter l’isolement des salariés, les parties conviennent que le temps au cours duquel le salarié pourra être en situation de télétravail à domicile sera </w:t>
      </w:r>
      <w:r w:rsidRPr="007E69E0">
        <w:rPr>
          <w:rFonts w:ascii="Arial" w:cs="Arial" w:eastAsia="Times New Roman" w:hAnsi="Arial"/>
        </w:rPr>
        <w:t>de deux journées au maximum par semaine.</w:t>
      </w:r>
    </w:p>
    <w:p w14:paraId="69386F0B" w14:textId="77777777" w:rsidP="00BB7690" w:rsidR="003B5F64" w:rsidRDefault="003B5F64" w:rsidRPr="007E69E0">
      <w:pPr>
        <w:pStyle w:val="CM30"/>
        <w:spacing w:line="253" w:lineRule="atLeast"/>
        <w:jc w:val="both"/>
        <w:rPr>
          <w:rFonts w:ascii="Arial" w:cs="Arial" w:eastAsia="Times New Roman" w:hAnsi="Arial"/>
        </w:rPr>
      </w:pPr>
    </w:p>
    <w:p w14:paraId="059B302C" w14:textId="77777777" w:rsidP="00BB7690" w:rsidR="00006371" w:rsidRDefault="00006371" w:rsidRPr="007E69E0">
      <w:pPr>
        <w:pStyle w:val="CM30"/>
        <w:spacing w:line="253" w:lineRule="atLeast"/>
        <w:jc w:val="both"/>
        <w:rPr>
          <w:rFonts w:ascii="Arial" w:cs="Arial" w:eastAsia="Times New Roman" w:hAnsi="Arial"/>
        </w:rPr>
      </w:pPr>
      <w:r>
        <w:rPr>
          <w:rFonts w:ascii="Arial" w:cs="Arial" w:eastAsia="Times New Roman" w:hAnsi="Arial"/>
        </w:rPr>
        <w:t>Les</w:t>
      </w:r>
      <w:r w:rsidRPr="00006371">
        <w:rPr>
          <w:rFonts w:ascii="Arial" w:cs="Arial" w:eastAsia="Times New Roman" w:hAnsi="Arial"/>
        </w:rPr>
        <w:t xml:space="preserve"> journées non utilisées </w:t>
      </w:r>
      <w:r>
        <w:rPr>
          <w:rFonts w:ascii="Arial" w:cs="Arial" w:eastAsia="Times New Roman" w:hAnsi="Arial"/>
        </w:rPr>
        <w:t>au titre du télétravail ne peuvent être reportées</w:t>
      </w:r>
      <w:r w:rsidRPr="00006371">
        <w:rPr>
          <w:rFonts w:ascii="Arial" w:cs="Arial" w:eastAsia="Times New Roman" w:hAnsi="Arial"/>
        </w:rPr>
        <w:t xml:space="preserve"> </w:t>
      </w:r>
      <w:r w:rsidRPr="007E69E0">
        <w:rPr>
          <w:rFonts w:ascii="Arial" w:cs="Arial" w:eastAsia="Times New Roman" w:hAnsi="Arial"/>
        </w:rPr>
        <w:t xml:space="preserve">d’une semaine sur l’autre. </w:t>
      </w:r>
    </w:p>
    <w:p w14:paraId="14DC6E73" w14:textId="55CCCB10" w:rsidP="00BB7690" w:rsidR="00006371" w:rsidRDefault="00006371" w:rsidRPr="00CD07E3">
      <w:pPr>
        <w:pStyle w:val="CM30"/>
        <w:spacing w:line="253" w:lineRule="atLeast"/>
        <w:jc w:val="both"/>
        <w:rPr>
          <w:rFonts w:ascii="Arial" w:cs="Arial" w:eastAsia="Times New Roman" w:hAnsi="Arial"/>
        </w:rPr>
      </w:pPr>
      <w:r w:rsidRPr="00006371">
        <w:rPr>
          <w:rFonts w:ascii="Arial" w:cs="Arial" w:eastAsia="Times New Roman" w:hAnsi="Arial"/>
        </w:rPr>
        <w:lastRenderedPageBreak/>
        <w:t xml:space="preserve">Le salarié en télétravail choisit ses jours de télétravail en accord avec son responsable hiérarchique et </w:t>
      </w:r>
      <w:r w:rsidRPr="00CD07E3">
        <w:rPr>
          <w:rFonts w:ascii="Arial" w:cs="Arial" w:eastAsia="Times New Roman" w:hAnsi="Arial"/>
        </w:rPr>
        <w:t>en fait la demande via l’outil de gestion des temps moyennant un délai de prévenance d’un jour franc</w:t>
      </w:r>
      <w:r w:rsidR="009C6742">
        <w:rPr>
          <w:rFonts w:ascii="Arial" w:cs="Arial" w:eastAsia="Times New Roman" w:hAnsi="Arial"/>
        </w:rPr>
        <w:t xml:space="preserve">. </w:t>
      </w:r>
      <w:r w:rsidR="009C6742">
        <w:rPr>
          <w:rStyle w:val="Appelnotedebasdep"/>
          <w:rFonts w:ascii="Arial" w:cs="Arial" w:eastAsia="Times New Roman" w:hAnsi="Arial"/>
        </w:rPr>
        <w:footnoteReference w:id="1"/>
      </w:r>
    </w:p>
    <w:p w14:paraId="6785FEA7" w14:textId="77777777" w:rsidP="00134340" w:rsidR="00006371" w:rsidRDefault="00006371" w:rsidRPr="00CD07E3">
      <w:pPr>
        <w:pStyle w:val="CM30"/>
        <w:spacing w:line="253" w:lineRule="atLeast"/>
        <w:ind w:left="425"/>
        <w:jc w:val="both"/>
        <w:rPr>
          <w:rFonts w:ascii="Arial" w:cs="Arial" w:eastAsia="Times New Roman" w:hAnsi="Arial"/>
        </w:rPr>
      </w:pPr>
    </w:p>
    <w:p w14:paraId="1A873472" w14:textId="77777777" w:rsidP="00BB7690" w:rsidR="00006371" w:rsidRDefault="00006371">
      <w:pPr>
        <w:pStyle w:val="CM30"/>
        <w:spacing w:line="253" w:lineRule="atLeast"/>
        <w:jc w:val="both"/>
        <w:rPr>
          <w:rFonts w:ascii="Arial" w:cs="Arial" w:eastAsia="Times New Roman" w:hAnsi="Arial"/>
        </w:rPr>
      </w:pPr>
      <w:r w:rsidRPr="00CD07E3">
        <w:rPr>
          <w:rFonts w:ascii="Arial" w:cs="Arial" w:eastAsia="Times New Roman" w:hAnsi="Arial"/>
        </w:rPr>
        <w:t>La modification exceptionnelle est possible par accord mutuel ou à la demande du responsable hiérarchique en cas d’impératif organisationnel ou de service</w:t>
      </w:r>
      <w:r w:rsidR="0037414E" w:rsidRPr="00CD07E3">
        <w:rPr>
          <w:rFonts w:ascii="Arial" w:cs="Arial" w:eastAsia="Times New Roman" w:hAnsi="Arial"/>
        </w:rPr>
        <w:t>,</w:t>
      </w:r>
      <w:r w:rsidRPr="00CD07E3">
        <w:rPr>
          <w:rFonts w:ascii="Arial" w:cs="Arial" w:eastAsia="Times New Roman" w:hAnsi="Arial"/>
        </w:rPr>
        <w:t xml:space="preserve"> et sous réserve de respecter un délai de prévenance </w:t>
      </w:r>
      <w:r w:rsidR="0037414E" w:rsidRPr="00CD07E3">
        <w:rPr>
          <w:rFonts w:ascii="Arial" w:cs="Arial" w:eastAsia="Times New Roman" w:hAnsi="Arial"/>
        </w:rPr>
        <w:t>d’un jour franc</w:t>
      </w:r>
      <w:r w:rsidRPr="00CD07E3">
        <w:rPr>
          <w:rFonts w:ascii="Arial" w:cs="Arial" w:eastAsia="Times New Roman" w:hAnsi="Arial"/>
        </w:rPr>
        <w:t>.</w:t>
      </w:r>
    </w:p>
    <w:p w14:paraId="4FF3C2D8" w14:textId="5CB41218" w:rsidP="00BB7690" w:rsidR="0037414E" w:rsidRDefault="0037414E">
      <w:pPr>
        <w:pStyle w:val="CM30"/>
        <w:spacing w:line="253" w:lineRule="atLeast"/>
        <w:jc w:val="both"/>
        <w:rPr>
          <w:rFonts w:ascii="Arial" w:cs="Arial" w:eastAsia="Times New Roman" w:hAnsi="Arial"/>
        </w:rPr>
      </w:pPr>
    </w:p>
    <w:p w14:paraId="4011B55B" w14:textId="1CC83770" w:rsidP="003B5F64" w:rsidR="003B5F64" w:rsidRDefault="003B5F64" w:rsidRPr="003B5F64">
      <w:pPr>
        <w:jc w:val="both"/>
        <w:rPr>
          <w:rFonts w:ascii="Arial" w:cs="Arial" w:hAnsi="Arial"/>
        </w:rPr>
      </w:pPr>
      <w:r w:rsidRPr="003B5F64">
        <w:rPr>
          <w:rFonts w:ascii="Arial" w:cs="Arial" w:hAnsi="Arial"/>
        </w:rPr>
        <w:t xml:space="preserve">Par principe, le télétravail se fait par journée entière. </w:t>
      </w:r>
      <w:r w:rsidR="002F11DA" w:rsidRPr="002F11DA">
        <w:rPr>
          <w:rFonts w:ascii="Arial" w:cs="Arial" w:hAnsi="Arial"/>
        </w:rPr>
        <w:t>Toutefois, le manager ayant la possibilité de demander une présence sur site pour nécessité de service, il pourra autoriser la venue sur une demi-journée si la présence en journée complète n’est pas nécessaire (réunion prévue sur une matinée par exemple).</w:t>
      </w:r>
    </w:p>
    <w:p w14:paraId="0327125E" w14:textId="77777777" w:rsidP="00BB7690" w:rsidR="003B5F64" w:rsidRDefault="003B5F64" w:rsidRPr="00006371">
      <w:pPr>
        <w:pStyle w:val="CM30"/>
        <w:spacing w:line="253" w:lineRule="atLeast"/>
        <w:jc w:val="both"/>
        <w:rPr>
          <w:rFonts w:ascii="Arial" w:cs="Arial" w:eastAsia="Times New Roman" w:hAnsi="Arial"/>
        </w:rPr>
      </w:pPr>
    </w:p>
    <w:p w14:paraId="3B458777" w14:textId="19CB3FE3" w:rsidP="00BB7690" w:rsidR="00006371" w:rsidRDefault="00006371">
      <w:pPr>
        <w:pStyle w:val="CM30"/>
        <w:spacing w:line="253" w:lineRule="atLeast"/>
        <w:jc w:val="both"/>
        <w:rPr>
          <w:rFonts w:ascii="Arial" w:cs="Arial" w:eastAsia="Times New Roman" w:hAnsi="Arial"/>
        </w:rPr>
      </w:pPr>
      <w:r w:rsidRPr="00006371">
        <w:rPr>
          <w:rFonts w:ascii="Arial" w:cs="Arial" w:eastAsia="Times New Roman" w:hAnsi="Arial"/>
        </w:rPr>
        <w:t>Le responsable hiérarchique direct pourra</w:t>
      </w:r>
      <w:r w:rsidR="003B5F64">
        <w:rPr>
          <w:rFonts w:ascii="Arial" w:cs="Arial" w:eastAsia="Times New Roman" w:hAnsi="Arial"/>
        </w:rPr>
        <w:t xml:space="preserve"> également</w:t>
      </w:r>
      <w:r w:rsidRPr="00006371">
        <w:rPr>
          <w:rFonts w:ascii="Arial" w:cs="Arial" w:eastAsia="Times New Roman" w:hAnsi="Arial"/>
        </w:rPr>
        <w:t>, en cas de besoin de service avéré, suspendre provisoirement la situation de télétravail.</w:t>
      </w:r>
    </w:p>
    <w:p w14:paraId="756AAFF4" w14:textId="77777777" w:rsidP="00134340" w:rsidR="0037414E" w:rsidRDefault="0037414E" w:rsidRPr="00006371">
      <w:pPr>
        <w:pStyle w:val="CM30"/>
        <w:spacing w:line="253" w:lineRule="atLeast"/>
        <w:ind w:left="425"/>
        <w:jc w:val="both"/>
        <w:rPr>
          <w:rFonts w:ascii="Arial" w:cs="Arial" w:eastAsia="Times New Roman" w:hAnsi="Arial"/>
        </w:rPr>
      </w:pPr>
    </w:p>
    <w:p w14:paraId="6F1178ED" w14:textId="235676AD" w:rsidP="00134340" w:rsidR="000F5735" w:rsidRDefault="000F5735">
      <w:pPr>
        <w:pStyle w:val="CM30"/>
        <w:spacing w:line="253" w:lineRule="atLeast"/>
        <w:jc w:val="both"/>
        <w:rPr>
          <w:rFonts w:ascii="Arial" w:cs="Arial" w:eastAsia="Times New Roman" w:hAnsi="Arial"/>
          <w:u w:val="single"/>
        </w:rPr>
      </w:pPr>
      <w:r w:rsidRPr="00006371">
        <w:rPr>
          <w:rFonts w:ascii="Arial" w:cs="Arial" w:eastAsia="Times New Roman" w:hAnsi="Arial"/>
        </w:rPr>
        <w:t>4.</w:t>
      </w:r>
      <w:r w:rsidR="003A268D">
        <w:rPr>
          <w:rFonts w:ascii="Arial" w:cs="Arial" w:eastAsia="Times New Roman" w:hAnsi="Arial"/>
        </w:rPr>
        <w:t>4</w:t>
      </w:r>
      <w:r w:rsidRPr="00006371">
        <w:rPr>
          <w:rFonts w:ascii="Arial" w:cs="Arial" w:eastAsia="Times New Roman" w:hAnsi="Arial"/>
        </w:rPr>
        <w:t xml:space="preserve"> </w:t>
      </w:r>
      <w:r>
        <w:rPr>
          <w:rFonts w:ascii="Arial" w:cs="Arial" w:eastAsia="Times New Roman" w:hAnsi="Arial"/>
          <w:u w:val="single"/>
        </w:rPr>
        <w:t xml:space="preserve">Bilan </w:t>
      </w:r>
      <w:r w:rsidR="00676F8F">
        <w:rPr>
          <w:rFonts w:ascii="Arial" w:cs="Arial" w:eastAsia="Times New Roman" w:hAnsi="Arial"/>
          <w:u w:val="single"/>
        </w:rPr>
        <w:t>du télétravail</w:t>
      </w:r>
    </w:p>
    <w:p w14:paraId="0C5921FF" w14:textId="77777777" w:rsidP="00134340" w:rsidR="000F5735" w:rsidRDefault="000F5735">
      <w:pPr>
        <w:pStyle w:val="CM30"/>
        <w:spacing w:line="253" w:lineRule="atLeast"/>
        <w:jc w:val="both"/>
        <w:rPr>
          <w:rFonts w:ascii="Arial" w:cs="Arial" w:eastAsia="Times New Roman" w:hAnsi="Arial"/>
          <w:u w:val="single"/>
        </w:rPr>
      </w:pPr>
    </w:p>
    <w:p w14:paraId="5279FDE4" w14:textId="7E5D6728" w:rsidP="00BB7690" w:rsidR="00C45F46" w:rsidRDefault="000F5735">
      <w:pPr>
        <w:pStyle w:val="CM30"/>
        <w:spacing w:line="253" w:lineRule="atLeast"/>
        <w:jc w:val="both"/>
        <w:rPr>
          <w:rFonts w:ascii="Arial" w:cs="Arial" w:eastAsia="Times New Roman" w:hAnsi="Arial"/>
        </w:rPr>
      </w:pPr>
      <w:r w:rsidRPr="000F5735">
        <w:rPr>
          <w:rFonts w:ascii="Arial" w:cs="Arial" w:eastAsia="Times New Roman" w:hAnsi="Arial"/>
        </w:rPr>
        <w:t>A l’occasion de l’entretien annuel</w:t>
      </w:r>
      <w:r w:rsidR="002101BB">
        <w:rPr>
          <w:rFonts w:ascii="Arial" w:cs="Arial" w:eastAsia="Times New Roman" w:hAnsi="Arial"/>
        </w:rPr>
        <w:t xml:space="preserve"> et/ou professionnel</w:t>
      </w:r>
      <w:r w:rsidRPr="000F5735">
        <w:rPr>
          <w:rFonts w:ascii="Arial" w:cs="Arial" w:eastAsia="Times New Roman" w:hAnsi="Arial"/>
        </w:rPr>
        <w:t>, les modalités d’utilisation du télétravail devront être évoquées</w:t>
      </w:r>
      <w:r w:rsidR="00973709">
        <w:rPr>
          <w:rFonts w:ascii="Arial" w:cs="Arial" w:eastAsia="Times New Roman" w:hAnsi="Arial"/>
        </w:rPr>
        <w:t>,</w:t>
      </w:r>
      <w:r w:rsidR="002101BB">
        <w:rPr>
          <w:rFonts w:ascii="Arial" w:cs="Arial" w:eastAsia="Times New Roman" w:hAnsi="Arial"/>
        </w:rPr>
        <w:t xml:space="preserve"> ce qui permettra d’établir u</w:t>
      </w:r>
      <w:r w:rsidRPr="000F5735">
        <w:rPr>
          <w:rFonts w:ascii="Arial" w:cs="Arial" w:eastAsia="Times New Roman" w:hAnsi="Arial"/>
        </w:rPr>
        <w:t xml:space="preserve">n bilan individuel de cette organisation, </w:t>
      </w:r>
      <w:r w:rsidR="009C2994">
        <w:rPr>
          <w:rFonts w:ascii="Arial" w:cs="Arial" w:eastAsia="Times New Roman" w:hAnsi="Arial"/>
        </w:rPr>
        <w:t>portant</w:t>
      </w:r>
      <w:r w:rsidRPr="000F5735">
        <w:rPr>
          <w:rFonts w:ascii="Arial" w:cs="Arial" w:eastAsia="Times New Roman" w:hAnsi="Arial"/>
        </w:rPr>
        <w:t xml:space="preserve"> notamment sur les conditions d'activité du salarié et sa charge de travail, l’impact social de cette mesure pour le salarié, et l’impact sur ses performances professionnelles.</w:t>
      </w:r>
    </w:p>
    <w:p w14:paraId="72A3A4CE" w14:textId="77777777" w:rsidP="00BB7690" w:rsidR="00C45F46" w:rsidRDefault="00C45F46">
      <w:pPr>
        <w:pStyle w:val="CM30"/>
        <w:spacing w:line="253" w:lineRule="atLeast"/>
        <w:jc w:val="both"/>
        <w:rPr>
          <w:rFonts w:ascii="Arial" w:cs="Arial" w:eastAsia="Times New Roman" w:hAnsi="Arial"/>
        </w:rPr>
      </w:pPr>
    </w:p>
    <w:p w14:paraId="0AF6688D" w14:textId="77777777" w:rsidP="00BB7690" w:rsidR="00C45F46" w:rsidRDefault="00C45F46">
      <w:pPr>
        <w:pStyle w:val="CM30"/>
        <w:spacing w:line="253" w:lineRule="atLeast"/>
        <w:jc w:val="both"/>
        <w:rPr>
          <w:rFonts w:ascii="Arial" w:cs="Arial" w:eastAsia="Times New Roman" w:hAnsi="Arial"/>
        </w:rPr>
      </w:pPr>
      <w:r w:rsidRPr="00C45F46">
        <w:rPr>
          <w:rFonts w:ascii="Arial" w:cs="Arial" w:eastAsia="Times New Roman" w:hAnsi="Arial"/>
        </w:rPr>
        <w:t>En cas de changement de fonction, la situation de télétravail sera réexaminée en conséquence.</w:t>
      </w:r>
    </w:p>
    <w:p w14:paraId="2A15AA7D" w14:textId="1392FEA4" w:rsidP="00134340" w:rsidR="000F5735" w:rsidRDefault="000F5735">
      <w:pPr>
        <w:pStyle w:val="CM30"/>
        <w:spacing w:line="253" w:lineRule="atLeast"/>
        <w:ind w:left="425"/>
        <w:jc w:val="both"/>
        <w:rPr>
          <w:rFonts w:ascii="Arial" w:cs="Arial" w:eastAsia="Times New Roman" w:hAnsi="Arial"/>
        </w:rPr>
      </w:pPr>
    </w:p>
    <w:p w14:paraId="4B3E4D2D" w14:textId="2C24C0DA" w:rsidP="00021776" w:rsidR="00021776" w:rsidRDefault="00021776" w:rsidRPr="003B2D7D">
      <w:pPr>
        <w:pStyle w:val="CM30"/>
        <w:spacing w:line="253" w:lineRule="atLeast"/>
        <w:jc w:val="both"/>
        <w:rPr>
          <w:rFonts w:ascii="Arial" w:cs="Arial" w:eastAsia="Times New Roman" w:hAnsi="Arial"/>
        </w:rPr>
      </w:pPr>
      <w:r w:rsidRPr="00006371">
        <w:rPr>
          <w:rFonts w:ascii="Arial" w:cs="Arial" w:eastAsia="Times New Roman" w:hAnsi="Arial"/>
        </w:rPr>
        <w:t>4.</w:t>
      </w:r>
      <w:r>
        <w:rPr>
          <w:rFonts w:ascii="Arial" w:cs="Arial" w:eastAsia="Times New Roman" w:hAnsi="Arial"/>
        </w:rPr>
        <w:t>5</w:t>
      </w:r>
      <w:r w:rsidRPr="00006371">
        <w:rPr>
          <w:rFonts w:ascii="Arial" w:cs="Arial" w:eastAsia="Times New Roman" w:hAnsi="Arial"/>
        </w:rPr>
        <w:t xml:space="preserve"> </w:t>
      </w:r>
      <w:r>
        <w:rPr>
          <w:rFonts w:ascii="Arial" w:cs="Arial" w:eastAsia="Times New Roman" w:hAnsi="Arial"/>
          <w:u w:val="single"/>
        </w:rPr>
        <w:t>Engagements du salarié en télétravail</w:t>
      </w:r>
    </w:p>
    <w:p w14:paraId="302385B9" w14:textId="77777777" w:rsidP="00021776" w:rsidR="00021776" w:rsidRDefault="00021776">
      <w:pPr>
        <w:pStyle w:val="CM30"/>
        <w:spacing w:line="253" w:lineRule="atLeast"/>
        <w:jc w:val="both"/>
        <w:rPr>
          <w:rFonts w:ascii="Arial" w:cs="Arial" w:eastAsia="Times New Roman" w:hAnsi="Arial"/>
        </w:rPr>
      </w:pPr>
    </w:p>
    <w:p w14:paraId="5DCDE3E5" w14:textId="77777777" w:rsidP="00BB7690" w:rsidR="00021776" w:rsidRDefault="00021776" w:rsidRPr="00B022B3">
      <w:pPr>
        <w:pStyle w:val="CM30"/>
        <w:spacing w:line="253" w:lineRule="atLeast"/>
        <w:jc w:val="both"/>
        <w:rPr>
          <w:rFonts w:ascii="Arial" w:cs="Arial" w:eastAsia="Times New Roman" w:hAnsi="Arial"/>
        </w:rPr>
      </w:pPr>
      <w:r w:rsidRPr="00B022B3">
        <w:rPr>
          <w:rFonts w:ascii="Arial" w:cs="Arial" w:eastAsia="Times New Roman" w:hAnsi="Arial"/>
        </w:rPr>
        <w:t>Le salarié en télétravail s’engage à être accessible et joignable par téléphone ou par messagerie électronique durant les horaires habituels de travail de la journée et dans le respect des dispositions légales en vigueur.</w:t>
      </w:r>
    </w:p>
    <w:p w14:paraId="3EACB24A" w14:textId="77777777" w:rsidP="00BB7690" w:rsidR="00021776" w:rsidRDefault="00021776" w:rsidRPr="00B022B3">
      <w:pPr>
        <w:pStyle w:val="CM30"/>
        <w:spacing w:line="253" w:lineRule="atLeast"/>
        <w:jc w:val="both"/>
        <w:rPr>
          <w:rFonts w:ascii="Arial" w:cs="Arial" w:eastAsia="Times New Roman" w:hAnsi="Arial"/>
        </w:rPr>
      </w:pPr>
    </w:p>
    <w:p w14:paraId="0240A285" w14:textId="20CC7BCF" w:rsidP="00BB7690" w:rsidR="00021776" w:rsidRDefault="00021776">
      <w:pPr>
        <w:pStyle w:val="CM30"/>
        <w:spacing w:line="253" w:lineRule="atLeast"/>
        <w:jc w:val="both"/>
        <w:rPr>
          <w:rFonts w:ascii="Arial" w:cs="Arial" w:eastAsia="Times New Roman" w:hAnsi="Arial"/>
        </w:rPr>
      </w:pPr>
      <w:r w:rsidRPr="00B022B3">
        <w:rPr>
          <w:rFonts w:ascii="Arial" w:cs="Arial" w:eastAsia="Times New Roman" w:hAnsi="Arial"/>
        </w:rPr>
        <w:t xml:space="preserve">Il s’engage à répondre aux sollicitations de son </w:t>
      </w:r>
      <w:r w:rsidR="000B1AC1">
        <w:rPr>
          <w:rFonts w:ascii="Arial" w:cs="Arial" w:eastAsia="Times New Roman" w:hAnsi="Arial"/>
        </w:rPr>
        <w:t>responsable de service</w:t>
      </w:r>
      <w:r w:rsidRPr="00B022B3">
        <w:rPr>
          <w:rFonts w:ascii="Arial" w:cs="Arial" w:eastAsia="Times New Roman" w:hAnsi="Arial"/>
        </w:rPr>
        <w:t>, à celles d’autres salariés ou éventuellement à des personnes externes à la société, de la même manière que s’il était sur son lieu de travail habituel.</w:t>
      </w:r>
    </w:p>
    <w:p w14:paraId="5E7D0F16" w14:textId="77777777" w:rsidP="00BB7690" w:rsidR="004E2089" w:rsidRDefault="004E2089" w:rsidRPr="003D6C4F">
      <w:pPr>
        <w:jc w:val="both"/>
        <w:rPr>
          <w:rFonts w:ascii="Arial" w:cs="Arial" w:hAnsi="Arial"/>
        </w:rPr>
      </w:pPr>
    </w:p>
    <w:p w14:paraId="78B071F6" w14:textId="0DC04C84" w:rsidP="00BB7690" w:rsidR="00CD07E3" w:rsidRDefault="00CD07E3">
      <w:pPr>
        <w:jc w:val="both"/>
        <w:rPr>
          <w:rFonts w:ascii="Arial" w:cs="Arial" w:hAnsi="Arial"/>
        </w:rPr>
      </w:pPr>
      <w:r w:rsidRPr="003D6C4F">
        <w:rPr>
          <w:rFonts w:ascii="Arial" w:cs="Arial" w:hAnsi="Arial"/>
        </w:rPr>
        <w:t xml:space="preserve">Dans toute la mesure du possible, le salarié en télétravail doit s’imposer d’informer les autres salariés de son absence du site auquel il est </w:t>
      </w:r>
      <w:r w:rsidR="00915982" w:rsidRPr="003D6C4F">
        <w:rPr>
          <w:rFonts w:ascii="Arial" w:cs="Arial" w:hAnsi="Arial"/>
        </w:rPr>
        <w:t xml:space="preserve">habituellement </w:t>
      </w:r>
      <w:r w:rsidRPr="003D6C4F">
        <w:rPr>
          <w:rFonts w:ascii="Arial" w:cs="Arial" w:hAnsi="Arial"/>
        </w:rPr>
        <w:t>rattaché</w:t>
      </w:r>
      <w:r w:rsidR="003763AB" w:rsidRPr="003D6C4F">
        <w:rPr>
          <w:rFonts w:ascii="Arial" w:cs="Arial" w:hAnsi="Arial"/>
        </w:rPr>
        <w:t>, au moyen de l’outil de messagerie interne</w:t>
      </w:r>
      <w:r w:rsidRPr="003D6C4F">
        <w:rPr>
          <w:rFonts w:ascii="Arial" w:cs="Arial" w:hAnsi="Arial"/>
        </w:rPr>
        <w:t xml:space="preserve">. </w:t>
      </w:r>
      <w:r w:rsidR="00915982" w:rsidRPr="003D6C4F">
        <w:rPr>
          <w:rFonts w:ascii="Arial" w:cs="Arial" w:hAnsi="Arial"/>
        </w:rPr>
        <w:t>Le salarié en télétravail respectera le guide des bonnes pratiques internes en matière de télétravail</w:t>
      </w:r>
      <w:r w:rsidR="004E2089" w:rsidRPr="00860B08">
        <w:rPr>
          <w:rFonts w:ascii="Arial" w:cs="Arial" w:hAnsi="Arial"/>
        </w:rPr>
        <w:t>.</w:t>
      </w:r>
    </w:p>
    <w:p w14:paraId="338FF3BF" w14:textId="77777777" w:rsidP="000B1AC1" w:rsidR="00CD07E3" w:rsidRDefault="00CD07E3">
      <w:pPr>
        <w:ind w:left="426"/>
        <w:jc w:val="both"/>
        <w:rPr>
          <w:rFonts w:ascii="Arial" w:cs="Arial" w:hAnsi="Arial"/>
        </w:rPr>
      </w:pPr>
    </w:p>
    <w:p w14:paraId="1C3A38E8" w14:textId="43A5F594" w:rsidP="00134340" w:rsidR="00C45F46" w:rsidRDefault="00C45F46">
      <w:pPr>
        <w:pStyle w:val="CM30"/>
        <w:spacing w:line="253" w:lineRule="atLeast"/>
        <w:jc w:val="both"/>
        <w:rPr>
          <w:rFonts w:ascii="Arial" w:cs="Arial" w:eastAsia="Times New Roman" w:hAnsi="Arial"/>
          <w:u w:val="single"/>
        </w:rPr>
      </w:pPr>
      <w:r w:rsidRPr="00006371">
        <w:rPr>
          <w:rFonts w:ascii="Arial" w:cs="Arial" w:eastAsia="Times New Roman" w:hAnsi="Arial"/>
        </w:rPr>
        <w:t>4.</w:t>
      </w:r>
      <w:r w:rsidR="00021776">
        <w:rPr>
          <w:rFonts w:ascii="Arial" w:cs="Arial" w:eastAsia="Times New Roman" w:hAnsi="Arial"/>
        </w:rPr>
        <w:t>6</w:t>
      </w:r>
      <w:r w:rsidRPr="00006371">
        <w:rPr>
          <w:rFonts w:ascii="Arial" w:cs="Arial" w:eastAsia="Times New Roman" w:hAnsi="Arial"/>
        </w:rPr>
        <w:t xml:space="preserve"> </w:t>
      </w:r>
      <w:r>
        <w:rPr>
          <w:rFonts w:ascii="Arial" w:cs="Arial" w:eastAsia="Times New Roman" w:hAnsi="Arial"/>
          <w:u w:val="single"/>
        </w:rPr>
        <w:t>Contrôle du temps de travail, respect de la vie privée</w:t>
      </w:r>
    </w:p>
    <w:p w14:paraId="00A5D84E" w14:textId="77777777" w:rsidP="00134340" w:rsidR="00401441" w:rsidRDefault="00401441">
      <w:pPr>
        <w:pStyle w:val="CM30"/>
        <w:spacing w:line="253" w:lineRule="atLeast"/>
        <w:jc w:val="both"/>
        <w:rPr>
          <w:rFonts w:ascii="Arial" w:cs="Arial" w:eastAsia="Times New Roman" w:hAnsi="Arial"/>
        </w:rPr>
      </w:pPr>
    </w:p>
    <w:p w14:paraId="7567C867" w14:textId="77777777" w:rsidP="00BB7690" w:rsidR="00C45F46" w:rsidRDefault="00C45F46" w:rsidRPr="00C45F46">
      <w:pPr>
        <w:pStyle w:val="CM30"/>
        <w:spacing w:line="253" w:lineRule="atLeast"/>
        <w:jc w:val="both"/>
        <w:rPr>
          <w:rFonts w:ascii="Arial" w:cs="Arial" w:eastAsia="Times New Roman" w:hAnsi="Arial"/>
        </w:rPr>
      </w:pPr>
      <w:r w:rsidRPr="00C45F46">
        <w:rPr>
          <w:rFonts w:ascii="Arial" w:cs="Arial" w:eastAsia="Times New Roman" w:hAnsi="Arial"/>
        </w:rPr>
        <w:lastRenderedPageBreak/>
        <w:t xml:space="preserve">Lors des jours de télétravail, l’organisation du télétravail s’exerce dans le cadre des horaires de travail habituels du salarié. </w:t>
      </w:r>
    </w:p>
    <w:p w14:paraId="309B9D1F" w14:textId="21B996D0" w:rsidP="00BB7690" w:rsidR="00C45F46" w:rsidRDefault="00063A07">
      <w:pPr>
        <w:pStyle w:val="CM30"/>
        <w:spacing w:line="253" w:lineRule="atLeast"/>
        <w:jc w:val="both"/>
        <w:rPr>
          <w:rFonts w:ascii="Arial" w:cs="Arial" w:eastAsia="Times New Roman" w:hAnsi="Arial"/>
        </w:rPr>
      </w:pPr>
      <w:r>
        <w:rPr>
          <w:rFonts w:ascii="Arial" w:cs="Arial" w:eastAsia="Times New Roman" w:hAnsi="Arial"/>
        </w:rPr>
        <w:t>Dans ce cadre, l</w:t>
      </w:r>
      <w:r w:rsidR="00C45F46">
        <w:rPr>
          <w:rFonts w:ascii="Arial" w:cs="Arial" w:eastAsia="Times New Roman" w:hAnsi="Arial"/>
        </w:rPr>
        <w:t>e</w:t>
      </w:r>
      <w:r w:rsidR="00C45F46" w:rsidRPr="00C45F46">
        <w:rPr>
          <w:rFonts w:ascii="Arial" w:cs="Arial" w:eastAsia="Times New Roman" w:hAnsi="Arial"/>
        </w:rPr>
        <w:t xml:space="preserve"> salarié </w:t>
      </w:r>
      <w:r w:rsidR="00C45F46">
        <w:rPr>
          <w:rFonts w:ascii="Arial" w:cs="Arial" w:eastAsia="Times New Roman" w:hAnsi="Arial"/>
        </w:rPr>
        <w:t xml:space="preserve">en télétravail </w:t>
      </w:r>
      <w:r w:rsidR="00C45F46" w:rsidRPr="00C45F46">
        <w:rPr>
          <w:rFonts w:ascii="Arial" w:cs="Arial" w:eastAsia="Times New Roman" w:hAnsi="Arial"/>
        </w:rPr>
        <w:t>devra être joignable sur les plages horaires définies par les accords collectifs relatifs au temps de travail s’appliquant dans l’entreprise.</w:t>
      </w:r>
    </w:p>
    <w:p w14:paraId="67DB7444" w14:textId="20D2F354" w:rsidP="00BB7690" w:rsidR="003A268D" w:rsidRDefault="003A268D">
      <w:pPr>
        <w:pStyle w:val="CM30"/>
        <w:spacing w:line="253" w:lineRule="atLeast"/>
        <w:jc w:val="both"/>
        <w:rPr>
          <w:rFonts w:ascii="Arial" w:cs="Arial" w:eastAsia="Times New Roman" w:hAnsi="Arial"/>
        </w:rPr>
      </w:pPr>
    </w:p>
    <w:p w14:paraId="56675B25" w14:textId="0631E40B" w:rsidP="00BB7690" w:rsidR="007711FC" w:rsidRDefault="003A268D" w:rsidRPr="008F21CF">
      <w:pPr>
        <w:pStyle w:val="CM30"/>
        <w:spacing w:line="253" w:lineRule="atLeast"/>
        <w:jc w:val="both"/>
        <w:rPr>
          <w:rFonts w:ascii="Arial" w:cs="Arial" w:eastAsia="Times New Roman" w:hAnsi="Arial"/>
        </w:rPr>
      </w:pPr>
      <w:r w:rsidRPr="008F21CF">
        <w:rPr>
          <w:rFonts w:ascii="Arial" w:cs="Arial" w:eastAsia="Times New Roman" w:hAnsi="Arial"/>
        </w:rPr>
        <w:t xml:space="preserve">Le télétravail ne permettant pas le pointage des horaires de travail, une journée </w:t>
      </w:r>
      <w:r w:rsidR="00857236" w:rsidRPr="008F21CF">
        <w:rPr>
          <w:rFonts w:ascii="Arial" w:cs="Arial" w:eastAsia="Times New Roman" w:hAnsi="Arial"/>
        </w:rPr>
        <w:t>télé travaillée</w:t>
      </w:r>
      <w:r w:rsidRPr="008F21CF">
        <w:rPr>
          <w:rFonts w:ascii="Arial" w:cs="Arial" w:eastAsia="Times New Roman" w:hAnsi="Arial"/>
        </w:rPr>
        <w:t xml:space="preserve"> sera valorisée à hauteur d’une journée théorique soit </w:t>
      </w:r>
      <w:r w:rsidR="00BB7690">
        <w:rPr>
          <w:rFonts w:ascii="Arial" w:cs="Arial" w:eastAsia="Times New Roman" w:hAnsi="Arial"/>
        </w:rPr>
        <w:t>8h0</w:t>
      </w:r>
      <w:r w:rsidR="00996418">
        <w:rPr>
          <w:rFonts w:ascii="Arial" w:cs="Arial" w:eastAsia="Times New Roman" w:hAnsi="Arial"/>
        </w:rPr>
        <w:t>0</w:t>
      </w:r>
      <w:r w:rsidR="00996418" w:rsidRPr="008F21CF">
        <w:rPr>
          <w:rFonts w:ascii="Arial" w:cs="Arial" w:eastAsia="Times New Roman" w:hAnsi="Arial"/>
        </w:rPr>
        <w:t xml:space="preserve"> </w:t>
      </w:r>
      <w:r w:rsidR="007711FC" w:rsidRPr="008F21CF">
        <w:rPr>
          <w:rFonts w:ascii="Arial" w:cs="Arial" w:eastAsia="Times New Roman" w:hAnsi="Arial"/>
        </w:rPr>
        <w:t xml:space="preserve">pour les salariés non-cadres « Mensuels », </w:t>
      </w:r>
      <w:r w:rsidR="00BB7690">
        <w:rPr>
          <w:rFonts w:ascii="Arial" w:cs="Arial" w:eastAsia="Times New Roman" w:hAnsi="Arial"/>
        </w:rPr>
        <w:t xml:space="preserve">8h30 pour les salariés cadres au forfait 1840h/an, </w:t>
      </w:r>
      <w:r w:rsidR="007711FC" w:rsidRPr="008F21CF">
        <w:rPr>
          <w:rFonts w:ascii="Arial" w:cs="Arial" w:eastAsia="Times New Roman" w:hAnsi="Arial"/>
        </w:rPr>
        <w:t xml:space="preserve">et un jour travaillé pour les salariés au Forfait Jour. </w:t>
      </w:r>
    </w:p>
    <w:p w14:paraId="4F9F0482" w14:textId="77777777" w:rsidP="00134340" w:rsidR="007711FC" w:rsidRDefault="007711FC" w:rsidRPr="008F21CF">
      <w:pPr>
        <w:pStyle w:val="CM30"/>
        <w:spacing w:line="253" w:lineRule="atLeast"/>
        <w:ind w:left="425"/>
        <w:jc w:val="both"/>
        <w:rPr>
          <w:rFonts w:ascii="Arial" w:cs="Arial" w:eastAsia="Times New Roman" w:hAnsi="Arial"/>
        </w:rPr>
      </w:pPr>
    </w:p>
    <w:p w14:paraId="370651D9" w14:textId="4306332B" w:rsidP="00BB7690" w:rsidR="003A268D" w:rsidRDefault="007711FC">
      <w:pPr>
        <w:pStyle w:val="CM30"/>
        <w:spacing w:line="253" w:lineRule="atLeast"/>
        <w:jc w:val="both"/>
        <w:rPr>
          <w:rFonts w:ascii="Arial" w:cs="Arial" w:eastAsia="Times New Roman" w:hAnsi="Arial"/>
        </w:rPr>
      </w:pPr>
      <w:r w:rsidRPr="008F21CF">
        <w:rPr>
          <w:rFonts w:ascii="Arial" w:cs="Arial" w:eastAsia="Times New Roman" w:hAnsi="Arial"/>
        </w:rPr>
        <w:t xml:space="preserve">Sauf accord préalable du responsable de service selon les modalités prévues à cet effet, les journées </w:t>
      </w:r>
      <w:proofErr w:type="spellStart"/>
      <w:r w:rsidR="00857236" w:rsidRPr="008F21CF">
        <w:rPr>
          <w:rFonts w:ascii="Arial" w:cs="Arial" w:eastAsia="Times New Roman" w:hAnsi="Arial"/>
        </w:rPr>
        <w:t>télétravaillées</w:t>
      </w:r>
      <w:proofErr w:type="spellEnd"/>
      <w:r w:rsidRPr="008F21CF">
        <w:rPr>
          <w:rFonts w:ascii="Arial" w:cs="Arial" w:eastAsia="Times New Roman" w:hAnsi="Arial"/>
        </w:rPr>
        <w:t xml:space="preserve"> ne donneront pas lieu au calcul d’heures supplémentaires.</w:t>
      </w:r>
    </w:p>
    <w:p w14:paraId="5CE76E19" w14:textId="77777777" w:rsidP="00BB7690" w:rsidR="00C45F46" w:rsidRDefault="00C45F46" w:rsidRPr="00C45F46">
      <w:pPr>
        <w:pStyle w:val="CM30"/>
        <w:spacing w:line="253" w:lineRule="atLeast"/>
        <w:jc w:val="both"/>
        <w:rPr>
          <w:rFonts w:ascii="Arial" w:cs="Arial" w:eastAsia="Times New Roman" w:hAnsi="Arial"/>
        </w:rPr>
      </w:pPr>
    </w:p>
    <w:p w14:paraId="4B0E133A" w14:textId="79CC5AF8" w:rsidP="00BB7690" w:rsidR="00C45F46" w:rsidRDefault="00C45F46">
      <w:pPr>
        <w:pStyle w:val="CM30"/>
        <w:spacing w:line="253" w:lineRule="atLeast"/>
        <w:jc w:val="both"/>
        <w:rPr>
          <w:rFonts w:ascii="Arial" w:cs="Arial" w:eastAsia="Times New Roman" w:hAnsi="Arial"/>
        </w:rPr>
      </w:pPr>
      <w:r w:rsidRPr="003D6C4F">
        <w:rPr>
          <w:rFonts w:ascii="Arial" w:cs="Arial" w:eastAsia="Times New Roman" w:hAnsi="Arial"/>
        </w:rPr>
        <w:t>L’entreprise est tenue de respecter la vie privée du salarié, et à ce titre,</w:t>
      </w:r>
      <w:r w:rsidR="00021776" w:rsidRPr="003D6C4F">
        <w:rPr>
          <w:rFonts w:ascii="Arial" w:cs="Arial" w:eastAsia="Times New Roman" w:hAnsi="Arial"/>
        </w:rPr>
        <w:t xml:space="preserve"> s’engage à ne pas solliciter le salarié en télétravail </w:t>
      </w:r>
      <w:r w:rsidR="008F21CF" w:rsidRPr="003D6C4F">
        <w:rPr>
          <w:rFonts w:ascii="Arial" w:cs="Arial" w:eastAsia="Times New Roman" w:hAnsi="Arial"/>
        </w:rPr>
        <w:t>en dehors des plages horaires habituelles de travail du service auquel le salarié est affecté</w:t>
      </w:r>
      <w:r w:rsidR="008F21CF" w:rsidRPr="00860B08">
        <w:rPr>
          <w:rFonts w:ascii="Arial" w:cs="Arial" w:eastAsia="Times New Roman" w:hAnsi="Arial"/>
        </w:rPr>
        <w:t>.</w:t>
      </w:r>
    </w:p>
    <w:p w14:paraId="6C366DDF" w14:textId="77777777" w:rsidP="00BB7690" w:rsidR="008F21CF" w:rsidRDefault="008F21CF" w:rsidRPr="00C45F46">
      <w:pPr>
        <w:pStyle w:val="CM30"/>
        <w:spacing w:line="253" w:lineRule="atLeast"/>
        <w:jc w:val="both"/>
        <w:rPr>
          <w:rFonts w:ascii="Arial" w:cs="Arial" w:eastAsia="Times New Roman" w:hAnsi="Arial"/>
        </w:rPr>
      </w:pPr>
    </w:p>
    <w:p w14:paraId="76047DBF" w14:textId="0C6F0592" w:rsidP="00BB7690" w:rsidR="00676F8F" w:rsidRDefault="00C45F46" w:rsidRPr="007E69E0">
      <w:pPr>
        <w:pStyle w:val="CM30"/>
        <w:spacing w:line="253" w:lineRule="atLeast"/>
        <w:jc w:val="both"/>
        <w:rPr>
          <w:rFonts w:ascii="Arial" w:cs="Arial" w:eastAsia="Times New Roman" w:hAnsi="Arial"/>
        </w:rPr>
      </w:pPr>
      <w:r>
        <w:rPr>
          <w:rFonts w:ascii="Arial" w:cs="Arial" w:eastAsia="Times New Roman" w:hAnsi="Arial"/>
        </w:rPr>
        <w:t>En dehors des plages horaires de travail habituelles du service auquel le salarié est affecté, le salarié en télétravail</w:t>
      </w:r>
      <w:r w:rsidRPr="00C45F46">
        <w:rPr>
          <w:rFonts w:ascii="Arial" w:cs="Arial" w:eastAsia="Times New Roman" w:hAnsi="Arial"/>
        </w:rPr>
        <w:t xml:space="preserve"> est dans la même situation que tout autre salarié de l’entreprise et ne peut plus être considéré sous la subordination de celle-ci.</w:t>
      </w:r>
      <w:r w:rsidR="008F21CF">
        <w:rPr>
          <w:rFonts w:ascii="Arial" w:cs="Arial" w:eastAsia="Times New Roman" w:hAnsi="Arial"/>
        </w:rPr>
        <w:t xml:space="preserve"> </w:t>
      </w:r>
      <w:r w:rsidR="008F21CF" w:rsidRPr="003D6C4F">
        <w:rPr>
          <w:rFonts w:ascii="Arial" w:cs="Arial" w:eastAsia="Times New Roman" w:hAnsi="Arial"/>
        </w:rPr>
        <w:t>Dans ce cadre,</w:t>
      </w:r>
      <w:r w:rsidR="00BB7690">
        <w:rPr>
          <w:rFonts w:ascii="Arial" w:cs="Arial" w:eastAsia="Times New Roman" w:hAnsi="Arial"/>
        </w:rPr>
        <w:t xml:space="preserve"> </w:t>
      </w:r>
      <w:proofErr w:type="spellStart"/>
      <w:r w:rsidR="008F21CF" w:rsidRPr="003D6C4F">
        <w:rPr>
          <w:rFonts w:ascii="Arial" w:cs="Arial" w:eastAsia="Times New Roman" w:hAnsi="Arial"/>
        </w:rPr>
        <w:t>I</w:t>
      </w:r>
      <w:r w:rsidR="00021776" w:rsidRPr="003D6C4F">
        <w:rPr>
          <w:rFonts w:ascii="Arial" w:cs="Arial" w:eastAsia="Times New Roman" w:hAnsi="Arial"/>
        </w:rPr>
        <w:t>e</w:t>
      </w:r>
      <w:proofErr w:type="spellEnd"/>
      <w:r w:rsidR="00021776" w:rsidRPr="003D6C4F">
        <w:rPr>
          <w:rFonts w:ascii="Arial" w:cs="Arial" w:eastAsia="Times New Roman" w:hAnsi="Arial"/>
        </w:rPr>
        <w:t xml:space="preserve"> salarié pourra </w:t>
      </w:r>
      <w:r w:rsidR="008F21CF" w:rsidRPr="003D6C4F">
        <w:rPr>
          <w:rFonts w:ascii="Arial" w:cs="Arial" w:eastAsia="Times New Roman" w:hAnsi="Arial"/>
        </w:rPr>
        <w:t>mettre</w:t>
      </w:r>
      <w:r w:rsidR="00021776" w:rsidRPr="003D6C4F">
        <w:rPr>
          <w:rFonts w:ascii="Arial" w:cs="Arial" w:eastAsia="Times New Roman" w:hAnsi="Arial"/>
        </w:rPr>
        <w:t xml:space="preserve"> en veille ses systèmes de communications professionnelles</w:t>
      </w:r>
      <w:r w:rsidR="008F21CF" w:rsidRPr="003D6C4F">
        <w:rPr>
          <w:rFonts w:ascii="Arial" w:cs="Arial" w:eastAsia="Times New Roman" w:hAnsi="Arial"/>
        </w:rPr>
        <w:t xml:space="preserve">, selon dispositions de l’accord d’entreprise conclu le </w:t>
      </w:r>
      <w:r w:rsidR="007E69E0" w:rsidRPr="003B5F64">
        <w:rPr>
          <w:rFonts w:ascii="Arial" w:cs="Arial" w:eastAsia="Times New Roman" w:hAnsi="Arial"/>
        </w:rPr>
        <w:t>3 mai 2018</w:t>
      </w:r>
      <w:r w:rsidR="008F21CF" w:rsidRPr="007E69E0">
        <w:rPr>
          <w:rFonts w:ascii="Arial" w:cs="Arial" w:eastAsia="Times New Roman" w:hAnsi="Arial"/>
        </w:rPr>
        <w:t xml:space="preserve"> sur le Droit à la Déconnexion. </w:t>
      </w:r>
    </w:p>
    <w:p w14:paraId="191EAB3C" w14:textId="77777777" w:rsidP="00134340" w:rsidR="00021776" w:rsidRDefault="00021776">
      <w:pPr>
        <w:pStyle w:val="CM30"/>
        <w:spacing w:line="253" w:lineRule="atLeast"/>
        <w:ind w:left="426"/>
        <w:jc w:val="both"/>
        <w:rPr>
          <w:rFonts w:ascii="Arial" w:cs="Arial" w:eastAsia="Times New Roman" w:hAnsi="Arial"/>
        </w:rPr>
      </w:pPr>
    </w:p>
    <w:p w14:paraId="555225BA" w14:textId="257E7F47" w:rsidP="00134340" w:rsidR="008A6E3D" w:rsidRDefault="008A6E3D" w:rsidRPr="00227B55">
      <w:pPr>
        <w:pStyle w:val="Titre1"/>
        <w:spacing w:before="0"/>
        <w:rPr>
          <w:sz w:val="24"/>
          <w:szCs w:val="24"/>
          <w:u w:val="single"/>
        </w:rPr>
      </w:pPr>
      <w:r w:rsidRPr="00227B55">
        <w:rPr>
          <w:sz w:val="24"/>
          <w:szCs w:val="24"/>
          <w:u w:val="single"/>
        </w:rPr>
        <w:t xml:space="preserve">Article </w:t>
      </w:r>
      <w:r>
        <w:rPr>
          <w:sz w:val="24"/>
          <w:szCs w:val="24"/>
          <w:u w:val="single"/>
        </w:rPr>
        <w:t>5</w:t>
      </w:r>
      <w:r w:rsidRPr="00227B55">
        <w:rPr>
          <w:sz w:val="24"/>
          <w:szCs w:val="24"/>
          <w:u w:val="single"/>
        </w:rPr>
        <w:t xml:space="preserve"> – </w:t>
      </w:r>
      <w:r w:rsidR="00857236">
        <w:rPr>
          <w:sz w:val="24"/>
          <w:szCs w:val="24"/>
          <w:u w:val="single"/>
        </w:rPr>
        <w:t>Équipements</w:t>
      </w:r>
      <w:r>
        <w:rPr>
          <w:sz w:val="24"/>
          <w:szCs w:val="24"/>
          <w:u w:val="single"/>
        </w:rPr>
        <w:t xml:space="preserve"> nécessaires au télétravail</w:t>
      </w:r>
    </w:p>
    <w:p w14:paraId="4B7E26BD" w14:textId="77777777" w:rsidP="00134340" w:rsidR="00342B1B" w:rsidRDefault="00342B1B" w:rsidRPr="00342B1B">
      <w:pPr>
        <w:pStyle w:val="CM30"/>
        <w:spacing w:line="253" w:lineRule="atLeast"/>
        <w:jc w:val="both"/>
        <w:rPr>
          <w:rFonts w:ascii="Arial" w:cs="Arial" w:eastAsia="Times New Roman" w:hAnsi="Arial"/>
        </w:rPr>
      </w:pPr>
      <w:r>
        <w:rPr>
          <w:rFonts w:ascii="Arial" w:cs="Arial" w:eastAsia="Times New Roman" w:hAnsi="Arial"/>
        </w:rPr>
        <w:t xml:space="preserve">5.1 </w:t>
      </w:r>
      <w:r w:rsidRPr="00342B1B">
        <w:rPr>
          <w:rFonts w:ascii="Arial" w:cs="Arial" w:eastAsia="Times New Roman" w:hAnsi="Arial"/>
          <w:u w:val="single"/>
        </w:rPr>
        <w:t>Mise à disposition de l’équipement</w:t>
      </w:r>
    </w:p>
    <w:p w14:paraId="41A0F627" w14:textId="77777777" w:rsidP="00134340" w:rsidR="00342B1B" w:rsidRDefault="00342B1B" w:rsidRPr="00342B1B">
      <w:pPr>
        <w:pStyle w:val="CM30"/>
        <w:spacing w:line="253" w:lineRule="atLeast"/>
        <w:jc w:val="both"/>
        <w:rPr>
          <w:rFonts w:ascii="Arial" w:cs="Arial" w:eastAsia="Times New Roman" w:hAnsi="Arial"/>
        </w:rPr>
      </w:pPr>
    </w:p>
    <w:p w14:paraId="4F9B68CF" w14:textId="44051311" w:rsidP="00BB7690" w:rsidR="007762ED" w:rsidRDefault="007762ED" w:rsidRPr="003D6C4F">
      <w:pPr>
        <w:pStyle w:val="CM30"/>
        <w:spacing w:line="253" w:lineRule="atLeast"/>
        <w:jc w:val="both"/>
        <w:rPr>
          <w:rFonts w:ascii="Arial" w:cs="Arial" w:eastAsia="Times New Roman" w:hAnsi="Arial"/>
        </w:rPr>
      </w:pPr>
      <w:r w:rsidRPr="003D6C4F">
        <w:rPr>
          <w:rFonts w:ascii="Arial" w:cs="Arial" w:eastAsia="Times New Roman" w:hAnsi="Arial"/>
        </w:rPr>
        <w:t xml:space="preserve">Le télétravailleur utilise les matériels et équipements nécessaires mis à sa disposition pour exercer sa mission lorsqu’il est sur site. </w:t>
      </w:r>
    </w:p>
    <w:p w14:paraId="2F2BEC68" w14:textId="77777777" w:rsidP="00BB7690" w:rsidR="007762ED" w:rsidRDefault="007762ED" w:rsidRPr="003D6C4F">
      <w:pPr>
        <w:pStyle w:val="CM30"/>
        <w:spacing w:line="253" w:lineRule="atLeast"/>
        <w:jc w:val="both"/>
        <w:rPr>
          <w:rFonts w:ascii="Arial" w:cs="Arial" w:eastAsia="Times New Roman" w:hAnsi="Arial"/>
        </w:rPr>
      </w:pPr>
    </w:p>
    <w:p w14:paraId="39559C50" w14:textId="211FB5C7" w:rsidP="00BB7690" w:rsidR="007762ED" w:rsidRDefault="007762ED">
      <w:pPr>
        <w:pStyle w:val="CM30"/>
        <w:spacing w:line="253" w:lineRule="atLeast"/>
        <w:jc w:val="both"/>
        <w:rPr>
          <w:rFonts w:ascii="Arial" w:cs="Arial" w:eastAsia="Times New Roman" w:hAnsi="Arial"/>
        </w:rPr>
      </w:pPr>
      <w:r w:rsidRPr="003D6C4F">
        <w:rPr>
          <w:rFonts w:ascii="Arial" w:cs="Arial" w:eastAsia="Times New Roman" w:hAnsi="Arial"/>
        </w:rPr>
        <w:t>En cas de besoin de matériels ou équipements supplémentaires nécessaires pour exercer du télétravail, le salarié devra en faire la demande via les procédures en place.</w:t>
      </w:r>
      <w:r>
        <w:rPr>
          <w:rFonts w:ascii="Arial" w:cs="Arial" w:eastAsia="Times New Roman" w:hAnsi="Arial"/>
        </w:rPr>
        <w:t xml:space="preserve"> </w:t>
      </w:r>
    </w:p>
    <w:p w14:paraId="6AAE36FD" w14:textId="77777777" w:rsidP="00BB7690" w:rsidR="007762ED" w:rsidRDefault="007762ED">
      <w:pPr>
        <w:pStyle w:val="CM30"/>
        <w:spacing w:line="253" w:lineRule="atLeast"/>
        <w:jc w:val="both"/>
        <w:rPr>
          <w:rFonts w:ascii="Arial" w:cs="Arial" w:eastAsia="Times New Roman" w:hAnsi="Arial"/>
        </w:rPr>
      </w:pPr>
    </w:p>
    <w:p w14:paraId="1A3BF458" w14:textId="77777777" w:rsidP="00BB7690" w:rsidR="00342B1B" w:rsidRDefault="00342B1B" w:rsidRPr="00342B1B">
      <w:pPr>
        <w:pStyle w:val="CM30"/>
        <w:spacing w:line="253" w:lineRule="atLeast"/>
        <w:jc w:val="both"/>
        <w:rPr>
          <w:rFonts w:ascii="Arial" w:cs="Arial" w:eastAsia="Times New Roman" w:hAnsi="Arial"/>
        </w:rPr>
      </w:pPr>
      <w:r w:rsidRPr="00342B1B">
        <w:rPr>
          <w:rFonts w:ascii="Arial" w:cs="Arial" w:eastAsia="Times New Roman" w:hAnsi="Arial"/>
        </w:rPr>
        <w:t>L’ensemble du matériel ci-dessus mentionné reste la propriété de la société</w:t>
      </w:r>
      <w:r>
        <w:rPr>
          <w:rFonts w:ascii="Arial" w:cs="Arial" w:eastAsia="Times New Roman" w:hAnsi="Arial"/>
        </w:rPr>
        <w:t>,</w:t>
      </w:r>
      <w:r w:rsidRPr="00342B1B">
        <w:rPr>
          <w:rFonts w:ascii="Arial" w:cs="Arial" w:eastAsia="Times New Roman" w:hAnsi="Arial"/>
        </w:rPr>
        <w:t xml:space="preserve"> et à ce titre le salarié doit en assurer la conservation en parfait état et l’entretien régulier. </w:t>
      </w:r>
    </w:p>
    <w:p w14:paraId="3B169114" w14:textId="77777777" w:rsidP="00BB7690" w:rsidR="007762ED" w:rsidRDefault="007762ED">
      <w:pPr>
        <w:pStyle w:val="CM30"/>
        <w:spacing w:line="253" w:lineRule="atLeast"/>
        <w:jc w:val="both"/>
        <w:rPr>
          <w:rFonts w:ascii="Arial" w:cs="Arial" w:eastAsia="Times New Roman" w:hAnsi="Arial"/>
        </w:rPr>
      </w:pPr>
    </w:p>
    <w:p w14:paraId="27E50C5E" w14:textId="69AD5EB1" w:rsidP="00BB7690" w:rsidR="00342B1B" w:rsidRDefault="00342B1B" w:rsidRPr="00342B1B">
      <w:pPr>
        <w:pStyle w:val="CM30"/>
        <w:spacing w:line="253" w:lineRule="atLeast"/>
        <w:jc w:val="both"/>
        <w:rPr>
          <w:rFonts w:ascii="Arial" w:cs="Arial" w:eastAsia="Times New Roman" w:hAnsi="Arial"/>
        </w:rPr>
      </w:pPr>
      <w:r w:rsidRPr="00342B1B">
        <w:rPr>
          <w:rFonts w:ascii="Arial" w:cs="Arial" w:eastAsia="Times New Roman" w:hAnsi="Arial"/>
        </w:rPr>
        <w:t xml:space="preserve">Dans le cadre de l’évolution des tâches du salarié, la société se réserve le droit de procéder à un aménagement de l’équipement mis à sa disposition. </w:t>
      </w:r>
    </w:p>
    <w:p w14:paraId="19183EA7" w14:textId="77777777" w:rsidP="00134340" w:rsidR="00342B1B" w:rsidRDefault="00342B1B" w:rsidRPr="00342B1B">
      <w:pPr>
        <w:pStyle w:val="CM30"/>
        <w:spacing w:line="253" w:lineRule="atLeast"/>
        <w:ind w:left="426"/>
        <w:jc w:val="both"/>
        <w:rPr>
          <w:rFonts w:ascii="Arial" w:cs="Arial" w:eastAsia="Times New Roman" w:hAnsi="Arial"/>
        </w:rPr>
      </w:pPr>
    </w:p>
    <w:p w14:paraId="5228519A" w14:textId="77777777" w:rsidP="00134340" w:rsidR="00342B1B" w:rsidRDefault="008B2680" w:rsidRPr="00342B1B">
      <w:pPr>
        <w:pStyle w:val="CM30"/>
        <w:spacing w:line="253" w:lineRule="atLeast"/>
        <w:jc w:val="both"/>
        <w:rPr>
          <w:rFonts w:ascii="Arial" w:cs="Arial" w:eastAsia="Times New Roman" w:hAnsi="Arial"/>
        </w:rPr>
      </w:pPr>
      <w:r>
        <w:rPr>
          <w:rFonts w:ascii="Arial" w:cs="Arial" w:eastAsia="Times New Roman" w:hAnsi="Arial"/>
        </w:rPr>
        <w:t xml:space="preserve">5.2 </w:t>
      </w:r>
      <w:r w:rsidR="00342B1B" w:rsidRPr="008B2680">
        <w:rPr>
          <w:rFonts w:ascii="Arial" w:cs="Arial" w:eastAsia="Times New Roman" w:hAnsi="Arial"/>
          <w:u w:val="single"/>
        </w:rPr>
        <w:t>Conformité des installations et des lieux</w:t>
      </w:r>
    </w:p>
    <w:p w14:paraId="6FCF5EFA" w14:textId="77777777" w:rsidP="00134340" w:rsidR="00342B1B" w:rsidRDefault="00342B1B" w:rsidRPr="00342B1B">
      <w:pPr>
        <w:pStyle w:val="CM30"/>
        <w:spacing w:line="253" w:lineRule="atLeast"/>
        <w:jc w:val="both"/>
        <w:rPr>
          <w:rFonts w:ascii="Arial" w:cs="Arial" w:eastAsia="Times New Roman" w:hAnsi="Arial"/>
        </w:rPr>
      </w:pPr>
    </w:p>
    <w:p w14:paraId="12110F49" w14:textId="10663960" w:rsidP="00BB7690" w:rsidR="00021776" w:rsidRDefault="00342B1B" w:rsidRPr="00A81394">
      <w:pPr>
        <w:pStyle w:val="CM30"/>
        <w:spacing w:line="253" w:lineRule="atLeast"/>
        <w:jc w:val="both"/>
        <w:rPr>
          <w:rFonts w:ascii="Arial" w:cs="Arial" w:eastAsia="Times New Roman" w:hAnsi="Arial"/>
        </w:rPr>
      </w:pPr>
      <w:r w:rsidRPr="00A81394">
        <w:rPr>
          <w:rFonts w:ascii="Arial" w:cs="Arial" w:eastAsia="Times New Roman" w:hAnsi="Arial"/>
        </w:rPr>
        <w:t xml:space="preserve">Le salarié </w:t>
      </w:r>
      <w:r w:rsidR="008B2680" w:rsidRPr="00A81394">
        <w:rPr>
          <w:rFonts w:ascii="Arial" w:cs="Arial" w:eastAsia="Times New Roman" w:hAnsi="Arial"/>
        </w:rPr>
        <w:t xml:space="preserve">en télétravail </w:t>
      </w:r>
      <w:r w:rsidR="00021776" w:rsidRPr="00A81394">
        <w:rPr>
          <w:rFonts w:ascii="Arial" w:cs="Arial" w:eastAsia="Times New Roman" w:hAnsi="Arial"/>
        </w:rPr>
        <w:t>déclare</w:t>
      </w:r>
      <w:r w:rsidRPr="00A81394">
        <w:rPr>
          <w:rFonts w:ascii="Arial" w:cs="Arial" w:eastAsia="Times New Roman" w:hAnsi="Arial"/>
        </w:rPr>
        <w:t xml:space="preserve"> disposer d’un espace de travail </w:t>
      </w:r>
      <w:r w:rsidR="00021776" w:rsidRPr="00A81394">
        <w:rPr>
          <w:rFonts w:ascii="Arial" w:cs="Arial" w:eastAsia="Times New Roman" w:hAnsi="Arial"/>
        </w:rPr>
        <w:t>qu’il considère comme approprié à son activité.</w:t>
      </w:r>
    </w:p>
    <w:p w14:paraId="7E0763B7" w14:textId="3ACE293E" w:rsidP="00BB7690" w:rsidR="00342B1B" w:rsidRDefault="00342B1B" w:rsidRPr="00A81394">
      <w:pPr>
        <w:pStyle w:val="CM30"/>
        <w:spacing w:line="253" w:lineRule="atLeast"/>
        <w:jc w:val="both"/>
        <w:rPr>
          <w:rFonts w:ascii="Arial" w:cs="Arial" w:eastAsia="Times New Roman" w:hAnsi="Arial"/>
        </w:rPr>
      </w:pPr>
      <w:r w:rsidRPr="00A81394">
        <w:rPr>
          <w:rFonts w:ascii="Arial" w:cs="Arial" w:eastAsia="Times New Roman" w:hAnsi="Arial"/>
        </w:rPr>
        <w:t xml:space="preserve"> </w:t>
      </w:r>
    </w:p>
    <w:p w14:paraId="7C89549F" w14:textId="3F63A1FA" w:rsidP="00BB7690" w:rsidR="00342B1B" w:rsidRDefault="00342B1B" w:rsidRPr="00A81394">
      <w:pPr>
        <w:pStyle w:val="CM30"/>
        <w:spacing w:line="253" w:lineRule="atLeast"/>
        <w:jc w:val="both"/>
        <w:rPr>
          <w:rFonts w:ascii="Arial" w:cs="Arial" w:eastAsia="Times New Roman" w:hAnsi="Arial"/>
        </w:rPr>
      </w:pPr>
      <w:r w:rsidRPr="00A81394">
        <w:rPr>
          <w:rFonts w:ascii="Arial" w:cs="Arial" w:eastAsia="Times New Roman" w:hAnsi="Arial"/>
        </w:rPr>
        <w:t xml:space="preserve">L’entreprise </w:t>
      </w:r>
      <w:r w:rsidR="00426A0C" w:rsidRPr="00A81394">
        <w:rPr>
          <w:rFonts w:ascii="Arial" w:cs="Arial" w:eastAsia="Times New Roman" w:hAnsi="Arial"/>
        </w:rPr>
        <w:t>peut être amenée à</w:t>
      </w:r>
      <w:r w:rsidRPr="00A81394">
        <w:rPr>
          <w:rFonts w:ascii="Arial" w:cs="Arial" w:eastAsia="Times New Roman" w:hAnsi="Arial"/>
        </w:rPr>
        <w:t xml:space="preserve"> s’assurer que les locaux utilisés respectent les règles relatives à l’hygiène, la sécurité et les conditions de travail. </w:t>
      </w:r>
    </w:p>
    <w:p w14:paraId="3B8047C8" w14:textId="77777777" w:rsidP="00BB7690" w:rsidR="00342B1B" w:rsidRDefault="00342B1B" w:rsidRPr="00A81394">
      <w:pPr>
        <w:pStyle w:val="CM30"/>
        <w:spacing w:line="253" w:lineRule="atLeast"/>
        <w:jc w:val="both"/>
        <w:rPr>
          <w:rFonts w:ascii="Arial" w:cs="Arial" w:eastAsia="Times New Roman" w:hAnsi="Arial"/>
        </w:rPr>
      </w:pPr>
    </w:p>
    <w:p w14:paraId="35615EF7" w14:textId="5675E10A" w:rsidP="00BB7690" w:rsidR="003B5F64" w:rsidRDefault="00342B1B">
      <w:pPr>
        <w:pStyle w:val="CM30"/>
        <w:spacing w:line="253" w:lineRule="atLeast"/>
        <w:jc w:val="both"/>
        <w:rPr>
          <w:rFonts w:ascii="Arial" w:cs="Arial" w:eastAsia="Times New Roman" w:hAnsi="Arial"/>
        </w:rPr>
      </w:pPr>
      <w:r w:rsidRPr="003D6C4F">
        <w:rPr>
          <w:rFonts w:ascii="Arial" w:cs="Arial" w:eastAsia="Times New Roman" w:hAnsi="Arial"/>
        </w:rPr>
        <w:t xml:space="preserve">Le télétravailleur </w:t>
      </w:r>
      <w:r w:rsidR="00021776" w:rsidRPr="003D6C4F">
        <w:rPr>
          <w:rFonts w:ascii="Arial" w:cs="Arial" w:eastAsia="Times New Roman" w:hAnsi="Arial"/>
        </w:rPr>
        <w:t xml:space="preserve">déclare disposer d’installations électriques compatibles avec le </w:t>
      </w:r>
      <w:r w:rsidR="00A81394" w:rsidRPr="003D6C4F">
        <w:rPr>
          <w:rFonts w:ascii="Arial" w:cs="Arial" w:eastAsia="Times New Roman" w:hAnsi="Arial"/>
        </w:rPr>
        <w:t>matériel confié par l’entreprise pour le télétravail</w:t>
      </w:r>
      <w:r w:rsidRPr="003D6C4F">
        <w:rPr>
          <w:rFonts w:ascii="Arial" w:cs="Arial" w:eastAsia="Times New Roman" w:hAnsi="Arial"/>
        </w:rPr>
        <w:t>.</w:t>
      </w:r>
    </w:p>
    <w:p w14:paraId="034725FC" w14:textId="77777777" w:rsidP="00BB7690" w:rsidR="002F11DA" w:rsidRDefault="002F11DA" w:rsidRPr="00A81394">
      <w:pPr>
        <w:pStyle w:val="CM30"/>
        <w:spacing w:line="253" w:lineRule="atLeast"/>
        <w:jc w:val="both"/>
        <w:rPr>
          <w:rFonts w:ascii="Arial" w:cs="Arial" w:eastAsia="Times New Roman" w:hAnsi="Arial"/>
        </w:rPr>
      </w:pPr>
    </w:p>
    <w:p w14:paraId="7EDFA984" w14:textId="77777777" w:rsidP="00134340" w:rsidR="00342B1B" w:rsidRDefault="008B2680" w:rsidRPr="00342B1B">
      <w:pPr>
        <w:pStyle w:val="CM30"/>
        <w:spacing w:line="253" w:lineRule="atLeast"/>
        <w:jc w:val="both"/>
        <w:rPr>
          <w:rFonts w:ascii="Arial" w:cs="Arial" w:eastAsia="Times New Roman" w:hAnsi="Arial"/>
        </w:rPr>
      </w:pPr>
      <w:r>
        <w:rPr>
          <w:rFonts w:ascii="Arial" w:cs="Arial" w:eastAsia="Times New Roman" w:hAnsi="Arial"/>
        </w:rPr>
        <w:t xml:space="preserve">5.3 </w:t>
      </w:r>
      <w:r w:rsidR="00342B1B" w:rsidRPr="008B2680">
        <w:rPr>
          <w:rFonts w:ascii="Arial" w:cs="Arial" w:eastAsia="Times New Roman" w:hAnsi="Arial"/>
          <w:u w:val="single"/>
        </w:rPr>
        <w:t>Assistance technique</w:t>
      </w:r>
    </w:p>
    <w:p w14:paraId="657718D9" w14:textId="77777777" w:rsidP="00134340" w:rsidR="00342B1B" w:rsidRDefault="00342B1B" w:rsidRPr="00342B1B">
      <w:pPr>
        <w:pStyle w:val="CM30"/>
        <w:spacing w:line="253" w:lineRule="atLeast"/>
        <w:jc w:val="both"/>
        <w:rPr>
          <w:rFonts w:ascii="Arial" w:cs="Arial" w:eastAsia="Times New Roman" w:hAnsi="Arial"/>
        </w:rPr>
      </w:pPr>
    </w:p>
    <w:p w14:paraId="25012C41" w14:textId="73257369" w:rsidP="00BB7690" w:rsidR="00342B1B" w:rsidRDefault="00342B1B" w:rsidRPr="00342B1B">
      <w:pPr>
        <w:pStyle w:val="CM30"/>
        <w:spacing w:line="253" w:lineRule="atLeast"/>
        <w:jc w:val="both"/>
        <w:rPr>
          <w:rFonts w:ascii="Arial" w:cs="Arial" w:eastAsia="Times New Roman" w:hAnsi="Arial"/>
        </w:rPr>
      </w:pPr>
      <w:r w:rsidRPr="003D6C4F">
        <w:rPr>
          <w:rFonts w:ascii="Arial" w:cs="Arial" w:eastAsia="Times New Roman" w:hAnsi="Arial"/>
        </w:rPr>
        <w:t>Le télétravailleur informe immédiatement la société en cas de panne, mauvais fonctionnement, détérioration, perte ou vol</w:t>
      </w:r>
      <w:r w:rsidR="00426A0C" w:rsidRPr="003D6C4F">
        <w:rPr>
          <w:rFonts w:ascii="Arial" w:cs="Arial" w:eastAsia="Times New Roman" w:hAnsi="Arial"/>
        </w:rPr>
        <w:t xml:space="preserve"> du matériel mis à disposition, et devra revenir sur site s’il n’est plus en mesure d’exercer correctement son activité</w:t>
      </w:r>
      <w:r w:rsidR="007762ED" w:rsidRPr="003D6C4F">
        <w:rPr>
          <w:rFonts w:ascii="Arial" w:cs="Arial" w:eastAsia="Times New Roman" w:hAnsi="Arial"/>
        </w:rPr>
        <w:t xml:space="preserve"> en télétravail</w:t>
      </w:r>
      <w:r w:rsidR="00426A0C" w:rsidRPr="00860B08">
        <w:rPr>
          <w:rFonts w:ascii="Arial" w:cs="Arial" w:eastAsia="Times New Roman" w:hAnsi="Arial"/>
        </w:rPr>
        <w:t>.</w:t>
      </w:r>
    </w:p>
    <w:p w14:paraId="390B70E9" w14:textId="77777777" w:rsidP="00BB7690" w:rsidR="00342B1B" w:rsidRDefault="00342B1B" w:rsidRPr="00342B1B">
      <w:pPr>
        <w:pStyle w:val="CM30"/>
        <w:spacing w:line="253" w:lineRule="atLeast"/>
        <w:jc w:val="both"/>
        <w:rPr>
          <w:rFonts w:ascii="Arial" w:cs="Arial" w:eastAsia="Times New Roman" w:hAnsi="Arial"/>
        </w:rPr>
      </w:pPr>
    </w:p>
    <w:p w14:paraId="06F7766F" w14:textId="77777777" w:rsidP="00BB7690" w:rsidR="00342B1B" w:rsidRDefault="00342B1B">
      <w:pPr>
        <w:pStyle w:val="CM30"/>
        <w:spacing w:line="253" w:lineRule="atLeast"/>
        <w:jc w:val="both"/>
        <w:rPr>
          <w:rFonts w:ascii="Arial" w:cs="Arial" w:eastAsia="Times New Roman" w:hAnsi="Arial"/>
        </w:rPr>
      </w:pPr>
      <w:r w:rsidRPr="00342B1B">
        <w:rPr>
          <w:rFonts w:ascii="Arial" w:cs="Arial" w:eastAsia="Times New Roman" w:hAnsi="Arial"/>
        </w:rPr>
        <w:t xml:space="preserve">Si nécessaire, un nouveau matériel sera fourni dans les meilleurs délais. </w:t>
      </w:r>
    </w:p>
    <w:p w14:paraId="5E87475B" w14:textId="77777777" w:rsidP="00134340" w:rsidR="008B2680" w:rsidRDefault="008B2680" w:rsidRPr="00342B1B">
      <w:pPr>
        <w:pStyle w:val="CM30"/>
        <w:spacing w:line="253" w:lineRule="atLeast"/>
        <w:ind w:left="426"/>
        <w:jc w:val="both"/>
        <w:rPr>
          <w:rFonts w:ascii="Arial" w:cs="Arial" w:eastAsia="Times New Roman" w:hAnsi="Arial"/>
        </w:rPr>
      </w:pPr>
    </w:p>
    <w:p w14:paraId="3394CA01" w14:textId="269F4A8F" w:rsidP="00134340" w:rsidR="00342B1B" w:rsidRDefault="008367EC" w:rsidRPr="00342B1B">
      <w:pPr>
        <w:pStyle w:val="CM30"/>
        <w:spacing w:line="253" w:lineRule="atLeast"/>
        <w:jc w:val="both"/>
        <w:rPr>
          <w:rFonts w:ascii="Arial" w:cs="Arial" w:eastAsia="Times New Roman" w:hAnsi="Arial"/>
        </w:rPr>
      </w:pPr>
      <w:r>
        <w:rPr>
          <w:rFonts w:ascii="Arial" w:cs="Arial" w:eastAsia="Times New Roman" w:hAnsi="Arial"/>
        </w:rPr>
        <w:t>5.</w:t>
      </w:r>
      <w:r w:rsidR="00426A0C">
        <w:rPr>
          <w:rFonts w:ascii="Arial" w:cs="Arial" w:eastAsia="Times New Roman" w:hAnsi="Arial"/>
        </w:rPr>
        <w:t>4</w:t>
      </w:r>
      <w:r w:rsidR="000453AE">
        <w:rPr>
          <w:rFonts w:ascii="Arial" w:cs="Arial" w:eastAsia="Times New Roman" w:hAnsi="Arial"/>
        </w:rPr>
        <w:t xml:space="preserve"> </w:t>
      </w:r>
      <w:r w:rsidR="00342B1B" w:rsidRPr="008367EC">
        <w:rPr>
          <w:rFonts w:ascii="Arial" w:cs="Arial" w:eastAsia="Times New Roman" w:hAnsi="Arial"/>
          <w:u w:val="single"/>
        </w:rPr>
        <w:t>Assurance</w:t>
      </w:r>
      <w:r w:rsidR="00342B1B" w:rsidRPr="00342B1B">
        <w:rPr>
          <w:rFonts w:ascii="Arial" w:cs="Arial" w:eastAsia="Times New Roman" w:hAnsi="Arial"/>
        </w:rPr>
        <w:t xml:space="preserve"> </w:t>
      </w:r>
    </w:p>
    <w:p w14:paraId="6E164C78" w14:textId="55C96007" w:rsidP="00134340" w:rsidR="00342B1B" w:rsidRDefault="00342B1B">
      <w:pPr>
        <w:pStyle w:val="CM30"/>
        <w:spacing w:line="253" w:lineRule="atLeast"/>
        <w:jc w:val="both"/>
        <w:rPr>
          <w:rFonts w:ascii="Arial" w:cs="Arial" w:eastAsia="Times New Roman" w:hAnsi="Arial"/>
        </w:rPr>
      </w:pPr>
    </w:p>
    <w:p w14:paraId="68809C11" w14:textId="054B00BC" w:rsidP="00BB7690" w:rsidR="00342B1B" w:rsidRDefault="007762ED" w:rsidRPr="003D6C4F">
      <w:pPr>
        <w:pStyle w:val="CM30"/>
        <w:spacing w:line="253" w:lineRule="atLeast"/>
        <w:jc w:val="both"/>
        <w:rPr>
          <w:rFonts w:ascii="Arial" w:cs="Arial" w:hAnsi="Arial"/>
        </w:rPr>
      </w:pPr>
      <w:r w:rsidRPr="003D6C4F">
        <w:rPr>
          <w:rFonts w:ascii="Arial" w:cs="Arial" w:hAnsi="Arial"/>
        </w:rPr>
        <w:t>L</w:t>
      </w:r>
      <w:r w:rsidR="00A81394" w:rsidRPr="003D6C4F">
        <w:rPr>
          <w:rFonts w:ascii="Arial" w:cs="Arial" w:hAnsi="Arial"/>
        </w:rPr>
        <w:t>e télétravail</w:t>
      </w:r>
      <w:r w:rsidRPr="003D6C4F">
        <w:rPr>
          <w:rFonts w:ascii="Arial" w:cs="Arial" w:hAnsi="Arial"/>
        </w:rPr>
        <w:t>leur s’engage</w:t>
      </w:r>
      <w:r w:rsidR="00A81394" w:rsidRPr="003D6C4F">
        <w:rPr>
          <w:rFonts w:ascii="Arial" w:cs="Arial" w:hAnsi="Arial"/>
        </w:rPr>
        <w:t xml:space="preserve"> </w:t>
      </w:r>
      <w:r w:rsidR="00342B1B" w:rsidRPr="003D6C4F">
        <w:rPr>
          <w:rFonts w:ascii="Arial" w:cs="Arial" w:eastAsia="Times New Roman" w:hAnsi="Arial"/>
        </w:rPr>
        <w:t xml:space="preserve">à </w:t>
      </w:r>
      <w:r w:rsidR="00CE234A" w:rsidRPr="003D6C4F">
        <w:rPr>
          <w:rFonts w:ascii="Arial" w:cs="Arial" w:eastAsia="Times New Roman" w:hAnsi="Arial"/>
        </w:rPr>
        <w:t>présenter à l’entreprise</w:t>
      </w:r>
      <w:r w:rsidR="00342B1B" w:rsidRPr="003D6C4F">
        <w:rPr>
          <w:rFonts w:ascii="Arial" w:cs="Arial" w:eastAsia="Times New Roman" w:hAnsi="Arial"/>
        </w:rPr>
        <w:t xml:space="preserve"> sur simple demande, une attestation de l’assureur auprès duquel il a souscrit son contrat d’assurance </w:t>
      </w:r>
      <w:r w:rsidR="007B6DAC" w:rsidRPr="003D6C4F">
        <w:rPr>
          <w:rFonts w:ascii="Arial" w:cs="Arial" w:eastAsia="Times New Roman" w:hAnsi="Arial"/>
        </w:rPr>
        <w:t xml:space="preserve">multirisques </w:t>
      </w:r>
      <w:r w:rsidR="00342B1B" w:rsidRPr="003D6C4F">
        <w:rPr>
          <w:rFonts w:ascii="Arial" w:cs="Arial" w:eastAsia="Times New Roman" w:hAnsi="Arial"/>
        </w:rPr>
        <w:t>habitation.</w:t>
      </w:r>
      <w:r w:rsidR="00A81394" w:rsidRPr="00860B08">
        <w:rPr>
          <w:rFonts w:ascii="Arial" w:cs="Arial" w:eastAsia="Times New Roman" w:hAnsi="Arial"/>
        </w:rPr>
        <w:t xml:space="preserve"> </w:t>
      </w:r>
    </w:p>
    <w:p w14:paraId="62E4616E" w14:textId="780BD877" w:rsidP="00BB7690" w:rsidR="00A81394" w:rsidRDefault="00A81394" w:rsidRPr="00860B08">
      <w:pPr>
        <w:pStyle w:val="CM30"/>
        <w:spacing w:line="253" w:lineRule="atLeast"/>
        <w:jc w:val="both"/>
        <w:rPr>
          <w:rFonts w:ascii="Arial" w:cs="Arial" w:eastAsia="Times New Roman" w:hAnsi="Arial"/>
        </w:rPr>
      </w:pPr>
    </w:p>
    <w:p w14:paraId="797C3C1F" w14:textId="6BB9C8D0" w:rsidP="00BB7690" w:rsidR="00A81394" w:rsidRDefault="007762ED">
      <w:pPr>
        <w:pStyle w:val="CM30"/>
        <w:spacing w:line="253" w:lineRule="atLeast"/>
        <w:jc w:val="both"/>
        <w:rPr>
          <w:rFonts w:ascii="Arial" w:cs="Arial" w:eastAsia="Times New Roman" w:hAnsi="Arial"/>
        </w:rPr>
      </w:pPr>
      <w:r w:rsidRPr="003D6C4F">
        <w:rPr>
          <w:rFonts w:ascii="Arial" w:cs="Arial" w:eastAsia="Times New Roman" w:hAnsi="Arial"/>
        </w:rPr>
        <w:t>Au cas où</w:t>
      </w:r>
      <w:r w:rsidR="00A81394" w:rsidRPr="003D6C4F">
        <w:rPr>
          <w:rFonts w:ascii="Arial" w:cs="Arial" w:eastAsia="Times New Roman" w:hAnsi="Arial"/>
        </w:rPr>
        <w:t xml:space="preserve"> le télétravail est exercé depuis </w:t>
      </w:r>
      <w:r w:rsidR="007B6DAC" w:rsidRPr="003D6C4F">
        <w:rPr>
          <w:rFonts w:ascii="Arial" w:cs="Arial" w:eastAsia="Times New Roman" w:hAnsi="Arial"/>
        </w:rPr>
        <w:t>un lieu privé</w:t>
      </w:r>
      <w:r w:rsidR="005125AA" w:rsidRPr="003D6C4F">
        <w:rPr>
          <w:rFonts w:ascii="Arial" w:cs="Arial" w:eastAsia="Times New Roman" w:hAnsi="Arial"/>
        </w:rPr>
        <w:t xml:space="preserve"> tiers</w:t>
      </w:r>
      <w:r w:rsidR="007B6DAC" w:rsidRPr="003D6C4F">
        <w:rPr>
          <w:rFonts w:ascii="Arial" w:cs="Arial" w:eastAsia="Times New Roman" w:hAnsi="Arial"/>
        </w:rPr>
        <w:t xml:space="preserve">, </w:t>
      </w:r>
      <w:r w:rsidR="005125AA" w:rsidRPr="003D6C4F">
        <w:rPr>
          <w:rFonts w:ascii="Arial" w:cs="Arial" w:hAnsi="Arial"/>
        </w:rPr>
        <w:t>le</w:t>
      </w:r>
      <w:r w:rsidR="005125AA" w:rsidRPr="003D6C4F">
        <w:rPr>
          <w:rFonts w:ascii="Arial" w:cs="Arial" w:eastAsia="Times New Roman" w:hAnsi="Arial"/>
        </w:rPr>
        <w:t xml:space="preserve"> télétravailleur s’engage à demander à son hébergeur, sur simple sollicitation de l’entreprise, un</w:t>
      </w:r>
      <w:r w:rsidRPr="003D6C4F">
        <w:rPr>
          <w:rFonts w:ascii="Arial" w:cs="Arial" w:eastAsia="Times New Roman" w:hAnsi="Arial"/>
        </w:rPr>
        <w:t xml:space="preserve"> certificat de couverture </w:t>
      </w:r>
      <w:r w:rsidR="005125AA" w:rsidRPr="003D6C4F">
        <w:rPr>
          <w:rFonts w:ascii="Arial" w:cs="Arial" w:eastAsia="Times New Roman" w:hAnsi="Arial"/>
        </w:rPr>
        <w:t>de l’assureur auprès duquel cet hébergeur a souscrit son contrat d’assurance multirisques habitation</w:t>
      </w:r>
      <w:r w:rsidR="0096168F" w:rsidRPr="00860B08">
        <w:rPr>
          <w:rFonts w:ascii="Arial" w:cs="Arial" w:eastAsia="Times New Roman" w:hAnsi="Arial"/>
        </w:rPr>
        <w:t>.</w:t>
      </w:r>
    </w:p>
    <w:p w14:paraId="6ABB4EA6" w14:textId="77777777" w:rsidP="00134340" w:rsidR="00CE234A" w:rsidRDefault="00CE234A" w:rsidRPr="00803DC1">
      <w:pPr>
        <w:pStyle w:val="CM30"/>
        <w:spacing w:line="253" w:lineRule="atLeast"/>
        <w:ind w:left="426"/>
        <w:jc w:val="both"/>
        <w:rPr>
          <w:rFonts w:ascii="Arial" w:cs="Arial" w:eastAsia="Times New Roman" w:hAnsi="Arial"/>
        </w:rPr>
      </w:pPr>
    </w:p>
    <w:p w14:paraId="40696E24" w14:textId="77777777" w:rsidP="00DD2254" w:rsidR="00DD2254" w:rsidRDefault="00DD2254" w:rsidRPr="00E55BAD">
      <w:pPr>
        <w:pStyle w:val="Titre1"/>
        <w:spacing w:before="0"/>
        <w:rPr>
          <w:sz w:val="24"/>
          <w:szCs w:val="24"/>
          <w:u w:val="single"/>
        </w:rPr>
      </w:pPr>
      <w:r w:rsidRPr="00E55BAD">
        <w:rPr>
          <w:sz w:val="24"/>
          <w:szCs w:val="24"/>
          <w:u w:val="single"/>
        </w:rPr>
        <w:t xml:space="preserve">Article </w:t>
      </w:r>
      <w:r>
        <w:rPr>
          <w:sz w:val="24"/>
          <w:szCs w:val="24"/>
          <w:u w:val="single"/>
        </w:rPr>
        <w:t>6</w:t>
      </w:r>
      <w:r w:rsidRPr="00E55BAD">
        <w:rPr>
          <w:sz w:val="24"/>
          <w:szCs w:val="24"/>
          <w:u w:val="single"/>
        </w:rPr>
        <w:t xml:space="preserve"> : Protection des données </w:t>
      </w:r>
    </w:p>
    <w:p w14:paraId="27B34447" w14:textId="77777777" w:rsidP="00DD2254" w:rsidR="00DD2254" w:rsidRDefault="00DD2254" w:rsidRPr="00E55BAD">
      <w:pPr>
        <w:pStyle w:val="CM30"/>
        <w:spacing w:line="253" w:lineRule="atLeast"/>
        <w:jc w:val="both"/>
        <w:rPr>
          <w:rFonts w:ascii="Arial" w:cs="Arial" w:hAnsi="Arial"/>
        </w:rPr>
      </w:pPr>
      <w:r w:rsidRPr="00E55BAD">
        <w:rPr>
          <w:rFonts w:ascii="Arial" w:cs="Arial" w:hAnsi="Arial"/>
        </w:rPr>
        <w:t xml:space="preserve">Tout salarié en télétravail s’engage à respecter les règles d’usage des Nouvelles Techniques de l’Information et de la Communication ainsi que des règles de sécurité informatique en vigueur dans l’entreprise en particulier à mettre en œuvre tous les protocoles visant à assurer les protections des données de l’entreprise et leur confidentialité. </w:t>
      </w:r>
    </w:p>
    <w:p w14:paraId="234F3289" w14:textId="77777777" w:rsidP="00DD2254" w:rsidR="00DD2254" w:rsidRDefault="00DD2254" w:rsidRPr="00E55BAD">
      <w:pPr>
        <w:pStyle w:val="CM30"/>
        <w:spacing w:line="253" w:lineRule="atLeast"/>
        <w:jc w:val="both"/>
        <w:rPr>
          <w:rFonts w:ascii="Arial" w:cs="Arial" w:hAnsi="Arial"/>
        </w:rPr>
      </w:pPr>
    </w:p>
    <w:p w14:paraId="305263F9" w14:textId="1A357660" w:rsidP="00DD2254" w:rsidR="00DD2254" w:rsidRDefault="00DD2254" w:rsidRPr="00E55BAD">
      <w:pPr>
        <w:pStyle w:val="CM30"/>
        <w:spacing w:line="253" w:lineRule="atLeast"/>
        <w:jc w:val="both"/>
        <w:rPr>
          <w:rFonts w:ascii="Arial" w:cs="Arial" w:hAnsi="Arial"/>
        </w:rPr>
      </w:pPr>
      <w:r w:rsidRPr="00E55BAD">
        <w:rPr>
          <w:rFonts w:ascii="Arial" w:cs="Arial" w:hAnsi="Arial"/>
        </w:rPr>
        <w:t xml:space="preserve">La sécurité sera renforcée par la mise à disposition des télétravailleurs d’outils d’accès à distance sécurisés (accès VPN). </w:t>
      </w:r>
    </w:p>
    <w:p w14:paraId="63D215C1" w14:textId="77777777" w:rsidP="00DD2254" w:rsidR="00DD2254" w:rsidRDefault="00DD2254" w:rsidRPr="00E55BAD">
      <w:pPr>
        <w:pStyle w:val="CM30"/>
        <w:spacing w:line="253" w:lineRule="atLeast"/>
        <w:jc w:val="both"/>
        <w:rPr>
          <w:rFonts w:ascii="Arial" w:cs="Arial" w:hAnsi="Arial"/>
        </w:rPr>
      </w:pPr>
    </w:p>
    <w:p w14:paraId="0D998633" w14:textId="07091FE1" w:rsidP="00DD2254" w:rsidR="00DD2254" w:rsidRDefault="00DD2254">
      <w:pPr>
        <w:pStyle w:val="CM30"/>
        <w:spacing w:line="253" w:lineRule="atLeast"/>
        <w:jc w:val="both"/>
        <w:rPr>
          <w:rFonts w:ascii="Arial" w:cs="Arial" w:hAnsi="Arial"/>
        </w:rPr>
      </w:pPr>
      <w:r w:rsidRPr="00E55BAD">
        <w:rPr>
          <w:rFonts w:ascii="Arial" w:cs="Arial" w:hAnsi="Arial"/>
        </w:rPr>
        <w:t xml:space="preserve">Dans la mesure où le télétravailleur </w:t>
      </w:r>
      <w:proofErr w:type="spellStart"/>
      <w:r w:rsidRPr="00E55BAD">
        <w:rPr>
          <w:rFonts w:ascii="Arial" w:cs="Arial" w:hAnsi="Arial"/>
        </w:rPr>
        <w:t>a</w:t>
      </w:r>
      <w:proofErr w:type="spellEnd"/>
      <w:r w:rsidRPr="00E55BAD">
        <w:rPr>
          <w:rFonts w:ascii="Arial" w:cs="Arial" w:hAnsi="Arial"/>
        </w:rPr>
        <w:t xml:space="preserve"> l’usage d’informations, dans un environnement privé qu’il est le seul à maitriser, il s’attachera à une vigilance particulière sur leur intégrité et le maintien de leur confidentialité notamment par l’application des dispositions en matière de mot de passe pour les travaux qu’il accomplira à son domicile. De son côté l’entreprise prendra toutes les dispositions nécessaires, dans le respect du Règlement Général sur la Protection des Données pour assurer la protection des données utilisées et traitées par le télétravailleur à des fins professionnelles.</w:t>
      </w:r>
    </w:p>
    <w:p w14:paraId="0418A0E1" w14:textId="107CBB58" w:rsidP="00DD2254" w:rsidR="00973709" w:rsidRDefault="00973709">
      <w:pPr>
        <w:pStyle w:val="CM30"/>
        <w:spacing w:line="253" w:lineRule="atLeast"/>
        <w:jc w:val="both"/>
        <w:rPr>
          <w:rFonts w:ascii="Arial" w:cs="Arial" w:hAnsi="Arial"/>
        </w:rPr>
      </w:pPr>
    </w:p>
    <w:p w14:paraId="13FEF41E" w14:textId="00E58C2E" w:rsidP="00973709" w:rsidR="00973709" w:rsidRDefault="00973709" w:rsidRPr="00E55BAD">
      <w:pPr>
        <w:pStyle w:val="Titre1"/>
        <w:spacing w:before="0"/>
        <w:rPr>
          <w:sz w:val="24"/>
          <w:szCs w:val="24"/>
          <w:u w:val="single"/>
        </w:rPr>
      </w:pPr>
      <w:r w:rsidRPr="00E55BAD">
        <w:rPr>
          <w:sz w:val="24"/>
          <w:szCs w:val="24"/>
          <w:u w:val="single"/>
        </w:rPr>
        <w:t xml:space="preserve">Article </w:t>
      </w:r>
      <w:r w:rsidR="009C2994">
        <w:rPr>
          <w:sz w:val="24"/>
          <w:szCs w:val="24"/>
          <w:u w:val="single"/>
        </w:rPr>
        <w:t>7</w:t>
      </w:r>
      <w:r w:rsidRPr="00E55BAD">
        <w:rPr>
          <w:sz w:val="24"/>
          <w:szCs w:val="24"/>
          <w:u w:val="single"/>
        </w:rPr>
        <w:t xml:space="preserve"> : </w:t>
      </w:r>
      <w:r w:rsidR="00857236" w:rsidRPr="00E55BAD">
        <w:rPr>
          <w:sz w:val="24"/>
          <w:szCs w:val="24"/>
          <w:u w:val="single"/>
        </w:rPr>
        <w:t>Égalité</w:t>
      </w:r>
      <w:r w:rsidRPr="00E55BAD">
        <w:rPr>
          <w:sz w:val="24"/>
          <w:szCs w:val="24"/>
          <w:u w:val="single"/>
        </w:rPr>
        <w:t xml:space="preserve"> de traitement</w:t>
      </w:r>
    </w:p>
    <w:p w14:paraId="36E7EA62" w14:textId="77777777" w:rsidP="00973709" w:rsidR="00973709" w:rsidRDefault="00973709" w:rsidRPr="00063A07">
      <w:pPr>
        <w:pStyle w:val="CM30"/>
        <w:spacing w:line="253" w:lineRule="atLeast"/>
        <w:jc w:val="both"/>
        <w:rPr>
          <w:rFonts w:ascii="Arial" w:cs="Arial" w:hAnsi="Arial"/>
        </w:rPr>
      </w:pPr>
      <w:r w:rsidRPr="00063A07">
        <w:rPr>
          <w:rFonts w:ascii="Arial" w:cs="Arial" w:hAnsi="Arial"/>
        </w:rPr>
        <w:t xml:space="preserve">Le salarié en télétravail bénéficie des mêmes droits et avantages légaux et conventionnels que ceux applicables aux autres salariés de l’entreprise. </w:t>
      </w:r>
    </w:p>
    <w:p w14:paraId="7A177003" w14:textId="77777777" w:rsidP="00973709" w:rsidR="00973709" w:rsidRDefault="00973709" w:rsidRPr="00063A07">
      <w:pPr>
        <w:pStyle w:val="CM30"/>
        <w:spacing w:line="253" w:lineRule="atLeast"/>
        <w:jc w:val="both"/>
        <w:rPr>
          <w:rFonts w:ascii="Arial" w:cs="Arial" w:hAnsi="Arial"/>
        </w:rPr>
      </w:pPr>
    </w:p>
    <w:p w14:paraId="70312F0E" w14:textId="77777777" w:rsidP="00973709" w:rsidR="00973709" w:rsidRDefault="00973709" w:rsidRPr="00063A07">
      <w:pPr>
        <w:pStyle w:val="CM30"/>
        <w:spacing w:line="253" w:lineRule="atLeast"/>
        <w:jc w:val="both"/>
        <w:rPr>
          <w:rFonts w:ascii="Arial" w:cs="Arial" w:hAnsi="Arial"/>
        </w:rPr>
      </w:pPr>
      <w:r w:rsidRPr="00063A07">
        <w:rPr>
          <w:rFonts w:ascii="Arial" w:cs="Arial" w:hAnsi="Arial"/>
        </w:rPr>
        <w:lastRenderedPageBreak/>
        <w:t xml:space="preserve">Il bénéficie notamment des mêmes dispositions en matière de gestion des ressources humaines comme l’entretien annuel et tout autre outil ou moyen mis en œuvre par l’entreprise pour assurer le développement des compétences de ses salariés. </w:t>
      </w:r>
    </w:p>
    <w:p w14:paraId="29E7119E" w14:textId="77777777" w:rsidP="00973709" w:rsidR="00973709" w:rsidRDefault="00973709" w:rsidRPr="00063A07">
      <w:pPr>
        <w:pStyle w:val="CM30"/>
        <w:spacing w:line="253" w:lineRule="atLeast"/>
        <w:jc w:val="both"/>
        <w:rPr>
          <w:rFonts w:ascii="Arial" w:cs="Arial" w:hAnsi="Arial"/>
        </w:rPr>
      </w:pPr>
    </w:p>
    <w:p w14:paraId="209B92AC" w14:textId="77777777" w:rsidP="00973709" w:rsidR="00973709" w:rsidRDefault="00973709" w:rsidRPr="00063A07">
      <w:pPr>
        <w:pStyle w:val="CM30"/>
        <w:spacing w:line="253" w:lineRule="atLeast"/>
        <w:jc w:val="both"/>
        <w:rPr>
          <w:rFonts w:ascii="Arial" w:cs="Arial" w:hAnsi="Arial"/>
        </w:rPr>
      </w:pPr>
      <w:r w:rsidRPr="00063A07">
        <w:rPr>
          <w:rFonts w:ascii="Arial" w:cs="Arial" w:hAnsi="Arial"/>
        </w:rPr>
        <w:t xml:space="preserve">Il bénéficie d’un déroulement de carrière équivalent aux autres salariés de l’entreprise. </w:t>
      </w:r>
    </w:p>
    <w:p w14:paraId="0B5693C6" w14:textId="77777777" w:rsidP="00973709" w:rsidR="00973709" w:rsidRDefault="00973709" w:rsidRPr="00063A07">
      <w:pPr>
        <w:pStyle w:val="CM30"/>
        <w:spacing w:line="253" w:lineRule="atLeast"/>
        <w:jc w:val="both"/>
        <w:rPr>
          <w:rFonts w:ascii="Arial" w:cs="Arial" w:hAnsi="Arial"/>
        </w:rPr>
      </w:pPr>
    </w:p>
    <w:p w14:paraId="136FCAC1" w14:textId="77777777" w:rsidP="00973709" w:rsidR="00973709" w:rsidRDefault="00973709" w:rsidRPr="00063A07">
      <w:pPr>
        <w:pStyle w:val="CM30"/>
        <w:spacing w:line="253" w:lineRule="atLeast"/>
        <w:jc w:val="both"/>
        <w:rPr>
          <w:rFonts w:ascii="Arial" w:cs="Arial" w:hAnsi="Arial"/>
        </w:rPr>
      </w:pPr>
      <w:r w:rsidRPr="00063A07">
        <w:rPr>
          <w:rFonts w:ascii="Arial" w:cs="Arial" w:hAnsi="Arial"/>
        </w:rPr>
        <w:t>Le télétravailleur bénéficie également du même accès à la formation que les salariés en situation comparable travaillant dans les locaux de l’entreprise.</w:t>
      </w:r>
    </w:p>
    <w:p w14:paraId="42C20DF4" w14:textId="77777777" w:rsidP="00973709" w:rsidR="00973709" w:rsidRDefault="00973709" w:rsidRPr="00063A07">
      <w:pPr>
        <w:pStyle w:val="CM30"/>
        <w:spacing w:line="253" w:lineRule="atLeast"/>
        <w:jc w:val="both"/>
        <w:rPr>
          <w:rFonts w:ascii="Arial" w:cs="Arial" w:hAnsi="Arial"/>
        </w:rPr>
      </w:pPr>
    </w:p>
    <w:p w14:paraId="299E1A31" w14:textId="77777777" w:rsidP="00973709" w:rsidR="00973709" w:rsidRDefault="00973709" w:rsidRPr="00063A07">
      <w:pPr>
        <w:pStyle w:val="CM30"/>
        <w:spacing w:line="253" w:lineRule="atLeast"/>
        <w:jc w:val="both"/>
        <w:rPr>
          <w:rFonts w:ascii="Arial" w:cs="Arial" w:hAnsi="Arial"/>
        </w:rPr>
      </w:pPr>
      <w:r w:rsidRPr="00063A07">
        <w:rPr>
          <w:rFonts w:ascii="Arial" w:cs="Arial" w:hAnsi="Arial"/>
        </w:rPr>
        <w:t xml:space="preserve">La charge de travail et l’amplitude horaire demandée au télétravailleur sont équivalentes à celles des salariés ayant des fonctions analogues mais travaillant en permanence dans les locaux habituels de l'entreprise. </w:t>
      </w:r>
    </w:p>
    <w:p w14:paraId="315F8765" w14:textId="77777777" w:rsidP="00973709" w:rsidR="00973709" w:rsidRDefault="00973709" w:rsidRPr="00063A07">
      <w:pPr>
        <w:pStyle w:val="CM30"/>
        <w:spacing w:line="253" w:lineRule="atLeast"/>
        <w:jc w:val="both"/>
        <w:rPr>
          <w:rFonts w:ascii="Arial" w:cs="Arial" w:hAnsi="Arial"/>
        </w:rPr>
      </w:pPr>
    </w:p>
    <w:p w14:paraId="38D9ED02" w14:textId="77777777" w:rsidP="00973709" w:rsidR="00973709" w:rsidRDefault="00973709" w:rsidRPr="00063A07">
      <w:pPr>
        <w:pStyle w:val="CM30"/>
        <w:spacing w:line="253" w:lineRule="atLeast"/>
        <w:jc w:val="both"/>
        <w:rPr>
          <w:rFonts w:ascii="Arial" w:cs="Arial" w:hAnsi="Arial"/>
        </w:rPr>
      </w:pPr>
      <w:r w:rsidRPr="00063A07">
        <w:rPr>
          <w:rFonts w:ascii="Arial" w:cs="Arial" w:hAnsi="Arial"/>
        </w:rPr>
        <w:t xml:space="preserve">Ainsi, le passage au télétravail ne modifie en rien le contenu et les objectifs de la fonction exercée par le télétravailleur. </w:t>
      </w:r>
    </w:p>
    <w:p w14:paraId="1B662BDD" w14:textId="77777777" w:rsidP="00973709" w:rsidR="00973709" w:rsidRDefault="00973709" w:rsidRPr="00063A07">
      <w:pPr>
        <w:pStyle w:val="CM30"/>
        <w:spacing w:line="253" w:lineRule="atLeast"/>
        <w:jc w:val="both"/>
        <w:rPr>
          <w:rFonts w:ascii="Arial" w:cs="Arial" w:hAnsi="Arial"/>
        </w:rPr>
      </w:pPr>
    </w:p>
    <w:p w14:paraId="39AD715C" w14:textId="77777777" w:rsidP="00973709" w:rsidR="00973709" w:rsidRDefault="00973709" w:rsidRPr="00063A07">
      <w:pPr>
        <w:pStyle w:val="CM30"/>
        <w:spacing w:line="253" w:lineRule="atLeast"/>
        <w:jc w:val="both"/>
        <w:rPr>
          <w:rFonts w:ascii="Arial" w:cs="Arial" w:hAnsi="Arial"/>
        </w:rPr>
      </w:pPr>
      <w:r w:rsidRPr="00063A07">
        <w:rPr>
          <w:rFonts w:ascii="Arial" w:cs="Arial" w:hAnsi="Arial"/>
        </w:rPr>
        <w:t xml:space="preserve">Les objectifs du télétravailleur sont fixés lors de l'entretien individuel comme tout salarié de l’entreprise. </w:t>
      </w:r>
    </w:p>
    <w:p w14:paraId="4DE2B97A" w14:textId="77777777" w:rsidP="00973709" w:rsidR="00973709" w:rsidRDefault="00973709" w:rsidRPr="00063A07">
      <w:pPr>
        <w:pStyle w:val="CM30"/>
        <w:spacing w:line="253" w:lineRule="atLeast"/>
        <w:jc w:val="both"/>
        <w:rPr>
          <w:rFonts w:ascii="Arial" w:cs="Arial" w:hAnsi="Arial"/>
        </w:rPr>
      </w:pPr>
    </w:p>
    <w:p w14:paraId="0DF25C1C" w14:textId="77777777" w:rsidP="00973709" w:rsidR="00973709" w:rsidRDefault="00973709" w:rsidRPr="00063A07">
      <w:pPr>
        <w:pStyle w:val="CM30"/>
        <w:spacing w:line="253" w:lineRule="atLeast"/>
        <w:jc w:val="both"/>
        <w:rPr>
          <w:rFonts w:ascii="Arial" w:cs="Arial" w:hAnsi="Arial"/>
        </w:rPr>
      </w:pPr>
      <w:r w:rsidRPr="00063A07">
        <w:rPr>
          <w:rFonts w:ascii="Arial" w:cs="Arial" w:hAnsi="Arial"/>
        </w:rPr>
        <w:t xml:space="preserve">Cependant, le responsable hiérarchique s’assure avec le salarié que : </w:t>
      </w:r>
    </w:p>
    <w:p w14:paraId="25C44908" w14:textId="77777777" w:rsidP="00973709" w:rsidR="00973709" w:rsidRDefault="00973709" w:rsidRPr="00063A07">
      <w:pPr>
        <w:pStyle w:val="CM30"/>
        <w:spacing w:line="253" w:lineRule="atLeast"/>
        <w:jc w:val="both"/>
        <w:rPr>
          <w:rFonts w:ascii="Arial" w:cs="Arial" w:hAnsi="Arial"/>
        </w:rPr>
      </w:pPr>
    </w:p>
    <w:p w14:paraId="76328DD9" w14:textId="77777777" w:rsidP="00973709" w:rsidR="00973709" w:rsidRDefault="00973709" w:rsidRPr="00063A07">
      <w:pPr>
        <w:pStyle w:val="CM30"/>
        <w:numPr>
          <w:ilvl w:val="0"/>
          <w:numId w:val="3"/>
        </w:numPr>
        <w:spacing w:line="253" w:lineRule="atLeast"/>
        <w:jc w:val="both"/>
        <w:rPr>
          <w:rFonts w:ascii="Arial" w:cs="Arial" w:hAnsi="Arial"/>
        </w:rPr>
      </w:pPr>
      <w:r w:rsidRPr="00063A07">
        <w:rPr>
          <w:rFonts w:ascii="Arial" w:cs="Arial" w:hAnsi="Arial"/>
        </w:rPr>
        <w:t>le fonctionnement et la qualité du service ne sont pas impactés par le télétravail,</w:t>
      </w:r>
    </w:p>
    <w:p w14:paraId="0C78A4C9" w14:textId="77777777" w:rsidP="00973709" w:rsidR="00973709" w:rsidRDefault="00973709" w:rsidRPr="00063A07">
      <w:pPr>
        <w:pStyle w:val="CM30"/>
        <w:spacing w:line="253" w:lineRule="atLeast"/>
        <w:ind w:firstLine="60"/>
        <w:jc w:val="both"/>
        <w:rPr>
          <w:rFonts w:ascii="Arial" w:cs="Arial" w:hAnsi="Arial"/>
        </w:rPr>
      </w:pPr>
    </w:p>
    <w:p w14:paraId="0B567CAD" w14:textId="77777777" w:rsidP="00973709" w:rsidR="00973709" w:rsidRDefault="00973709" w:rsidRPr="00063A07">
      <w:pPr>
        <w:pStyle w:val="CM30"/>
        <w:numPr>
          <w:ilvl w:val="0"/>
          <w:numId w:val="3"/>
        </w:numPr>
        <w:spacing w:line="253" w:lineRule="atLeast"/>
        <w:jc w:val="both"/>
        <w:rPr>
          <w:rFonts w:ascii="Arial" w:cs="Arial" w:hAnsi="Arial"/>
        </w:rPr>
      </w:pPr>
      <w:r w:rsidRPr="00063A07">
        <w:rPr>
          <w:rFonts w:ascii="Arial" w:cs="Arial" w:hAnsi="Arial"/>
        </w:rPr>
        <w:t xml:space="preserve">la charge du travail demandée au télétravailleur est compatible avec la durée contractuelle du travail, dans le respect de la vie privée. </w:t>
      </w:r>
    </w:p>
    <w:p w14:paraId="0FF9C188" w14:textId="77777777" w:rsidP="00973709" w:rsidR="00973709" w:rsidRDefault="00973709" w:rsidRPr="00063A07">
      <w:pPr>
        <w:pStyle w:val="CM30"/>
        <w:spacing w:line="253" w:lineRule="atLeast"/>
        <w:jc w:val="both"/>
        <w:rPr>
          <w:rFonts w:ascii="Arial" w:cs="Arial" w:hAnsi="Arial"/>
        </w:rPr>
      </w:pPr>
    </w:p>
    <w:p w14:paraId="7B823939" w14:textId="100B0D88" w:rsidP="00973709" w:rsidR="00973709" w:rsidRDefault="00973709" w:rsidRPr="00063A07">
      <w:pPr>
        <w:pStyle w:val="CM30"/>
        <w:spacing w:line="253" w:lineRule="atLeast"/>
        <w:jc w:val="both"/>
        <w:rPr>
          <w:rFonts w:ascii="Arial" w:cs="Arial" w:hAnsi="Arial"/>
        </w:rPr>
      </w:pPr>
      <w:r w:rsidRPr="00063A07">
        <w:rPr>
          <w:rFonts w:ascii="Arial" w:cs="Arial" w:hAnsi="Arial"/>
        </w:rPr>
        <w:t xml:space="preserve">Le télétravailleur bénéficiant habituellement du versement d’une indemnité quotidienne </w:t>
      </w:r>
      <w:r w:rsidR="00BB7690">
        <w:rPr>
          <w:rFonts w:ascii="Arial" w:cs="Arial" w:hAnsi="Arial"/>
        </w:rPr>
        <w:t xml:space="preserve">de déplacement </w:t>
      </w:r>
      <w:r w:rsidRPr="00063A07">
        <w:rPr>
          <w:rFonts w:ascii="Arial" w:cs="Arial" w:hAnsi="Arial"/>
        </w:rPr>
        <w:t xml:space="preserve">dans le cadre du trajet domicile – site de rattachement perdra le bénéfice de cette indemnité lors des journées de télétravail. </w:t>
      </w:r>
    </w:p>
    <w:p w14:paraId="55BE1A62" w14:textId="77777777" w:rsidP="00134340" w:rsidR="004E006E" w:rsidRDefault="004E006E">
      <w:pPr>
        <w:pStyle w:val="CM30"/>
        <w:spacing w:line="253" w:lineRule="atLeast"/>
        <w:jc w:val="both"/>
        <w:rPr>
          <w:rFonts w:ascii="Arial" w:cs="Arial" w:eastAsia="Times New Roman" w:hAnsi="Arial"/>
        </w:rPr>
      </w:pPr>
    </w:p>
    <w:p w14:paraId="1D0582EC" w14:textId="3467B7E6" w:rsidP="00134340" w:rsidR="00134340" w:rsidRDefault="00134340" w:rsidRPr="00227B55">
      <w:pPr>
        <w:pStyle w:val="Titre1"/>
        <w:spacing w:before="0"/>
        <w:rPr>
          <w:sz w:val="24"/>
          <w:szCs w:val="24"/>
          <w:u w:val="single"/>
        </w:rPr>
      </w:pPr>
      <w:r w:rsidRPr="00227B55">
        <w:rPr>
          <w:sz w:val="24"/>
          <w:szCs w:val="24"/>
          <w:u w:val="single"/>
        </w:rPr>
        <w:t xml:space="preserve">Article </w:t>
      </w:r>
      <w:r w:rsidR="009C2994">
        <w:rPr>
          <w:sz w:val="24"/>
          <w:szCs w:val="24"/>
          <w:u w:val="single"/>
        </w:rPr>
        <w:t>8</w:t>
      </w:r>
      <w:r w:rsidR="009C2994" w:rsidRPr="00227B55">
        <w:rPr>
          <w:sz w:val="24"/>
          <w:szCs w:val="24"/>
          <w:u w:val="single"/>
        </w:rPr>
        <w:t xml:space="preserve"> </w:t>
      </w:r>
      <w:r w:rsidRPr="00227B55">
        <w:rPr>
          <w:sz w:val="24"/>
          <w:szCs w:val="24"/>
          <w:u w:val="single"/>
        </w:rPr>
        <w:t xml:space="preserve">– </w:t>
      </w:r>
      <w:r w:rsidR="00AE10D5">
        <w:rPr>
          <w:sz w:val="24"/>
          <w:szCs w:val="24"/>
          <w:u w:val="single"/>
        </w:rPr>
        <w:t>Indemnisation du télétravail</w:t>
      </w:r>
    </w:p>
    <w:p w14:paraId="777C58D8" w14:textId="0A06CC19" w:rsidP="00134340" w:rsidR="00063A07" w:rsidRDefault="009C2994">
      <w:pPr>
        <w:pStyle w:val="CM30"/>
        <w:spacing w:line="253" w:lineRule="atLeast"/>
        <w:jc w:val="both"/>
        <w:rPr>
          <w:rFonts w:ascii="Arial" w:cs="Arial" w:eastAsia="Times New Roman" w:hAnsi="Arial"/>
        </w:rPr>
      </w:pPr>
      <w:r>
        <w:rPr>
          <w:rFonts w:ascii="Arial" w:cs="Arial" w:eastAsia="Times New Roman" w:hAnsi="Arial"/>
        </w:rPr>
        <w:t>8</w:t>
      </w:r>
      <w:r w:rsidR="00AE10D5">
        <w:rPr>
          <w:rFonts w:ascii="Arial" w:cs="Arial" w:eastAsia="Times New Roman" w:hAnsi="Arial"/>
        </w:rPr>
        <w:t xml:space="preserve">.1 </w:t>
      </w:r>
      <w:r w:rsidR="00465AA3">
        <w:rPr>
          <w:rFonts w:ascii="Arial" w:cs="Arial" w:eastAsia="Times New Roman" w:hAnsi="Arial"/>
          <w:u w:val="single"/>
        </w:rPr>
        <w:t>Indemnisation</w:t>
      </w:r>
      <w:r w:rsidR="00AE10D5" w:rsidRPr="00AE10D5">
        <w:rPr>
          <w:rFonts w:ascii="Arial" w:cs="Arial" w:eastAsia="Times New Roman" w:hAnsi="Arial"/>
          <w:u w:val="single"/>
        </w:rPr>
        <w:t xml:space="preserve"> de frais</w:t>
      </w:r>
    </w:p>
    <w:p w14:paraId="786950C0" w14:textId="77777777" w:rsidP="00134340" w:rsidR="00063A07" w:rsidRDefault="00063A07">
      <w:pPr>
        <w:pStyle w:val="CM30"/>
        <w:spacing w:line="253" w:lineRule="atLeast"/>
        <w:jc w:val="both"/>
        <w:rPr>
          <w:rFonts w:ascii="Arial" w:cs="Arial" w:eastAsia="Times New Roman" w:hAnsi="Arial"/>
        </w:rPr>
      </w:pPr>
    </w:p>
    <w:p w14:paraId="7B4BC05F" w14:textId="00CDAF29" w:rsidP="00D77831" w:rsidR="00AE10D5" w:rsidRDefault="00D77831">
      <w:pPr>
        <w:pStyle w:val="CM30"/>
        <w:spacing w:line="253" w:lineRule="atLeast"/>
        <w:ind w:left="426"/>
        <w:jc w:val="both"/>
        <w:rPr>
          <w:rFonts w:ascii="Arial" w:cs="Arial" w:eastAsia="Times New Roman" w:hAnsi="Arial"/>
        </w:rPr>
      </w:pPr>
      <w:r>
        <w:rPr>
          <w:rFonts w:ascii="Arial" w:cs="Arial" w:eastAsia="Times New Roman" w:hAnsi="Arial"/>
        </w:rPr>
        <w:t xml:space="preserve">Afin de compenser les coûts liés aux communications internet, à l’aménagement d’un espace de travail, à la consommation d’eau et électricité au prorata des jours de télétravail sur l’année, la société versera une indemnité forfaitaire </w:t>
      </w:r>
      <w:r w:rsidR="0032501D">
        <w:rPr>
          <w:rFonts w:ascii="Arial" w:cs="Arial" w:eastAsia="Times New Roman" w:hAnsi="Arial"/>
        </w:rPr>
        <w:t xml:space="preserve">brute </w:t>
      </w:r>
      <w:r>
        <w:rPr>
          <w:rFonts w:ascii="Arial" w:cs="Arial" w:eastAsia="Times New Roman" w:hAnsi="Arial"/>
        </w:rPr>
        <w:t xml:space="preserve">d’un montant de </w:t>
      </w:r>
      <w:r w:rsidRPr="007E69E0">
        <w:rPr>
          <w:rFonts w:ascii="Arial" w:cs="Arial" w:eastAsia="Times New Roman" w:hAnsi="Arial"/>
        </w:rPr>
        <w:t>1.5</w:t>
      </w:r>
      <w:r w:rsidR="007E69E0">
        <w:rPr>
          <w:rFonts w:ascii="Arial" w:cs="Arial" w:eastAsia="Times New Roman" w:hAnsi="Arial"/>
        </w:rPr>
        <w:t>0</w:t>
      </w:r>
      <w:r w:rsidRPr="007E69E0">
        <w:rPr>
          <w:rFonts w:ascii="Arial" w:cs="Arial" w:eastAsia="Times New Roman" w:hAnsi="Arial"/>
        </w:rPr>
        <w:t xml:space="preserve"> € (un </w:t>
      </w:r>
      <w:r w:rsidR="0032501D" w:rsidRPr="007E69E0">
        <w:rPr>
          <w:rFonts w:ascii="Arial" w:cs="Arial" w:eastAsia="Times New Roman" w:hAnsi="Arial"/>
        </w:rPr>
        <w:t xml:space="preserve">euro et cinquante centimes) </w:t>
      </w:r>
      <w:r w:rsidR="0032501D">
        <w:rPr>
          <w:rFonts w:ascii="Arial" w:cs="Arial" w:eastAsia="Times New Roman" w:hAnsi="Arial"/>
        </w:rPr>
        <w:t xml:space="preserve">par jour de télétravail enregistré comme tel dans l’outil de gestion </w:t>
      </w:r>
      <w:r w:rsidR="0032501D" w:rsidRPr="000453AE">
        <w:rPr>
          <w:rFonts w:ascii="Arial" w:cs="Arial" w:eastAsia="Times New Roman" w:hAnsi="Arial"/>
        </w:rPr>
        <w:t>des temps.</w:t>
      </w:r>
    </w:p>
    <w:p w14:paraId="71DC7CC9" w14:textId="02CAFD58" w:rsidP="00D77831" w:rsidR="000453AE" w:rsidRDefault="000453AE">
      <w:pPr>
        <w:pStyle w:val="CM30"/>
        <w:spacing w:line="253" w:lineRule="atLeast"/>
        <w:ind w:left="426"/>
        <w:jc w:val="both"/>
        <w:rPr>
          <w:rFonts w:ascii="Arial" w:cs="Arial" w:eastAsia="Times New Roman" w:hAnsi="Arial"/>
        </w:rPr>
      </w:pPr>
    </w:p>
    <w:p w14:paraId="3462038F" w14:textId="4BFEF2BC" w:rsidP="006E403F" w:rsidR="006E403F" w:rsidRDefault="006E403F" w:rsidRPr="007E69E0">
      <w:pPr>
        <w:pStyle w:val="CM30"/>
        <w:spacing w:line="253" w:lineRule="atLeast"/>
        <w:ind w:left="426"/>
        <w:jc w:val="both"/>
        <w:rPr>
          <w:rFonts w:ascii="Arial" w:cs="Arial" w:eastAsia="Times New Roman" w:hAnsi="Arial"/>
        </w:rPr>
      </w:pPr>
      <w:r w:rsidRPr="003D6C4F">
        <w:rPr>
          <w:rFonts w:ascii="Arial" w:cs="Arial" w:eastAsia="Times New Roman" w:hAnsi="Arial"/>
        </w:rPr>
        <w:t>L’indemnisation forfaitaire des frais liés au télétravail n’excédera</w:t>
      </w:r>
      <w:r w:rsidR="007E69E0">
        <w:rPr>
          <w:rFonts w:ascii="Arial" w:cs="Arial" w:eastAsia="Times New Roman" w:hAnsi="Arial"/>
        </w:rPr>
        <w:t xml:space="preserve"> pas</w:t>
      </w:r>
      <w:r w:rsidRPr="003D6C4F">
        <w:rPr>
          <w:rFonts w:ascii="Arial" w:cs="Arial" w:eastAsia="Times New Roman" w:hAnsi="Arial"/>
        </w:rPr>
        <w:t xml:space="preserve"> les limites d’exonération</w:t>
      </w:r>
      <w:r w:rsidRPr="003D6C4F">
        <w:t xml:space="preserve"> de cotisations et contributions sociales applicables, </w:t>
      </w:r>
      <w:r w:rsidR="00505D9D" w:rsidRPr="003D6C4F">
        <w:t xml:space="preserve">à savoir, au jour de la signature du présent accord, </w:t>
      </w:r>
      <w:r w:rsidRPr="007E69E0">
        <w:t>20 € par mois pour un salarié effectuant deux jours de télétravail par semaine.</w:t>
      </w:r>
    </w:p>
    <w:p w14:paraId="6170A8A1" w14:textId="2F46E1A5" w:rsidP="00D77831" w:rsidR="006E403F" w:rsidRDefault="006E403F">
      <w:pPr>
        <w:pStyle w:val="CM30"/>
        <w:spacing w:line="253" w:lineRule="atLeast"/>
        <w:ind w:left="426"/>
        <w:jc w:val="both"/>
        <w:rPr>
          <w:rFonts w:ascii="Arial" w:cs="Arial" w:eastAsia="Times New Roman" w:hAnsi="Arial"/>
        </w:rPr>
      </w:pPr>
    </w:p>
    <w:p w14:paraId="772C6CE2" w14:textId="3824394C" w:rsidP="00505D9D" w:rsidR="00C90CF3" w:rsidRDefault="009C2994">
      <w:pPr>
        <w:pStyle w:val="CM30"/>
        <w:tabs>
          <w:tab w:pos="426" w:val="left"/>
        </w:tabs>
        <w:spacing w:line="253" w:lineRule="atLeast"/>
        <w:jc w:val="both"/>
        <w:rPr>
          <w:rFonts w:ascii="Arial" w:cs="Arial" w:eastAsia="Times New Roman" w:hAnsi="Arial"/>
        </w:rPr>
      </w:pPr>
      <w:r>
        <w:rPr>
          <w:rFonts w:ascii="Arial" w:cs="Arial" w:eastAsia="Times New Roman" w:hAnsi="Arial"/>
        </w:rPr>
        <w:t>8</w:t>
      </w:r>
      <w:r w:rsidR="00C90CF3">
        <w:rPr>
          <w:rFonts w:ascii="Arial" w:cs="Arial" w:eastAsia="Times New Roman" w:hAnsi="Arial"/>
        </w:rPr>
        <w:t xml:space="preserve">.2 </w:t>
      </w:r>
      <w:r w:rsidR="006E6420">
        <w:rPr>
          <w:rFonts w:ascii="Arial" w:cs="Arial" w:eastAsia="Times New Roman" w:hAnsi="Arial"/>
          <w:u w:val="single"/>
        </w:rPr>
        <w:t>Restauration</w:t>
      </w:r>
    </w:p>
    <w:p w14:paraId="134F4E0F" w14:textId="65E68F1E" w:rsidP="00276CC2" w:rsidR="00505D9D" w:rsidRDefault="00505D9D">
      <w:pPr>
        <w:pStyle w:val="CM30"/>
        <w:spacing w:line="253" w:lineRule="atLeast"/>
        <w:ind w:left="426"/>
        <w:jc w:val="both"/>
        <w:rPr>
          <w:rFonts w:eastAsia="Times New Roman"/>
        </w:rPr>
      </w:pPr>
    </w:p>
    <w:p w14:paraId="590D50C2" w14:textId="69CDB444" w:rsidP="00276CC2" w:rsidR="00861F2D" w:rsidRDefault="00861F2D" w:rsidRPr="002855AC">
      <w:pPr>
        <w:pStyle w:val="CM30"/>
        <w:spacing w:line="253" w:lineRule="atLeast"/>
        <w:ind w:left="426"/>
        <w:jc w:val="both"/>
        <w:rPr>
          <w:rFonts w:eastAsia="Times New Roman"/>
          <w:color w:val="FF0000"/>
        </w:rPr>
      </w:pPr>
      <w:r>
        <w:rPr>
          <w:rFonts w:eastAsia="Times New Roman"/>
        </w:rPr>
        <w:lastRenderedPageBreak/>
        <w:t xml:space="preserve">Les télétravailleurs disposant habituellement de titres restaurants en conserveront le bénéfice en cas de télétravail (sauf fermeture totale du site de rattachement) selon </w:t>
      </w:r>
      <w:r w:rsidRPr="003D6C4F">
        <w:rPr>
          <w:rFonts w:eastAsia="Times New Roman"/>
        </w:rPr>
        <w:t>les règles ha</w:t>
      </w:r>
      <w:r w:rsidRPr="002855AC">
        <w:rPr>
          <w:rFonts w:eastAsia="Times New Roman"/>
        </w:rPr>
        <w:t>bituelles</w:t>
      </w:r>
      <w:r w:rsidR="006E6420" w:rsidRPr="002855AC">
        <w:rPr>
          <w:rFonts w:eastAsia="Times New Roman"/>
        </w:rPr>
        <w:t xml:space="preserve"> de calcul et d’attribution</w:t>
      </w:r>
      <w:r w:rsidRPr="002855AC">
        <w:rPr>
          <w:rFonts w:eastAsia="Times New Roman"/>
        </w:rPr>
        <w:t xml:space="preserve">. </w:t>
      </w:r>
    </w:p>
    <w:p w14:paraId="6B4308F9" w14:textId="77777777" w:rsidP="00276CC2" w:rsidR="006E6420" w:rsidRDefault="006E6420" w:rsidRPr="002855AC">
      <w:pPr>
        <w:pStyle w:val="CM30"/>
        <w:spacing w:line="253" w:lineRule="atLeast"/>
        <w:ind w:left="426"/>
        <w:jc w:val="both"/>
        <w:rPr>
          <w:rFonts w:eastAsia="Times New Roman"/>
          <w:color w:val="FF0000"/>
        </w:rPr>
      </w:pPr>
    </w:p>
    <w:p w14:paraId="72D0EB3D" w14:textId="73776151" w:rsidP="00E55BAD" w:rsidR="00063A07" w:rsidRDefault="00063A07" w:rsidRPr="00E55BAD">
      <w:pPr>
        <w:pStyle w:val="Titre1"/>
        <w:spacing w:before="0"/>
        <w:rPr>
          <w:sz w:val="24"/>
          <w:szCs w:val="24"/>
          <w:u w:val="single"/>
        </w:rPr>
      </w:pPr>
      <w:r w:rsidRPr="00E55BAD">
        <w:rPr>
          <w:sz w:val="24"/>
          <w:szCs w:val="24"/>
          <w:u w:val="single"/>
        </w:rPr>
        <w:t xml:space="preserve">Article </w:t>
      </w:r>
      <w:r w:rsidR="00DD2254">
        <w:rPr>
          <w:sz w:val="24"/>
          <w:szCs w:val="24"/>
          <w:u w:val="single"/>
        </w:rPr>
        <w:t>9</w:t>
      </w:r>
      <w:r w:rsidRPr="00E55BAD">
        <w:rPr>
          <w:sz w:val="24"/>
          <w:szCs w:val="24"/>
          <w:u w:val="single"/>
        </w:rPr>
        <w:t xml:space="preserve"> : Règles en matière de sécurité et santé au travail </w:t>
      </w:r>
    </w:p>
    <w:p w14:paraId="53DD81A3" w14:textId="77777777" w:rsidP="00134340" w:rsidR="00063A07" w:rsidRDefault="00063A07" w:rsidRPr="00063A07">
      <w:pPr>
        <w:pStyle w:val="CM30"/>
        <w:spacing w:line="253" w:lineRule="atLeast"/>
        <w:jc w:val="both"/>
        <w:rPr>
          <w:rFonts w:ascii="Arial" w:cs="Arial" w:hAnsi="Arial"/>
        </w:rPr>
      </w:pPr>
      <w:r w:rsidRPr="00063A07">
        <w:rPr>
          <w:rFonts w:ascii="Arial" w:cs="Arial" w:hAnsi="Arial"/>
        </w:rPr>
        <w:t>Il est rappelé que l’ensemble des dispositions légales et conventionnelles relatives à la santé et à la sécurité sont applicables au salarié pendant le télétravail.</w:t>
      </w:r>
    </w:p>
    <w:p w14:paraId="73C33B6E" w14:textId="77777777" w:rsidP="00134340" w:rsidR="00063A07" w:rsidRDefault="00063A07" w:rsidRPr="00063A07">
      <w:pPr>
        <w:pStyle w:val="CM30"/>
        <w:spacing w:line="253" w:lineRule="atLeast"/>
        <w:jc w:val="both"/>
        <w:rPr>
          <w:rFonts w:ascii="Arial" w:cs="Arial" w:hAnsi="Arial"/>
        </w:rPr>
      </w:pPr>
    </w:p>
    <w:p w14:paraId="23CBD669" w14:textId="77777777" w:rsidP="00134340" w:rsidR="00063A07" w:rsidRDefault="00063A07" w:rsidRPr="00063A07">
      <w:pPr>
        <w:pStyle w:val="CM30"/>
        <w:spacing w:line="253" w:lineRule="atLeast"/>
        <w:jc w:val="both"/>
        <w:rPr>
          <w:rFonts w:ascii="Arial" w:cs="Arial" w:hAnsi="Arial"/>
        </w:rPr>
      </w:pPr>
      <w:r w:rsidRPr="00063A07">
        <w:rPr>
          <w:rFonts w:ascii="Arial" w:cs="Arial" w:hAnsi="Arial"/>
        </w:rPr>
        <w:t xml:space="preserve">Les salariés en télétravail bénéficient de la même couverture accident, maladie, décès et prévoyance que les autres salariés de l’entreprise et ils font l’objet du même suivi par le service de santé. </w:t>
      </w:r>
    </w:p>
    <w:p w14:paraId="5DED3FE7" w14:textId="77777777" w:rsidP="00134340" w:rsidR="00063A07" w:rsidRDefault="00063A07" w:rsidRPr="00063A07">
      <w:pPr>
        <w:pStyle w:val="CM30"/>
        <w:spacing w:line="253" w:lineRule="atLeast"/>
        <w:jc w:val="both"/>
        <w:rPr>
          <w:rFonts w:ascii="Arial" w:cs="Arial" w:hAnsi="Arial"/>
        </w:rPr>
      </w:pPr>
    </w:p>
    <w:p w14:paraId="71B95EE0" w14:textId="77777777" w:rsidP="00134340" w:rsidR="00063A07" w:rsidRDefault="00063A07" w:rsidRPr="00063A07">
      <w:pPr>
        <w:pStyle w:val="CM30"/>
        <w:spacing w:line="253" w:lineRule="atLeast"/>
        <w:jc w:val="both"/>
        <w:rPr>
          <w:rFonts w:ascii="Arial" w:cs="Arial" w:hAnsi="Arial"/>
        </w:rPr>
      </w:pPr>
      <w:r w:rsidRPr="00063A07">
        <w:rPr>
          <w:rFonts w:ascii="Arial" w:cs="Arial" w:hAnsi="Arial"/>
        </w:rPr>
        <w:t xml:space="preserve">La visite médicale sera organisée pendant les jours de présence sur site et sera l’occasion de faire un point sur les conditions particulières de travail du salarié. </w:t>
      </w:r>
    </w:p>
    <w:p w14:paraId="6F79AF08" w14:textId="77777777" w:rsidP="00134340" w:rsidR="00063A07" w:rsidRDefault="00063A07" w:rsidRPr="00063A07">
      <w:pPr>
        <w:pStyle w:val="CM30"/>
        <w:spacing w:line="253" w:lineRule="atLeast"/>
        <w:jc w:val="both"/>
        <w:rPr>
          <w:rFonts w:ascii="Arial" w:cs="Arial" w:hAnsi="Arial"/>
        </w:rPr>
      </w:pPr>
    </w:p>
    <w:p w14:paraId="2A3CC942" w14:textId="77777777" w:rsidP="00134340" w:rsidR="00063A07" w:rsidRDefault="00063A07" w:rsidRPr="00063A07">
      <w:pPr>
        <w:pStyle w:val="CM30"/>
        <w:spacing w:line="253" w:lineRule="atLeast"/>
        <w:jc w:val="both"/>
        <w:rPr>
          <w:rFonts w:ascii="Arial" w:cs="Arial" w:hAnsi="Arial"/>
        </w:rPr>
      </w:pPr>
      <w:r w:rsidRPr="00063A07">
        <w:rPr>
          <w:rFonts w:ascii="Arial" w:cs="Arial" w:hAnsi="Arial"/>
        </w:rPr>
        <w:t xml:space="preserve">Dans son évaluation de la situation, la médecine du travail devra apprécier les conditions dans lesquelles le télétravailleur travaille à son domicile. </w:t>
      </w:r>
    </w:p>
    <w:p w14:paraId="50430423" w14:textId="77777777" w:rsidP="00134340" w:rsidR="00063A07" w:rsidRDefault="00063A07" w:rsidRPr="00063A07">
      <w:pPr>
        <w:pStyle w:val="CM30"/>
        <w:spacing w:line="253" w:lineRule="atLeast"/>
        <w:jc w:val="both"/>
        <w:rPr>
          <w:rFonts w:ascii="Arial" w:cs="Arial" w:hAnsi="Arial"/>
        </w:rPr>
      </w:pPr>
    </w:p>
    <w:p w14:paraId="36028C8E" w14:textId="77777777" w:rsidP="00E55BAD" w:rsidR="00063A07" w:rsidRDefault="00063A07" w:rsidRPr="00E55BAD">
      <w:pPr>
        <w:pStyle w:val="Titre1"/>
        <w:spacing w:before="0"/>
        <w:rPr>
          <w:sz w:val="24"/>
          <w:szCs w:val="24"/>
          <w:u w:val="single"/>
        </w:rPr>
      </w:pPr>
      <w:r w:rsidRPr="00E55BAD">
        <w:rPr>
          <w:sz w:val="24"/>
          <w:szCs w:val="24"/>
          <w:u w:val="single"/>
        </w:rPr>
        <w:t xml:space="preserve">Article </w:t>
      </w:r>
      <w:r w:rsidR="00DD2254">
        <w:rPr>
          <w:sz w:val="24"/>
          <w:szCs w:val="24"/>
          <w:u w:val="single"/>
        </w:rPr>
        <w:t>10</w:t>
      </w:r>
      <w:r w:rsidRPr="00E55BAD">
        <w:rPr>
          <w:sz w:val="24"/>
          <w:szCs w:val="24"/>
          <w:u w:val="single"/>
        </w:rPr>
        <w:t xml:space="preserve"> : Accidents de travail et de trajet, et arrêts de travail</w:t>
      </w:r>
    </w:p>
    <w:p w14:paraId="1AD6F543" w14:textId="77777777" w:rsidP="00134340" w:rsidR="00063A07" w:rsidRDefault="00DD2254" w:rsidRPr="00063A07">
      <w:pPr>
        <w:pStyle w:val="CM30"/>
        <w:spacing w:line="253" w:lineRule="atLeast"/>
        <w:jc w:val="both"/>
        <w:rPr>
          <w:rFonts w:ascii="Arial" w:cs="Arial" w:hAnsi="Arial"/>
        </w:rPr>
      </w:pPr>
      <w:r>
        <w:rPr>
          <w:rFonts w:ascii="Arial" w:cs="Arial" w:hAnsi="Arial"/>
        </w:rPr>
        <w:t>10</w:t>
      </w:r>
      <w:r w:rsidR="00E55BAD">
        <w:rPr>
          <w:rFonts w:ascii="Arial" w:cs="Arial" w:hAnsi="Arial"/>
        </w:rPr>
        <w:t xml:space="preserve">.1 </w:t>
      </w:r>
      <w:r w:rsidR="00063A07" w:rsidRPr="00E55BAD">
        <w:rPr>
          <w:rFonts w:ascii="Arial" w:cs="Arial" w:hAnsi="Arial"/>
          <w:u w:val="single"/>
        </w:rPr>
        <w:t xml:space="preserve">Accidents de travail </w:t>
      </w:r>
      <w:r w:rsidR="00E55BAD">
        <w:rPr>
          <w:rFonts w:ascii="Arial" w:cs="Arial" w:hAnsi="Arial"/>
          <w:u w:val="single"/>
        </w:rPr>
        <w:t>ou</w:t>
      </w:r>
      <w:r w:rsidR="00063A07" w:rsidRPr="00E55BAD">
        <w:rPr>
          <w:rFonts w:ascii="Arial" w:cs="Arial" w:hAnsi="Arial"/>
          <w:u w:val="single"/>
        </w:rPr>
        <w:t xml:space="preserve"> de trajet</w:t>
      </w:r>
      <w:r w:rsidR="00063A07" w:rsidRPr="00063A07">
        <w:rPr>
          <w:rFonts w:ascii="Arial" w:cs="Arial" w:hAnsi="Arial"/>
        </w:rPr>
        <w:t xml:space="preserve"> </w:t>
      </w:r>
    </w:p>
    <w:p w14:paraId="438BBE5E" w14:textId="77777777" w:rsidP="00134340" w:rsidR="00063A07" w:rsidRDefault="00063A07" w:rsidRPr="00063A07">
      <w:pPr>
        <w:pStyle w:val="CM30"/>
        <w:spacing w:line="253" w:lineRule="atLeast"/>
        <w:jc w:val="both"/>
        <w:rPr>
          <w:rFonts w:ascii="Arial" w:cs="Arial" w:hAnsi="Arial"/>
        </w:rPr>
      </w:pPr>
    </w:p>
    <w:p w14:paraId="6312EA5F" w14:textId="77777777" w:rsidP="007D7851" w:rsidR="00063A07" w:rsidRDefault="00063A07" w:rsidRPr="00063A07">
      <w:pPr>
        <w:pStyle w:val="CM30"/>
        <w:spacing w:line="253" w:lineRule="atLeast"/>
        <w:jc w:val="both"/>
        <w:rPr>
          <w:rFonts w:ascii="Arial" w:cs="Arial" w:hAnsi="Arial"/>
        </w:rPr>
      </w:pPr>
      <w:r w:rsidRPr="00063A07">
        <w:rPr>
          <w:rFonts w:ascii="Arial" w:cs="Arial" w:hAnsi="Arial"/>
        </w:rPr>
        <w:t xml:space="preserve">Les télétravailleurs bénéficient de la législation sur les accidents du travail et de trajet. </w:t>
      </w:r>
    </w:p>
    <w:p w14:paraId="67B630A0" w14:textId="77777777" w:rsidP="007D7851" w:rsidR="00063A07" w:rsidRDefault="00063A07" w:rsidRPr="00063A07">
      <w:pPr>
        <w:pStyle w:val="CM30"/>
        <w:spacing w:line="253" w:lineRule="atLeast"/>
        <w:jc w:val="both"/>
        <w:rPr>
          <w:rFonts w:ascii="Arial" w:cs="Arial" w:hAnsi="Arial"/>
        </w:rPr>
      </w:pPr>
    </w:p>
    <w:p w14:paraId="53745C77" w14:textId="77777777" w:rsidP="007D7851" w:rsidR="00063A07" w:rsidRDefault="00063A07" w:rsidRPr="00063A07">
      <w:pPr>
        <w:pStyle w:val="CM30"/>
        <w:spacing w:line="253" w:lineRule="atLeast"/>
        <w:jc w:val="both"/>
        <w:rPr>
          <w:rFonts w:ascii="Arial" w:cs="Arial" w:hAnsi="Arial"/>
        </w:rPr>
      </w:pPr>
      <w:r w:rsidRPr="00063A07">
        <w:rPr>
          <w:rFonts w:ascii="Arial" w:cs="Arial" w:hAnsi="Arial"/>
        </w:rPr>
        <w:t xml:space="preserve">Un accident survenu au télétravailleur pendant l'exercice de l'activité professionnelle du télétravailleur (activité professionnelle sur les jours de télétravail et dans la plage journalière de travail) sera soumis au même régime que s'il était intervenu dans les locaux de l'entreprise pendant le temps de travail. </w:t>
      </w:r>
    </w:p>
    <w:p w14:paraId="320C221D" w14:textId="77777777" w:rsidP="007D7851" w:rsidR="00063A07" w:rsidRDefault="00063A07" w:rsidRPr="00063A07">
      <w:pPr>
        <w:pStyle w:val="CM30"/>
        <w:spacing w:line="253" w:lineRule="atLeast"/>
        <w:jc w:val="both"/>
        <w:rPr>
          <w:rFonts w:ascii="Arial" w:cs="Arial" w:hAnsi="Arial"/>
        </w:rPr>
      </w:pPr>
    </w:p>
    <w:p w14:paraId="1685870F" w14:textId="77777777" w:rsidP="007D7851" w:rsidR="00063A07" w:rsidRDefault="00063A07" w:rsidRPr="00063A07">
      <w:pPr>
        <w:pStyle w:val="CM30"/>
        <w:spacing w:line="253" w:lineRule="atLeast"/>
        <w:jc w:val="both"/>
        <w:rPr>
          <w:rFonts w:ascii="Arial" w:cs="Arial" w:hAnsi="Arial"/>
        </w:rPr>
      </w:pPr>
      <w:r w:rsidRPr="00063A07">
        <w:rPr>
          <w:rFonts w:ascii="Arial" w:cs="Arial" w:hAnsi="Arial"/>
        </w:rPr>
        <w:t xml:space="preserve">Par ailleurs, il est précisé que le télétravailleur est également couvert au titre de la législation sur les accidents de travail dès lors qu’il se déplace pour se rendre dans les locaux de l’entreprise ou dans le cadre de tout autre déplacement qu’il est amené à faire dans l’exercice de ses missions. </w:t>
      </w:r>
    </w:p>
    <w:p w14:paraId="1B9AF9BB" w14:textId="77777777" w:rsidP="007D7851" w:rsidR="00063A07" w:rsidRDefault="00063A07" w:rsidRPr="00063A07">
      <w:pPr>
        <w:pStyle w:val="CM30"/>
        <w:spacing w:line="253" w:lineRule="atLeast"/>
        <w:jc w:val="both"/>
        <w:rPr>
          <w:rFonts w:ascii="Arial" w:cs="Arial" w:hAnsi="Arial"/>
        </w:rPr>
      </w:pPr>
    </w:p>
    <w:p w14:paraId="236B4604" w14:textId="77777777" w:rsidP="007D7851" w:rsidR="00063A07" w:rsidRDefault="00063A07" w:rsidRPr="00063A07">
      <w:pPr>
        <w:pStyle w:val="CM30"/>
        <w:spacing w:line="253" w:lineRule="atLeast"/>
        <w:jc w:val="both"/>
        <w:rPr>
          <w:rFonts w:ascii="Arial" w:cs="Arial" w:hAnsi="Arial"/>
        </w:rPr>
      </w:pPr>
      <w:r w:rsidRPr="00063A07">
        <w:rPr>
          <w:rFonts w:ascii="Arial" w:cs="Arial" w:hAnsi="Arial"/>
        </w:rPr>
        <w:t xml:space="preserve">Dans ces cas, le télétravailleur doit informer son responsable hiérarchique de l'accident dans les délais légaux et transmettre tous les éléments d’information nécessaire à l’élaboration de la déclaration d’accident du travail. </w:t>
      </w:r>
    </w:p>
    <w:p w14:paraId="6569BB14" w14:textId="77777777" w:rsidP="00134340" w:rsidR="00063A07" w:rsidRDefault="00063A07" w:rsidRPr="00063A07">
      <w:pPr>
        <w:pStyle w:val="CM30"/>
        <w:spacing w:line="253" w:lineRule="atLeast"/>
        <w:jc w:val="both"/>
        <w:rPr>
          <w:rFonts w:ascii="Arial" w:cs="Arial" w:hAnsi="Arial"/>
        </w:rPr>
      </w:pPr>
    </w:p>
    <w:p w14:paraId="243ACDE0" w14:textId="555C1004" w:rsidP="003D6C4F" w:rsidR="00063A07" w:rsidRDefault="00DD2254" w:rsidRPr="00063A07">
      <w:pPr>
        <w:rPr>
          <w:rFonts w:ascii="Arial" w:cs="Arial" w:hAnsi="Arial"/>
        </w:rPr>
      </w:pPr>
      <w:r>
        <w:rPr>
          <w:rFonts w:ascii="Arial" w:cs="Arial" w:hAnsi="Arial"/>
        </w:rPr>
        <w:t>10</w:t>
      </w:r>
      <w:r w:rsidR="00E55BAD">
        <w:rPr>
          <w:rFonts w:ascii="Arial" w:cs="Arial" w:hAnsi="Arial"/>
        </w:rPr>
        <w:t xml:space="preserve">.2 </w:t>
      </w:r>
      <w:r w:rsidR="00063A07" w:rsidRPr="00E55BAD">
        <w:rPr>
          <w:rFonts w:ascii="Arial" w:cs="Arial" w:hAnsi="Arial"/>
          <w:u w:val="single"/>
        </w:rPr>
        <w:t>Arrêt de travail</w:t>
      </w:r>
      <w:r w:rsidR="00063A07" w:rsidRPr="00063A07">
        <w:rPr>
          <w:rFonts w:ascii="Arial" w:cs="Arial" w:hAnsi="Arial"/>
        </w:rPr>
        <w:t xml:space="preserve"> </w:t>
      </w:r>
    </w:p>
    <w:p w14:paraId="7EF8DB85" w14:textId="77777777" w:rsidP="00134340" w:rsidR="00063A07" w:rsidRDefault="00063A07" w:rsidRPr="00063A07">
      <w:pPr>
        <w:pStyle w:val="CM30"/>
        <w:spacing w:line="253" w:lineRule="atLeast"/>
        <w:jc w:val="both"/>
        <w:rPr>
          <w:rFonts w:ascii="Arial" w:cs="Arial" w:hAnsi="Arial"/>
        </w:rPr>
      </w:pPr>
    </w:p>
    <w:p w14:paraId="2C0A72A8" w14:textId="77777777" w:rsidP="007D7851" w:rsidR="00063A07" w:rsidRDefault="00063A07" w:rsidRPr="00063A07">
      <w:pPr>
        <w:pStyle w:val="CM30"/>
        <w:spacing w:line="253" w:lineRule="atLeast"/>
        <w:jc w:val="both"/>
        <w:rPr>
          <w:rFonts w:ascii="Arial" w:cs="Arial" w:hAnsi="Arial"/>
        </w:rPr>
      </w:pPr>
      <w:r w:rsidRPr="00063A07">
        <w:rPr>
          <w:rFonts w:ascii="Arial" w:cs="Arial" w:hAnsi="Arial"/>
        </w:rPr>
        <w:t xml:space="preserve">En cas d’arrêt de travail prononcé par un médecin, le télétravailleur doit en informer son responsable hiérarchique et transmettre le justificatif dans les mêmes délais que lorsqu'il effectue son travail habituellement dans les locaux de l'entreprise. </w:t>
      </w:r>
    </w:p>
    <w:p w14:paraId="721B10E4" w14:textId="77777777" w:rsidP="00134340" w:rsidR="00063A07" w:rsidRDefault="00063A07" w:rsidRPr="00063A07">
      <w:pPr>
        <w:pStyle w:val="CM30"/>
        <w:spacing w:line="253" w:lineRule="atLeast"/>
        <w:jc w:val="both"/>
        <w:rPr>
          <w:rFonts w:ascii="Arial" w:cs="Arial" w:hAnsi="Arial"/>
        </w:rPr>
      </w:pPr>
    </w:p>
    <w:p w14:paraId="1363FD95" w14:textId="77777777" w:rsidP="00E55BAD" w:rsidR="00063A07" w:rsidRDefault="00E55BAD" w:rsidRPr="00E55BAD">
      <w:pPr>
        <w:pStyle w:val="Titre1"/>
        <w:spacing w:before="0"/>
        <w:rPr>
          <w:sz w:val="24"/>
          <w:szCs w:val="24"/>
          <w:u w:val="single"/>
        </w:rPr>
      </w:pPr>
      <w:r>
        <w:rPr>
          <w:sz w:val="24"/>
          <w:szCs w:val="24"/>
          <w:u w:val="single"/>
        </w:rPr>
        <w:t>Article 11</w:t>
      </w:r>
      <w:r w:rsidR="00063A07" w:rsidRPr="00E55BAD">
        <w:rPr>
          <w:sz w:val="24"/>
          <w:szCs w:val="24"/>
          <w:u w:val="single"/>
        </w:rPr>
        <w:t xml:space="preserve"> – Entrée en vigueur et durée de l’accord</w:t>
      </w:r>
    </w:p>
    <w:p w14:paraId="7E03EF41" w14:textId="77777777" w:rsidP="00134340" w:rsidR="00063A07" w:rsidRDefault="00063A07">
      <w:pPr>
        <w:pStyle w:val="CM30"/>
        <w:spacing w:line="253" w:lineRule="atLeast"/>
        <w:jc w:val="both"/>
        <w:rPr>
          <w:rFonts w:ascii="Arial" w:cs="Arial" w:hAnsi="Arial"/>
        </w:rPr>
      </w:pPr>
      <w:r w:rsidRPr="00063A07">
        <w:rPr>
          <w:rFonts w:ascii="Arial" w:cs="Arial" w:hAnsi="Arial"/>
        </w:rPr>
        <w:t>Le présent accord est conclu pour une durée indéterminée à compter de sa date de signature.</w:t>
      </w:r>
    </w:p>
    <w:p w14:paraId="77FE7E4E" w14:textId="77777777" w:rsidP="00134340" w:rsidR="00C31894" w:rsidRDefault="00C31894">
      <w:pPr>
        <w:pStyle w:val="CM30"/>
        <w:spacing w:line="253" w:lineRule="atLeast"/>
        <w:jc w:val="both"/>
        <w:rPr>
          <w:rFonts w:ascii="Arial" w:cs="Arial" w:hAnsi="Arial"/>
        </w:rPr>
      </w:pPr>
    </w:p>
    <w:p w14:paraId="7940738A" w14:textId="77777777" w:rsidP="00134340" w:rsidR="00C31894" w:rsidRDefault="00C31894" w:rsidRPr="00063A07">
      <w:pPr>
        <w:pStyle w:val="CM30"/>
        <w:spacing w:line="253" w:lineRule="atLeast"/>
        <w:jc w:val="both"/>
        <w:rPr>
          <w:rFonts w:ascii="Arial" w:cs="Arial" w:hAnsi="Arial"/>
        </w:rPr>
      </w:pPr>
      <w:r>
        <w:rPr>
          <w:rFonts w:ascii="Arial" w:cs="Arial" w:hAnsi="Arial"/>
        </w:rPr>
        <w:t>Il entrera en vigueur dans les conditions prévues par l’article L.2261-1 du Code du Travail.</w:t>
      </w:r>
    </w:p>
    <w:p w14:paraId="389D630E" w14:textId="77777777" w:rsidP="00134340" w:rsidR="00063A07" w:rsidRDefault="00063A07">
      <w:pPr>
        <w:pStyle w:val="CM30"/>
        <w:spacing w:line="253" w:lineRule="atLeast"/>
        <w:jc w:val="both"/>
        <w:rPr>
          <w:rFonts w:ascii="Arial" w:cs="Arial" w:hAnsi="Arial"/>
        </w:rPr>
      </w:pPr>
    </w:p>
    <w:p w14:paraId="27261DF3" w14:textId="77777777" w:rsidP="00E55BAD" w:rsidR="00063A07" w:rsidRDefault="00063A07" w:rsidRPr="00E55BAD">
      <w:pPr>
        <w:pStyle w:val="Titre1"/>
        <w:spacing w:before="0"/>
        <w:rPr>
          <w:sz w:val="24"/>
          <w:szCs w:val="24"/>
          <w:u w:val="single"/>
        </w:rPr>
      </w:pPr>
      <w:r w:rsidRPr="00E55BAD">
        <w:rPr>
          <w:sz w:val="24"/>
          <w:szCs w:val="24"/>
          <w:u w:val="single"/>
        </w:rPr>
        <w:t>Article 1</w:t>
      </w:r>
      <w:r w:rsidR="00E55BAD">
        <w:rPr>
          <w:sz w:val="24"/>
          <w:szCs w:val="24"/>
          <w:u w:val="single"/>
        </w:rPr>
        <w:t>2</w:t>
      </w:r>
      <w:r w:rsidRPr="00E55BAD">
        <w:rPr>
          <w:sz w:val="24"/>
          <w:szCs w:val="24"/>
          <w:u w:val="single"/>
        </w:rPr>
        <w:t xml:space="preserve"> – Dénonciation - Révision de l'accord</w:t>
      </w:r>
    </w:p>
    <w:p w14:paraId="4AD5BE14" w14:textId="77777777" w:rsidP="00E55BAD" w:rsidR="00063A07" w:rsidRDefault="00063A07">
      <w:pPr>
        <w:pStyle w:val="CM30"/>
        <w:spacing w:line="253" w:lineRule="atLeast"/>
        <w:jc w:val="both"/>
        <w:rPr>
          <w:rFonts w:ascii="Arial" w:cs="Arial" w:hAnsi="Arial"/>
        </w:rPr>
      </w:pPr>
      <w:r w:rsidRPr="00063A07">
        <w:rPr>
          <w:rFonts w:ascii="Arial" w:cs="Arial" w:hAnsi="Arial"/>
        </w:rPr>
        <w:t>Le présent accord pourra faire l’objet d’une demande motivée de révision à la demande de l’une des parties signataires. L’examen de cette demande se fera alors au cours d’une nouvelle réunion paritaire.</w:t>
      </w:r>
    </w:p>
    <w:p w14:paraId="18D67ADE" w14:textId="77777777" w:rsidP="00E55BAD" w:rsidR="00063A07" w:rsidRDefault="00063A07" w:rsidRPr="00063A07">
      <w:pPr>
        <w:pStyle w:val="CM30"/>
        <w:spacing w:line="253" w:lineRule="atLeast"/>
        <w:jc w:val="both"/>
        <w:rPr>
          <w:rFonts w:ascii="Arial" w:cs="Arial" w:hAnsi="Arial"/>
        </w:rPr>
      </w:pPr>
      <w:r w:rsidRPr="00063A07">
        <w:rPr>
          <w:rFonts w:ascii="Arial" w:cs="Arial" w:hAnsi="Arial"/>
        </w:rPr>
        <w:t>Toute révision éventuelle du présent accord fera l’objet de la conclusion d’un avenant, dans le respect des dispositions de l’article L2261-7 du Code du Travail.</w:t>
      </w:r>
    </w:p>
    <w:p w14:paraId="77344660" w14:textId="77777777" w:rsidP="00E55BAD" w:rsidR="00063A07" w:rsidRDefault="00063A07" w:rsidRPr="00063A07">
      <w:pPr>
        <w:pStyle w:val="CM30"/>
        <w:spacing w:line="253" w:lineRule="atLeast"/>
        <w:jc w:val="both"/>
        <w:rPr>
          <w:rFonts w:ascii="Arial" w:cs="Arial" w:hAnsi="Arial"/>
        </w:rPr>
      </w:pPr>
    </w:p>
    <w:p w14:paraId="6CBBB177" w14:textId="23FDBB9F" w:rsidP="00E55BAD" w:rsidR="00E55BAD" w:rsidRDefault="00063A07" w:rsidRPr="00063A07">
      <w:pPr>
        <w:pStyle w:val="CM30"/>
        <w:spacing w:line="253" w:lineRule="atLeast"/>
        <w:jc w:val="both"/>
        <w:rPr>
          <w:rFonts w:ascii="Arial" w:cs="Arial" w:hAnsi="Arial"/>
        </w:rPr>
      </w:pPr>
      <w:r w:rsidRPr="00063A07">
        <w:rPr>
          <w:rFonts w:ascii="Arial" w:cs="Arial" w:hAnsi="Arial"/>
        </w:rPr>
        <w:t>L’une ou l’autre des parties signataires peut demander la révision ou la dénonciation de l’accord par courrier recommandé en respectant un préavis de trois mois selon les dispositions de l’article L2261-9 du Code du Travail.</w:t>
      </w:r>
    </w:p>
    <w:p w14:paraId="77940415" w14:textId="77777777" w:rsidP="00134340" w:rsidR="00063A07" w:rsidRDefault="00063A07" w:rsidRPr="00063A07">
      <w:pPr>
        <w:pStyle w:val="CM30"/>
        <w:spacing w:line="253" w:lineRule="atLeast"/>
        <w:jc w:val="both"/>
        <w:rPr>
          <w:rFonts w:ascii="Arial" w:cs="Arial" w:hAnsi="Arial"/>
        </w:rPr>
      </w:pPr>
    </w:p>
    <w:p w14:paraId="046DA287" w14:textId="77777777" w:rsidP="00134340" w:rsidR="00244015" w:rsidRDefault="002D230E" w:rsidRPr="00E55BAD">
      <w:pPr>
        <w:pStyle w:val="Titre1"/>
        <w:spacing w:before="0"/>
        <w:rPr>
          <w:rFonts w:cs="Arial"/>
          <w:b w:val="0"/>
          <w:sz w:val="24"/>
          <w:szCs w:val="24"/>
          <w:u w:val="single"/>
        </w:rPr>
      </w:pPr>
      <w:r w:rsidRPr="00E55BAD">
        <w:rPr>
          <w:sz w:val="24"/>
          <w:szCs w:val="24"/>
          <w:u w:val="single"/>
        </w:rPr>
        <w:t xml:space="preserve">Article </w:t>
      </w:r>
      <w:r w:rsidR="00FB316F" w:rsidRPr="00E55BAD">
        <w:rPr>
          <w:sz w:val="24"/>
          <w:szCs w:val="24"/>
          <w:u w:val="single"/>
        </w:rPr>
        <w:t>1</w:t>
      </w:r>
      <w:r w:rsidR="00E55BAD" w:rsidRPr="00E55BAD">
        <w:rPr>
          <w:sz w:val="24"/>
          <w:szCs w:val="24"/>
          <w:u w:val="single"/>
        </w:rPr>
        <w:t>3</w:t>
      </w:r>
      <w:r w:rsidRPr="00E55BAD">
        <w:rPr>
          <w:sz w:val="24"/>
          <w:szCs w:val="24"/>
          <w:u w:val="single"/>
        </w:rPr>
        <w:t xml:space="preserve"> – </w:t>
      </w:r>
      <w:r w:rsidR="00244015" w:rsidRPr="00E55BAD">
        <w:rPr>
          <w:rFonts w:cs="Arial"/>
          <w:sz w:val="24"/>
          <w:szCs w:val="24"/>
          <w:u w:val="single"/>
        </w:rPr>
        <w:t>Formalités de publicité et de dépôt</w:t>
      </w:r>
    </w:p>
    <w:p w14:paraId="7D00C31F" w14:textId="77777777" w:rsidP="00134340" w:rsidR="00244015" w:rsidRDefault="00244015" w:rsidRPr="000F2220">
      <w:pPr>
        <w:jc w:val="both"/>
        <w:rPr>
          <w:rFonts w:ascii="Arial" w:cs="Arial" w:hAnsi="Arial"/>
        </w:rPr>
      </w:pPr>
      <w:r w:rsidRPr="000F2220">
        <w:rPr>
          <w:rFonts w:ascii="Arial" w:cs="Arial" w:hAnsi="Arial"/>
        </w:rPr>
        <w:t xml:space="preserve">Conformément à l’article L. 2231-5 du Code du travail, le présent accord </w:t>
      </w:r>
      <w:r w:rsidR="00E55BAD">
        <w:rPr>
          <w:rFonts w:ascii="Arial" w:cs="Arial" w:hAnsi="Arial"/>
        </w:rPr>
        <w:t>sera</w:t>
      </w:r>
      <w:r w:rsidR="004D140B" w:rsidRPr="000F2220">
        <w:rPr>
          <w:rFonts w:ascii="Arial" w:cs="Arial" w:hAnsi="Arial"/>
        </w:rPr>
        <w:t xml:space="preserve"> </w:t>
      </w:r>
      <w:r w:rsidRPr="000F2220">
        <w:rPr>
          <w:rFonts w:ascii="Arial" w:cs="Arial" w:hAnsi="Arial"/>
        </w:rPr>
        <w:t xml:space="preserve">notifié à chacune des organisations représentatives. </w:t>
      </w:r>
    </w:p>
    <w:p w14:paraId="214A714D" w14:textId="77777777" w:rsidP="00134340" w:rsidR="002624FA" w:rsidRDefault="002624FA" w:rsidRPr="000F2220">
      <w:pPr>
        <w:jc w:val="both"/>
        <w:rPr>
          <w:rFonts w:ascii="Arial" w:cs="Arial" w:hAnsi="Arial"/>
        </w:rPr>
      </w:pPr>
    </w:p>
    <w:p w14:paraId="3FE96652" w14:textId="77777777" w:rsidP="00134340" w:rsidR="00244015" w:rsidRDefault="00E55BAD">
      <w:pPr>
        <w:jc w:val="both"/>
        <w:rPr>
          <w:rFonts w:ascii="Arial" w:cs="Arial" w:hAnsi="Arial"/>
        </w:rPr>
      </w:pPr>
      <w:r>
        <w:rPr>
          <w:rFonts w:ascii="Arial" w:cs="Arial" w:hAnsi="Arial"/>
        </w:rPr>
        <w:t>Le présent accord fait l’objet d’un dépôt en deux exemplaires à la Direction Régionale des Entreprises, de la Concurrence, de la Consommation, du Travail et de l’Emploi, dont une version sur support papier signée des parties et une version sur support électronique</w:t>
      </w:r>
      <w:r w:rsidR="00244015" w:rsidRPr="000F2220">
        <w:rPr>
          <w:rFonts w:ascii="Arial" w:cs="Arial" w:hAnsi="Arial"/>
        </w:rPr>
        <w:t>.</w:t>
      </w:r>
    </w:p>
    <w:p w14:paraId="78073F56" w14:textId="77777777" w:rsidP="00134340" w:rsidR="00E55BAD" w:rsidRDefault="00E55BAD">
      <w:pPr>
        <w:jc w:val="both"/>
        <w:rPr>
          <w:rFonts w:ascii="Arial" w:cs="Arial" w:hAnsi="Arial"/>
        </w:rPr>
      </w:pPr>
    </w:p>
    <w:p w14:paraId="4915C77E" w14:textId="7DDB7F96" w:rsidP="00134340" w:rsidR="00E55BAD" w:rsidRDefault="00E55BAD">
      <w:pPr>
        <w:jc w:val="both"/>
        <w:rPr>
          <w:rFonts w:ascii="Arial" w:cs="Arial" w:hAnsi="Arial"/>
        </w:rPr>
      </w:pPr>
      <w:r>
        <w:rPr>
          <w:rFonts w:ascii="Arial" w:cs="Arial" w:hAnsi="Arial"/>
        </w:rPr>
        <w:t xml:space="preserve">Un exemplaire du présent accord sera par ailleurs déposé au greffe du Conseil de </w:t>
      </w:r>
      <w:r w:rsidR="003B5F64">
        <w:rPr>
          <w:rFonts w:ascii="Arial" w:cs="Arial" w:hAnsi="Arial"/>
        </w:rPr>
        <w:t>Prud’hommes</w:t>
      </w:r>
      <w:r>
        <w:rPr>
          <w:rFonts w:ascii="Arial" w:cs="Arial" w:hAnsi="Arial"/>
        </w:rPr>
        <w:t xml:space="preserve"> du lieu de conclusion.</w:t>
      </w:r>
    </w:p>
    <w:p w14:paraId="63931359" w14:textId="77777777" w:rsidP="00134340" w:rsidR="00E55BAD" w:rsidRDefault="00E55BAD">
      <w:pPr>
        <w:jc w:val="both"/>
        <w:rPr>
          <w:rFonts w:ascii="Arial" w:cs="Arial" w:hAnsi="Arial"/>
        </w:rPr>
      </w:pPr>
    </w:p>
    <w:p w14:paraId="1C5A30B9" w14:textId="14349415" w:rsidP="00134340" w:rsidR="00E55BAD" w:rsidRDefault="007D7851" w:rsidRPr="000F2220">
      <w:pPr>
        <w:jc w:val="both"/>
        <w:rPr>
          <w:rFonts w:ascii="Arial" w:cs="Arial" w:hAnsi="Arial"/>
        </w:rPr>
      </w:pPr>
      <w:r>
        <w:rPr>
          <w:rFonts w:ascii="Arial" w:cs="Arial" w:hAnsi="Arial"/>
        </w:rPr>
        <w:t>C</w:t>
      </w:r>
      <w:r w:rsidR="00E55BAD">
        <w:rPr>
          <w:rFonts w:ascii="Arial" w:cs="Arial" w:hAnsi="Arial"/>
        </w:rPr>
        <w:t>es formalité</w:t>
      </w:r>
      <w:r w:rsidR="005C3E2F">
        <w:rPr>
          <w:rFonts w:ascii="Arial" w:cs="Arial" w:hAnsi="Arial"/>
        </w:rPr>
        <w:t>s</w:t>
      </w:r>
      <w:r w:rsidR="00E55BAD">
        <w:rPr>
          <w:rFonts w:ascii="Arial" w:cs="Arial" w:hAnsi="Arial"/>
        </w:rPr>
        <w:t xml:space="preserve"> de dépôt ser</w:t>
      </w:r>
      <w:r w:rsidR="00C31894">
        <w:rPr>
          <w:rFonts w:ascii="Arial" w:cs="Arial" w:hAnsi="Arial"/>
        </w:rPr>
        <w:t>ont accomplies par l’employeur.</w:t>
      </w:r>
    </w:p>
    <w:p w14:paraId="4B0BF88E" w14:textId="77777777" w:rsidP="00134340" w:rsidR="00E538FF" w:rsidRDefault="00E538FF" w:rsidRPr="000F2220">
      <w:pPr>
        <w:jc w:val="both"/>
        <w:rPr>
          <w:rFonts w:ascii="Arial" w:cs="Arial" w:hAnsi="Arial"/>
        </w:rPr>
      </w:pPr>
    </w:p>
    <w:p w14:paraId="254B4724" w14:textId="7F420E11" w:rsidP="00134340" w:rsidR="002624FA" w:rsidRDefault="002624FA">
      <w:pPr>
        <w:jc w:val="both"/>
        <w:rPr>
          <w:rFonts w:ascii="Arial" w:cs="Arial" w:hAnsi="Arial"/>
        </w:rPr>
      </w:pPr>
    </w:p>
    <w:p w14:paraId="2422A4C7" w14:textId="02479EAC" w:rsidP="00134340" w:rsidR="007D7851" w:rsidRDefault="007D7851">
      <w:pPr>
        <w:jc w:val="both"/>
        <w:rPr>
          <w:rFonts w:ascii="Arial" w:cs="Arial" w:hAnsi="Arial"/>
        </w:rPr>
      </w:pPr>
    </w:p>
    <w:p w14:paraId="109EDA45" w14:textId="77777777" w:rsidP="00134340" w:rsidR="007D7851" w:rsidRDefault="007D7851" w:rsidRPr="000F2220">
      <w:pPr>
        <w:jc w:val="both"/>
        <w:rPr>
          <w:rFonts w:ascii="Arial" w:cs="Arial" w:hAnsi="Arial"/>
        </w:rPr>
      </w:pPr>
    </w:p>
    <w:p w14:paraId="53F4E49A" w14:textId="2C8443F9" w:rsidP="00134340" w:rsidR="00244015" w:rsidRDefault="005E427C">
      <w:pPr>
        <w:jc w:val="both"/>
        <w:rPr>
          <w:rFonts w:ascii="Arial" w:cs="Arial" w:hAnsi="Arial"/>
        </w:rPr>
      </w:pPr>
      <w:r>
        <w:rPr>
          <w:rFonts w:ascii="Arial" w:cs="Arial" w:hAnsi="Arial"/>
        </w:rPr>
        <w:t xml:space="preserve">Fait à </w:t>
      </w:r>
      <w:r w:rsidR="007D7851">
        <w:rPr>
          <w:rFonts w:ascii="Arial" w:cs="Arial" w:hAnsi="Arial"/>
        </w:rPr>
        <w:t>Nogent sur Oise</w:t>
      </w:r>
      <w:r w:rsidR="00314751">
        <w:rPr>
          <w:rFonts w:ascii="Arial" w:cs="Arial" w:hAnsi="Arial"/>
        </w:rPr>
        <w:t>, le</w:t>
      </w:r>
      <w:r w:rsidR="00C31894">
        <w:rPr>
          <w:rFonts w:ascii="Arial" w:cs="Arial" w:hAnsi="Arial"/>
        </w:rPr>
        <w:t> </w:t>
      </w:r>
      <w:r w:rsidR="00426FE0">
        <w:rPr>
          <w:rFonts w:ascii="Arial" w:cs="Arial" w:hAnsi="Arial"/>
        </w:rPr>
        <w:t>27</w:t>
      </w:r>
      <w:r w:rsidR="007E69E0" w:rsidRPr="003B5F64">
        <w:rPr>
          <w:rFonts w:ascii="Arial" w:cs="Arial" w:hAnsi="Arial"/>
        </w:rPr>
        <w:t>/</w:t>
      </w:r>
      <w:r w:rsidR="00426FE0">
        <w:rPr>
          <w:rFonts w:ascii="Arial" w:cs="Arial" w:hAnsi="Arial"/>
        </w:rPr>
        <w:t>01</w:t>
      </w:r>
      <w:r w:rsidR="003D6C4F" w:rsidRPr="003B5F64">
        <w:rPr>
          <w:rFonts w:ascii="Arial" w:cs="Arial" w:hAnsi="Arial"/>
        </w:rPr>
        <w:t>/202</w:t>
      </w:r>
      <w:r w:rsidR="00426FE0">
        <w:rPr>
          <w:rFonts w:ascii="Arial" w:cs="Arial" w:hAnsi="Arial"/>
        </w:rPr>
        <w:t>1</w:t>
      </w:r>
      <w:r w:rsidR="003D6C4F" w:rsidRPr="000F2220">
        <w:rPr>
          <w:rFonts w:ascii="Arial" w:cs="Arial" w:hAnsi="Arial"/>
        </w:rPr>
        <w:t xml:space="preserve">, </w:t>
      </w:r>
      <w:r w:rsidR="00244015" w:rsidRPr="000F2220">
        <w:rPr>
          <w:rFonts w:ascii="Arial" w:cs="Arial" w:hAnsi="Arial"/>
        </w:rPr>
        <w:t xml:space="preserve">en </w:t>
      </w:r>
      <w:r w:rsidR="00314751">
        <w:rPr>
          <w:rFonts w:ascii="Arial" w:cs="Arial" w:hAnsi="Arial"/>
        </w:rPr>
        <w:t>5</w:t>
      </w:r>
      <w:r w:rsidR="00244015" w:rsidRPr="000F2220">
        <w:rPr>
          <w:rFonts w:ascii="Arial" w:cs="Arial" w:hAnsi="Arial"/>
        </w:rPr>
        <w:t xml:space="preserve"> exemplaires. </w:t>
      </w:r>
    </w:p>
    <w:p w14:paraId="74A34AF4" w14:textId="77777777" w:rsidP="00134340" w:rsidR="007D7851" w:rsidRDefault="007D7851" w:rsidRPr="000F2220">
      <w:pPr>
        <w:jc w:val="both"/>
        <w:rPr>
          <w:rFonts w:ascii="Arial" w:cs="Arial" w:hAnsi="Arial"/>
        </w:rPr>
      </w:pPr>
    </w:p>
    <w:p w14:paraId="74F2CE72" w14:textId="77777777" w:rsidP="00134340" w:rsidR="00244015" w:rsidRDefault="00244015" w:rsidRPr="000F2220">
      <w:pPr>
        <w:jc w:val="both"/>
        <w:rPr>
          <w:rFonts w:ascii="Arial" w:cs="Arial" w:hAnsi="Arial"/>
        </w:rPr>
      </w:pPr>
    </w:p>
    <w:p w14:paraId="21E6D7D6" w14:textId="1BC73DE3" w:rsidP="00134340" w:rsidR="00244015" w:rsidRDefault="00244015" w:rsidRPr="000F2220">
      <w:pPr>
        <w:jc w:val="both"/>
        <w:rPr>
          <w:rFonts w:ascii="Arial" w:cs="Arial" w:hAnsi="Arial"/>
        </w:rPr>
      </w:pPr>
      <w:r w:rsidRPr="000F2220">
        <w:rPr>
          <w:rFonts w:ascii="Arial" w:cs="Arial" w:hAnsi="Arial"/>
        </w:rPr>
        <w:t xml:space="preserve">Pour la société </w:t>
      </w:r>
      <w:r w:rsidR="005E427C">
        <w:rPr>
          <w:rFonts w:ascii="Arial" w:cs="Arial" w:hAnsi="Arial"/>
        </w:rPr>
        <w:t xml:space="preserve">Howden </w:t>
      </w:r>
      <w:r w:rsidR="007D7851">
        <w:rPr>
          <w:rFonts w:ascii="Arial" w:cs="Arial" w:hAnsi="Arial"/>
        </w:rPr>
        <w:t xml:space="preserve">BC </w:t>
      </w:r>
      <w:proofErr w:type="spellStart"/>
      <w:r w:rsidR="007D7851">
        <w:rPr>
          <w:rFonts w:ascii="Arial" w:cs="Arial" w:hAnsi="Arial"/>
        </w:rPr>
        <w:t>Compressors</w:t>
      </w:r>
      <w:proofErr w:type="spellEnd"/>
      <w:r w:rsidRPr="000F2220">
        <w:rPr>
          <w:rFonts w:ascii="Arial" w:cs="Arial" w:hAnsi="Arial"/>
        </w:rPr>
        <w:tab/>
      </w:r>
    </w:p>
    <w:p w14:paraId="2FF3004A" w14:textId="02A88EB6" w:rsidP="00134340" w:rsidR="00244015" w:rsidRDefault="00244015" w:rsidRPr="000F2220">
      <w:pPr>
        <w:jc w:val="both"/>
        <w:rPr>
          <w:rFonts w:ascii="Arial" w:cs="Arial" w:hAnsi="Arial"/>
        </w:rPr>
      </w:pPr>
      <w:r w:rsidRPr="000F2220">
        <w:rPr>
          <w:rFonts w:ascii="Arial" w:cs="Arial" w:hAnsi="Arial"/>
        </w:rPr>
        <w:t xml:space="preserve">Monsieur </w:t>
      </w:r>
      <w:ins w:author="Julie Collery" w:date="2021-03-10T13:41:00Z" w:id="3">
        <w:r w:rsidR="003935FC">
          <w:rPr>
            <w:rFonts w:ascii="Arial" w:cs="Arial" w:hAnsi="Arial"/>
          </w:rPr>
          <w:t>XXX</w:t>
        </w:r>
      </w:ins>
      <w:r w:rsidRPr="000F2220">
        <w:rPr>
          <w:rFonts w:ascii="Arial" w:cs="Arial" w:hAnsi="Arial"/>
        </w:rPr>
        <w:tab/>
      </w:r>
    </w:p>
    <w:p w14:paraId="185EDEAB" w14:textId="77777777" w:rsidP="00134340" w:rsidR="00244015" w:rsidRDefault="005E427C">
      <w:pPr>
        <w:jc w:val="both"/>
        <w:rPr>
          <w:rFonts w:ascii="Arial" w:cs="Arial" w:hAnsi="Arial"/>
        </w:rPr>
      </w:pPr>
      <w:r>
        <w:rPr>
          <w:rFonts w:ascii="Arial" w:cs="Arial" w:hAnsi="Arial"/>
        </w:rPr>
        <w:t>Directeur Général</w:t>
      </w:r>
    </w:p>
    <w:p w14:paraId="0A90FA0D" w14:textId="77777777" w:rsidP="00134340" w:rsidR="00B072B4" w:rsidRDefault="00B072B4">
      <w:pPr>
        <w:jc w:val="both"/>
        <w:rPr>
          <w:rFonts w:ascii="Arial" w:cs="Arial" w:hAnsi="Arial"/>
        </w:rPr>
      </w:pPr>
    </w:p>
    <w:p w14:paraId="76D5737A" w14:textId="77777777" w:rsidP="00134340" w:rsidR="00B072B4" w:rsidRDefault="00B072B4">
      <w:pPr>
        <w:jc w:val="both"/>
        <w:rPr>
          <w:rFonts w:ascii="Arial" w:cs="Arial" w:hAnsi="Arial"/>
        </w:rPr>
      </w:pPr>
    </w:p>
    <w:p w14:paraId="75BBF658" w14:textId="77777777" w:rsidP="00134340" w:rsidR="00B072B4" w:rsidRDefault="00B072B4">
      <w:pPr>
        <w:jc w:val="both"/>
        <w:rPr>
          <w:rFonts w:ascii="Arial" w:cs="Arial" w:hAnsi="Arial"/>
        </w:rPr>
      </w:pPr>
    </w:p>
    <w:p w14:paraId="46E684E1" w14:textId="77777777" w:rsidP="00134340" w:rsidR="00B072B4" w:rsidRDefault="00B072B4">
      <w:pPr>
        <w:jc w:val="both"/>
        <w:rPr>
          <w:rFonts w:ascii="Arial" w:cs="Arial" w:hAnsi="Arial"/>
        </w:rPr>
      </w:pPr>
    </w:p>
    <w:p w14:paraId="14848FC5" w14:textId="77777777" w:rsidP="00134340" w:rsidR="00B072B4" w:rsidRDefault="00B072B4" w:rsidRPr="000F2220">
      <w:pPr>
        <w:jc w:val="both"/>
        <w:rPr>
          <w:rFonts w:ascii="Arial" w:cs="Arial" w:hAnsi="Arial"/>
        </w:rPr>
      </w:pPr>
    </w:p>
    <w:p w14:paraId="3C8C3EDA" w14:textId="77777777" w:rsidP="00134340" w:rsidR="00244015" w:rsidRDefault="00244015" w:rsidRPr="000F2220">
      <w:pPr>
        <w:jc w:val="both"/>
        <w:rPr>
          <w:rFonts w:ascii="Arial" w:cs="Arial" w:hAnsi="Arial"/>
        </w:rPr>
      </w:pPr>
      <w:r w:rsidRPr="000F2220">
        <w:rPr>
          <w:rFonts w:ascii="Arial" w:cs="Arial" w:hAnsi="Arial"/>
        </w:rPr>
        <w:tab/>
      </w:r>
      <w:r w:rsidRPr="000F2220">
        <w:rPr>
          <w:rFonts w:ascii="Arial" w:cs="Arial" w:hAnsi="Arial"/>
        </w:rPr>
        <w:tab/>
      </w:r>
      <w:r w:rsidRPr="000F2220">
        <w:rPr>
          <w:rFonts w:ascii="Arial" w:cs="Arial" w:hAnsi="Arial"/>
        </w:rPr>
        <w:tab/>
      </w:r>
    </w:p>
    <w:p w14:paraId="6B53F334" w14:textId="2E9DE773" w:rsidP="00134340" w:rsidR="00244015" w:rsidRDefault="00244015" w:rsidRPr="000F2220">
      <w:pPr>
        <w:tabs>
          <w:tab w:pos="5245" w:val="left"/>
        </w:tabs>
        <w:jc w:val="both"/>
        <w:rPr>
          <w:rFonts w:ascii="Arial" w:cs="Arial" w:hAnsi="Arial"/>
        </w:rPr>
      </w:pPr>
      <w:r w:rsidRPr="000F2220">
        <w:rPr>
          <w:rFonts w:ascii="Arial" w:cs="Arial" w:hAnsi="Arial"/>
        </w:rPr>
        <w:t xml:space="preserve">Pour la délégation syndicale </w:t>
      </w:r>
      <w:r w:rsidR="007D7851" w:rsidRPr="000F2220">
        <w:rPr>
          <w:rFonts w:ascii="Arial" w:cs="Arial" w:hAnsi="Arial"/>
        </w:rPr>
        <w:t>C.F.D.T</w:t>
      </w:r>
      <w:r w:rsidDel="007D7851" w:rsidR="007D7851">
        <w:rPr>
          <w:rFonts w:ascii="Arial" w:cs="Arial" w:hAnsi="Arial"/>
        </w:rPr>
        <w:t xml:space="preserve"> </w:t>
      </w:r>
      <w:r w:rsidR="00B072B4">
        <w:rPr>
          <w:rFonts w:ascii="Arial" w:cs="Arial" w:hAnsi="Arial"/>
        </w:rPr>
        <w:tab/>
      </w:r>
    </w:p>
    <w:p w14:paraId="0EA61312" w14:textId="17779404" w:rsidP="00134340" w:rsidR="00244015" w:rsidRDefault="00244015" w:rsidRPr="0044772D">
      <w:pPr>
        <w:tabs>
          <w:tab w:pos="5245" w:val="left"/>
        </w:tabs>
        <w:jc w:val="both"/>
        <w:rPr>
          <w:rFonts w:ascii="Arial" w:cs="Arial" w:hAnsi="Arial"/>
        </w:rPr>
      </w:pPr>
      <w:r w:rsidRPr="0044772D">
        <w:rPr>
          <w:rFonts w:ascii="Arial" w:cs="Arial" w:hAnsi="Arial"/>
        </w:rPr>
        <w:t>M</w:t>
      </w:r>
      <w:r w:rsidR="007D7851">
        <w:rPr>
          <w:rFonts w:ascii="Arial" w:cs="Arial" w:hAnsi="Arial"/>
        </w:rPr>
        <w:t xml:space="preserve">adame </w:t>
      </w:r>
      <w:bookmarkStart w:id="4" w:name="_GoBack"/>
      <w:bookmarkEnd w:id="4"/>
      <w:ins w:author="Julie Collery" w:date="2021-03-10T13:41:00Z" w:id="5">
        <w:r w:rsidR="003935FC">
          <w:rPr>
            <w:rFonts w:ascii="Arial" w:cs="Arial" w:hAnsi="Arial"/>
          </w:rPr>
          <w:t>YYY</w:t>
        </w:r>
      </w:ins>
      <w:r w:rsidR="00B072B4" w:rsidRPr="0044772D">
        <w:rPr>
          <w:rFonts w:ascii="Arial" w:cs="Arial" w:hAnsi="Arial"/>
        </w:rPr>
        <w:tab/>
      </w:r>
    </w:p>
    <w:p w14:paraId="143652B6" w14:textId="0AA2F33E" w:rsidP="00134340" w:rsidR="00244015" w:rsidRDefault="007D3595">
      <w:pPr>
        <w:tabs>
          <w:tab w:pos="5245" w:val="left"/>
        </w:tabs>
        <w:jc w:val="both"/>
        <w:rPr>
          <w:rFonts w:ascii="Arial" w:cs="Arial" w:hAnsi="Arial"/>
        </w:rPr>
      </w:pPr>
      <w:r>
        <w:rPr>
          <w:rFonts w:ascii="Arial" w:cs="Arial" w:hAnsi="Arial"/>
        </w:rPr>
        <w:t>D</w:t>
      </w:r>
      <w:r w:rsidR="00244015" w:rsidRPr="000F2220">
        <w:rPr>
          <w:rFonts w:ascii="Arial" w:cs="Arial" w:hAnsi="Arial"/>
        </w:rPr>
        <w:t>élégué</w:t>
      </w:r>
      <w:r w:rsidR="007D7851">
        <w:rPr>
          <w:rFonts w:ascii="Arial" w:cs="Arial" w:hAnsi="Arial"/>
        </w:rPr>
        <w:t>e</w:t>
      </w:r>
      <w:r w:rsidR="00244015" w:rsidRPr="000F2220">
        <w:rPr>
          <w:rFonts w:ascii="Arial" w:cs="Arial" w:hAnsi="Arial"/>
        </w:rPr>
        <w:t xml:space="preserve"> syndical</w:t>
      </w:r>
      <w:r w:rsidR="007D7851">
        <w:rPr>
          <w:rFonts w:ascii="Arial" w:cs="Arial" w:hAnsi="Arial"/>
        </w:rPr>
        <w:t>e</w:t>
      </w:r>
      <w:r w:rsidR="00B072B4" w:rsidRPr="00B072B4">
        <w:rPr>
          <w:rFonts w:ascii="Arial" w:cs="Arial" w:hAnsi="Arial"/>
        </w:rPr>
        <w:t xml:space="preserve"> </w:t>
      </w:r>
      <w:r w:rsidR="00B072B4">
        <w:rPr>
          <w:rFonts w:ascii="Arial" w:cs="Arial" w:hAnsi="Arial"/>
        </w:rPr>
        <w:tab/>
      </w:r>
    </w:p>
    <w:p w14:paraId="030FDA4D" w14:textId="77777777" w:rsidP="00134340" w:rsidR="00B072B4" w:rsidRDefault="00B072B4">
      <w:pPr>
        <w:jc w:val="both"/>
        <w:rPr>
          <w:rFonts w:ascii="Arial" w:cs="Arial" w:hAnsi="Arial"/>
        </w:rPr>
      </w:pPr>
    </w:p>
    <w:p w14:paraId="123668B5" w14:textId="77777777" w:rsidP="00134340" w:rsidR="00B072B4" w:rsidRDefault="00B072B4">
      <w:pPr>
        <w:jc w:val="both"/>
        <w:rPr>
          <w:rFonts w:ascii="Arial" w:cs="Arial" w:hAnsi="Arial"/>
        </w:rPr>
      </w:pPr>
    </w:p>
    <w:p w14:paraId="3BB7903E" w14:textId="77777777" w:rsidP="00132202" w:rsidR="00B072B4" w:rsidRDefault="00B072B4">
      <w:pPr>
        <w:jc w:val="both"/>
        <w:rPr>
          <w:rFonts w:ascii="Arial" w:cs="Arial" w:hAnsi="Arial"/>
        </w:rPr>
      </w:pPr>
    </w:p>
    <w:sectPr w:rsidR="00B072B4" w:rsidSect="000F2220">
      <w:headerReference r:id="rId9" w:type="default"/>
      <w:footerReference r:id="rId10" w:type="default"/>
      <w:pgSz w:h="16840" w:w="11900"/>
      <w:pgMar w:bottom="1417" w:footer="708" w:gutter="0" w:header="708" w:left="1417" w:right="112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DCD026" w14:textId="77777777" w:rsidR="00E425D0" w:rsidRDefault="00E425D0" w:rsidP="00244015">
      <w:r>
        <w:separator/>
      </w:r>
    </w:p>
  </w:endnote>
  <w:endnote w:type="continuationSeparator" w:id="0">
    <w:p w14:paraId="4188AA47" w14:textId="77777777" w:rsidR="00E425D0" w:rsidRDefault="00E425D0" w:rsidP="00244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BZFD E+ Helvetica">
    <w:altName w:val="Arial"/>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7837966" w14:textId="687616B4" w:rsidP="004C1736" w:rsidR="00E55BAD" w:rsidRDefault="00E55BAD" w:rsidRPr="004C1736">
    <w:pPr>
      <w:pStyle w:val="Paragraphedeliste"/>
      <w:tabs>
        <w:tab w:pos="9356" w:val="right"/>
      </w:tabs>
      <w:ind w:left="0"/>
      <w:rPr>
        <w:color w:themeColor="text2" w:themeShade="80" w:val="222A35"/>
      </w:rPr>
    </w:pPr>
    <w:r w:rsidRPr="004C1736">
      <w:rPr>
        <w:rFonts w:ascii="Arial" w:cs="Arial" w:hAnsi="Arial"/>
      </w:rPr>
      <w:t>Accord</w:t>
    </w:r>
    <w:r>
      <w:rPr>
        <w:rFonts w:ascii="Arial" w:cs="Arial" w:hAnsi="Arial"/>
      </w:rPr>
      <w:t xml:space="preserve"> Télétravail </w:t>
    </w:r>
    <w:r w:rsidR="007E69E0">
      <w:rPr>
        <w:rFonts w:ascii="Arial" w:cs="Arial" w:hAnsi="Arial"/>
      </w:rPr>
      <w:t>déc</w:t>
    </w:r>
    <w:r w:rsidR="002C25B5">
      <w:rPr>
        <w:rFonts w:ascii="Arial" w:cs="Arial" w:hAnsi="Arial"/>
      </w:rPr>
      <w:t xml:space="preserve">embre </w:t>
    </w:r>
    <w:r>
      <w:rPr>
        <w:rFonts w:ascii="Arial" w:cs="Arial" w:hAnsi="Arial"/>
      </w:rPr>
      <w:t>2020</w:t>
    </w:r>
    <w:r>
      <w:tab/>
    </w:r>
    <w:r w:rsidRPr="004C1736">
      <w:t xml:space="preserve">Page </w:t>
    </w:r>
    <w:r w:rsidRPr="004C1736">
      <w:rPr>
        <w:color w:themeColor="text2" w:themeShade="BF" w:val="323E4F"/>
      </w:rPr>
      <w:fldChar w:fldCharType="begin"/>
    </w:r>
    <w:r w:rsidRPr="004C1736">
      <w:rPr>
        <w:color w:themeColor="text2" w:themeShade="BF" w:val="323E4F"/>
      </w:rPr>
      <w:instrText>PAGE   \* MERGEFORMAT</w:instrText>
    </w:r>
    <w:r w:rsidRPr="004C1736">
      <w:rPr>
        <w:color w:themeColor="text2" w:themeShade="BF" w:val="323E4F"/>
      </w:rPr>
      <w:fldChar w:fldCharType="separate"/>
    </w:r>
    <w:r w:rsidR="00DB73CF">
      <w:rPr>
        <w:noProof/>
        <w:color w:themeColor="text2" w:themeShade="BF" w:val="323E4F"/>
      </w:rPr>
      <w:t>10</w:t>
    </w:r>
    <w:r w:rsidRPr="004C1736">
      <w:rPr>
        <w:color w:themeColor="text2" w:themeShade="BF" w:val="323E4F"/>
      </w:rPr>
      <w:fldChar w:fldCharType="end"/>
    </w:r>
    <w:r w:rsidRPr="004C1736">
      <w:rPr>
        <w:color w:themeColor="text2" w:themeShade="BF" w:val="323E4F"/>
      </w:rPr>
      <w:t xml:space="preserve"> | </w:t>
    </w:r>
    <w:r w:rsidRPr="004C1736">
      <w:rPr>
        <w:color w:themeColor="text2" w:themeShade="BF" w:val="323E4F"/>
      </w:rPr>
      <w:fldChar w:fldCharType="begin"/>
    </w:r>
    <w:r w:rsidRPr="004C1736">
      <w:rPr>
        <w:color w:themeColor="text2" w:themeShade="BF" w:val="323E4F"/>
      </w:rPr>
      <w:instrText>NUMPAGES  \* Arabic  \* MERGEFORMAT</w:instrText>
    </w:r>
    <w:r w:rsidRPr="004C1736">
      <w:rPr>
        <w:color w:themeColor="text2" w:themeShade="BF" w:val="323E4F"/>
      </w:rPr>
      <w:fldChar w:fldCharType="separate"/>
    </w:r>
    <w:r w:rsidR="00DB73CF">
      <w:rPr>
        <w:noProof/>
        <w:color w:themeColor="text2" w:themeShade="BF" w:val="323E4F"/>
      </w:rPr>
      <w:t>11</w:t>
    </w:r>
    <w:r w:rsidRPr="004C1736">
      <w:rPr>
        <w:color w:themeColor="text2" w:themeShade="BF" w:val="323E4F"/>
      </w:rPr>
      <w:fldChar w:fldCharType="end"/>
    </w:r>
  </w:p>
  <w:p w14:paraId="69D535DD" w14:textId="77777777" w:rsidR="00E55BAD" w:rsidRDefault="00E55BAD" w:rsidRPr="00266C16">
    <w:pPr>
      <w:pStyle w:val="Pieddepage"/>
      <w:rPr>
        <w:rFonts w:ascii="Arial" w:cs="Arial" w:hAnsi="Arial"/>
        <w:sz w:val="20"/>
        <w:szCs w:val="20"/>
      </w:rP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5D945D81" w14:textId="77777777" w:rsidP="00244015" w:rsidR="00E425D0" w:rsidRDefault="00E425D0">
      <w:r>
        <w:separator/>
      </w:r>
    </w:p>
  </w:footnote>
  <w:footnote w:id="0" w:type="continuationSeparator">
    <w:p w14:paraId="245F08B5" w14:textId="77777777" w:rsidP="00244015" w:rsidR="00E425D0" w:rsidRDefault="00E425D0">
      <w:r>
        <w:continuationSeparator/>
      </w:r>
    </w:p>
  </w:footnote>
  <w:footnote w:id="1">
    <w:p w14:paraId="7001F44C" w14:textId="320AF9BE" w:rsidP="003B5F64" w:rsidR="009C6742" w:rsidRDefault="009C6742">
      <w:pPr>
        <w:pStyle w:val="Notedebasdepage"/>
        <w:jc w:val="both"/>
      </w:pPr>
      <w:r>
        <w:rPr>
          <w:rStyle w:val="Appelnotedebasdep"/>
        </w:rPr>
        <w:footnoteRef/>
      </w:r>
      <w:r>
        <w:t xml:space="preserve"> </w:t>
      </w:r>
      <w:r w:rsidR="00860B08" w:rsidRPr="003D6C4F">
        <w:rPr>
          <w:rFonts w:ascii="Arial" w:cs="Arial" w:hAnsi="Arial"/>
        </w:rPr>
        <w:t>Un jour franc = une journée complète, soit de 0 à 24 heures</w:t>
      </w:r>
      <w:r w:rsidRPr="003D6C4F">
        <w:rPr>
          <w:rFonts w:ascii="Arial" w:cs="Arial" w:hAnsi="Arial"/>
        </w:rPr>
        <w:t xml:space="preserve">. </w:t>
      </w:r>
      <w:r w:rsidR="00860B08" w:rsidRPr="003D6C4F">
        <w:rPr>
          <w:rFonts w:ascii="Arial" w:cs="Arial" w:hAnsi="Arial"/>
        </w:rPr>
        <w:t>Ainsi, pour une journée de télétravail souhaitée le vendredi, la demande devra être faite le mercredi. Pour une journée de télétravail souhaitée le lundi, la demande devra être faite le jeudi.</w:t>
      </w:r>
      <w:r w:rsidR="00860B08">
        <w:t xml:space="preserve"> </w:t>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D2902AC" w14:textId="118A46DE" w:rsidP="00266C16" w:rsidR="00E55BAD" w:rsidRDefault="00E55BAD">
    <w:pPr>
      <w:pStyle w:val="En-tte"/>
      <w:tabs>
        <w:tab w:pos="4536" w:val="clear"/>
        <w:tab w:pos="9072" w:val="clear"/>
        <w:tab w:pos="9356" w:val="right"/>
      </w:tabs>
    </w:pPr>
    <w:r>
      <w:tab/>
    </w:r>
    <w:r>
      <w:rPr>
        <w:noProof/>
      </w:rPr>
      <w:drawing>
        <wp:inline distB="0" distL="0" distR="0" distT="0" wp14:anchorId="76FDEC2D" wp14:editId="065A7742">
          <wp:extent cx="1371600" cy="682625"/>
          <wp:effectExtent b="3175" l="0" r="0" t="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82625"/>
                  </a:xfrm>
                  <a:prstGeom prst="rect">
                    <a:avLst/>
                  </a:prstGeom>
                  <a:noFill/>
                </pic:spPr>
              </pic:pic>
            </a:graphicData>
          </a:graphic>
        </wp:inline>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89"/>
    <w:multiLevelType w:val="singleLevel"/>
    <w:tmpl w:val="0204D21E"/>
    <w:lvl w:ilvl="0">
      <w:start w:val="1"/>
      <w:numFmt w:val="bullet"/>
      <w:pStyle w:val="Listepuces"/>
      <w:lvlText w:val=""/>
      <w:lvlJc w:val="left"/>
      <w:pPr>
        <w:tabs>
          <w:tab w:pos="360" w:val="num"/>
        </w:tabs>
        <w:ind w:hanging="360" w:left="360"/>
      </w:pPr>
      <w:rPr>
        <w:rFonts w:ascii="Symbol" w:hAnsi="Symbol" w:hint="default"/>
      </w:rPr>
    </w:lvl>
  </w:abstractNum>
  <w:abstractNum w:abstractNumId="1">
    <w:nsid w:val="09646364"/>
    <w:multiLevelType w:val="hybridMultilevel"/>
    <w:tmpl w:val="8B26BABE"/>
    <w:lvl w:ilvl="0" w:tplc="A274CDC6">
      <w:numFmt w:val="bullet"/>
      <w:lvlText w:val="-"/>
      <w:lvlJc w:val="left"/>
      <w:pPr>
        <w:ind w:hanging="360" w:left="1146"/>
      </w:pPr>
      <w:rPr>
        <w:rFonts w:ascii="Arial" w:cs="Arial" w:eastAsia="Times New Roman" w:hAnsi="Arial" w:hint="default"/>
      </w:rPr>
    </w:lvl>
    <w:lvl w:ilvl="1" w:tentative="1" w:tplc="040C0003">
      <w:start w:val="1"/>
      <w:numFmt w:val="bullet"/>
      <w:lvlText w:val="o"/>
      <w:lvlJc w:val="left"/>
      <w:pPr>
        <w:ind w:hanging="360" w:left="1866"/>
      </w:pPr>
      <w:rPr>
        <w:rFonts w:ascii="Courier New" w:cs="Courier New" w:hAnsi="Courier New" w:hint="default"/>
      </w:rPr>
    </w:lvl>
    <w:lvl w:ilvl="2" w:tentative="1"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cs="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cs="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abstractNumId="2">
    <w:nsid w:val="0D1B6514"/>
    <w:multiLevelType w:val="hybridMultilevel"/>
    <w:tmpl w:val="E3827E86"/>
    <w:lvl w:ilvl="0" w:tplc="A274CDC6">
      <w:numFmt w:val="bullet"/>
      <w:lvlText w:val="-"/>
      <w:lvlJc w:val="left"/>
      <w:pPr>
        <w:ind w:hanging="360" w:left="1287"/>
      </w:pPr>
      <w:rPr>
        <w:rFonts w:ascii="Arial" w:cs="Arial" w:eastAsia="Times New Roman" w:hAnsi="Arial"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abstractNumId="3">
    <w:nsid w:val="46F73B29"/>
    <w:multiLevelType w:val="hybridMultilevel"/>
    <w:tmpl w:val="A05436B4"/>
    <w:lvl w:ilvl="0" w:tplc="A274CDC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4F2748B2"/>
    <w:multiLevelType w:val="hybridMultilevel"/>
    <w:tmpl w:val="8EF24DB4"/>
    <w:lvl w:ilvl="0" w:tplc="527E2FA0">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51014B60"/>
    <w:multiLevelType w:val="hybridMultilevel"/>
    <w:tmpl w:val="ABC2BAE0"/>
    <w:lvl w:ilvl="0" w:tplc="A274CDC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55BE1A61"/>
    <w:multiLevelType w:val="hybridMultilevel"/>
    <w:tmpl w:val="67D841DE"/>
    <w:lvl w:ilvl="0" w:tplc="A274CDC6">
      <w:numFmt w:val="bullet"/>
      <w:lvlText w:val="-"/>
      <w:lvlJc w:val="left"/>
      <w:pPr>
        <w:ind w:hanging="360" w:left="1069"/>
      </w:pPr>
      <w:rPr>
        <w:rFonts w:ascii="Arial" w:cs="Arial" w:eastAsia="Times New Roman" w:hAnsi="Arial" w:hint="default"/>
      </w:rPr>
    </w:lvl>
    <w:lvl w:ilvl="1" w:tentative="1" w:tplc="040C0003">
      <w:start w:val="1"/>
      <w:numFmt w:val="bullet"/>
      <w:lvlText w:val="o"/>
      <w:lvlJc w:val="left"/>
      <w:pPr>
        <w:ind w:hanging="360" w:left="1789"/>
      </w:pPr>
      <w:rPr>
        <w:rFonts w:ascii="Courier New" w:cs="Courier New" w:hAnsi="Courier New" w:hint="default"/>
      </w:rPr>
    </w:lvl>
    <w:lvl w:ilvl="2" w:tentative="1" w:tplc="040C0005">
      <w:start w:val="1"/>
      <w:numFmt w:val="bullet"/>
      <w:lvlText w:val=""/>
      <w:lvlJc w:val="left"/>
      <w:pPr>
        <w:ind w:hanging="360" w:left="2509"/>
      </w:pPr>
      <w:rPr>
        <w:rFonts w:ascii="Wingdings" w:hAnsi="Wingdings" w:hint="default"/>
      </w:rPr>
    </w:lvl>
    <w:lvl w:ilvl="3" w:tentative="1" w:tplc="040C0001">
      <w:start w:val="1"/>
      <w:numFmt w:val="bullet"/>
      <w:lvlText w:val=""/>
      <w:lvlJc w:val="left"/>
      <w:pPr>
        <w:ind w:hanging="360" w:left="3229"/>
      </w:pPr>
      <w:rPr>
        <w:rFonts w:ascii="Symbol" w:hAnsi="Symbol" w:hint="default"/>
      </w:rPr>
    </w:lvl>
    <w:lvl w:ilvl="4" w:tentative="1" w:tplc="040C0003">
      <w:start w:val="1"/>
      <w:numFmt w:val="bullet"/>
      <w:lvlText w:val="o"/>
      <w:lvlJc w:val="left"/>
      <w:pPr>
        <w:ind w:hanging="360" w:left="3949"/>
      </w:pPr>
      <w:rPr>
        <w:rFonts w:ascii="Courier New" w:cs="Courier New" w:hAnsi="Courier New" w:hint="default"/>
      </w:rPr>
    </w:lvl>
    <w:lvl w:ilvl="5" w:tentative="1" w:tplc="040C0005">
      <w:start w:val="1"/>
      <w:numFmt w:val="bullet"/>
      <w:lvlText w:val=""/>
      <w:lvlJc w:val="left"/>
      <w:pPr>
        <w:ind w:hanging="360" w:left="4669"/>
      </w:pPr>
      <w:rPr>
        <w:rFonts w:ascii="Wingdings" w:hAnsi="Wingdings" w:hint="default"/>
      </w:rPr>
    </w:lvl>
    <w:lvl w:ilvl="6" w:tentative="1" w:tplc="040C0001">
      <w:start w:val="1"/>
      <w:numFmt w:val="bullet"/>
      <w:lvlText w:val=""/>
      <w:lvlJc w:val="left"/>
      <w:pPr>
        <w:ind w:hanging="360" w:left="5389"/>
      </w:pPr>
      <w:rPr>
        <w:rFonts w:ascii="Symbol" w:hAnsi="Symbol" w:hint="default"/>
      </w:rPr>
    </w:lvl>
    <w:lvl w:ilvl="7" w:tentative="1" w:tplc="040C0003">
      <w:start w:val="1"/>
      <w:numFmt w:val="bullet"/>
      <w:lvlText w:val="o"/>
      <w:lvlJc w:val="left"/>
      <w:pPr>
        <w:ind w:hanging="360" w:left="6109"/>
      </w:pPr>
      <w:rPr>
        <w:rFonts w:ascii="Courier New" w:cs="Courier New" w:hAnsi="Courier New" w:hint="default"/>
      </w:rPr>
    </w:lvl>
    <w:lvl w:ilvl="8" w:tentative="1" w:tplc="040C0005">
      <w:start w:val="1"/>
      <w:numFmt w:val="bullet"/>
      <w:lvlText w:val=""/>
      <w:lvlJc w:val="left"/>
      <w:pPr>
        <w:ind w:hanging="360" w:left="6829"/>
      </w:pPr>
      <w:rPr>
        <w:rFonts w:ascii="Wingdings" w:hAnsi="Wingdings" w:hint="default"/>
      </w:rPr>
    </w:lvl>
  </w:abstractNum>
  <w:abstractNum w:abstractNumId="7">
    <w:nsid w:val="5E1F2423"/>
    <w:multiLevelType w:val="hybridMultilevel"/>
    <w:tmpl w:val="3658203C"/>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8">
    <w:nsid w:val="6E742E17"/>
    <w:multiLevelType w:val="hybridMultilevel"/>
    <w:tmpl w:val="BF128CF2"/>
    <w:lvl w:ilvl="0" w:tplc="A274CDC6">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4"/>
  </w:num>
  <w:num w:numId="3">
    <w:abstractNumId w:val="8"/>
  </w:num>
  <w:num w:numId="4">
    <w:abstractNumId w:val="3"/>
  </w:num>
  <w:num w:numId="5">
    <w:abstractNumId w:val="5"/>
  </w:num>
  <w:num w:numId="6">
    <w:abstractNumId w:val="7"/>
  </w:num>
  <w:num w:numId="7">
    <w:abstractNumId w:val="2"/>
  </w:num>
  <w:num w:numId="8">
    <w:abstractNumId w:val="6"/>
  </w:num>
  <w:num w:numId="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ulie Collery">
    <w15:presenceInfo w15:providerId="AD" w15:userId="S-1-5-21-2817184651-648801902-699836359-10603"/>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30"/>
  <w:proofState w:grammar="clean" w:spelling="clean"/>
  <w:trackRevisions/>
  <w:documentProtection w:edit="trackedChanges" w:enforcement="0"/>
  <w:defaultTabStop w:val="709"/>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015"/>
    <w:rsid w:val="00006371"/>
    <w:rsid w:val="00006439"/>
    <w:rsid w:val="000152AE"/>
    <w:rsid w:val="00017D4B"/>
    <w:rsid w:val="00021776"/>
    <w:rsid w:val="000404B3"/>
    <w:rsid w:val="000453AE"/>
    <w:rsid w:val="00052E83"/>
    <w:rsid w:val="00063A07"/>
    <w:rsid w:val="00081EEF"/>
    <w:rsid w:val="000A351F"/>
    <w:rsid w:val="000A3E0A"/>
    <w:rsid w:val="000B1AC1"/>
    <w:rsid w:val="000B6C54"/>
    <w:rsid w:val="000D267E"/>
    <w:rsid w:val="000E2E16"/>
    <w:rsid w:val="000E3C6F"/>
    <w:rsid w:val="000F2220"/>
    <w:rsid w:val="000F5735"/>
    <w:rsid w:val="00117AEE"/>
    <w:rsid w:val="001232A0"/>
    <w:rsid w:val="00132202"/>
    <w:rsid w:val="00134340"/>
    <w:rsid w:val="0015673B"/>
    <w:rsid w:val="00162B1E"/>
    <w:rsid w:val="00163614"/>
    <w:rsid w:val="001B0FA4"/>
    <w:rsid w:val="00203B92"/>
    <w:rsid w:val="002101BB"/>
    <w:rsid w:val="0021292B"/>
    <w:rsid w:val="00227B55"/>
    <w:rsid w:val="00244015"/>
    <w:rsid w:val="002624FA"/>
    <w:rsid w:val="00266C16"/>
    <w:rsid w:val="0027021C"/>
    <w:rsid w:val="002756A5"/>
    <w:rsid w:val="00276CC2"/>
    <w:rsid w:val="002855AC"/>
    <w:rsid w:val="002A6BE3"/>
    <w:rsid w:val="002B2F8B"/>
    <w:rsid w:val="002B4372"/>
    <w:rsid w:val="002C25B5"/>
    <w:rsid w:val="002D230E"/>
    <w:rsid w:val="002D7247"/>
    <w:rsid w:val="002F11DA"/>
    <w:rsid w:val="002F4F31"/>
    <w:rsid w:val="00314751"/>
    <w:rsid w:val="0032392E"/>
    <w:rsid w:val="00323CDD"/>
    <w:rsid w:val="0032501D"/>
    <w:rsid w:val="003275C4"/>
    <w:rsid w:val="00336957"/>
    <w:rsid w:val="00340E95"/>
    <w:rsid w:val="00342B1B"/>
    <w:rsid w:val="0037414E"/>
    <w:rsid w:val="003763AB"/>
    <w:rsid w:val="003777D2"/>
    <w:rsid w:val="003935FC"/>
    <w:rsid w:val="003A268D"/>
    <w:rsid w:val="003B195E"/>
    <w:rsid w:val="003B2D7D"/>
    <w:rsid w:val="003B5F64"/>
    <w:rsid w:val="003C3CEA"/>
    <w:rsid w:val="003D6C4F"/>
    <w:rsid w:val="003F2D43"/>
    <w:rsid w:val="00401441"/>
    <w:rsid w:val="00404AE0"/>
    <w:rsid w:val="00420D25"/>
    <w:rsid w:val="00426A0C"/>
    <w:rsid w:val="00426FE0"/>
    <w:rsid w:val="00433072"/>
    <w:rsid w:val="00445660"/>
    <w:rsid w:val="0044772D"/>
    <w:rsid w:val="00455263"/>
    <w:rsid w:val="0046005C"/>
    <w:rsid w:val="00465AA3"/>
    <w:rsid w:val="004A61AE"/>
    <w:rsid w:val="004C1736"/>
    <w:rsid w:val="004C66AC"/>
    <w:rsid w:val="004D140B"/>
    <w:rsid w:val="004D6887"/>
    <w:rsid w:val="004E006E"/>
    <w:rsid w:val="004E0ADD"/>
    <w:rsid w:val="004E2089"/>
    <w:rsid w:val="004E26C1"/>
    <w:rsid w:val="004E66C0"/>
    <w:rsid w:val="004F62EF"/>
    <w:rsid w:val="00501028"/>
    <w:rsid w:val="00505D9D"/>
    <w:rsid w:val="005125AA"/>
    <w:rsid w:val="00527C44"/>
    <w:rsid w:val="00534FE5"/>
    <w:rsid w:val="005500ED"/>
    <w:rsid w:val="0055509F"/>
    <w:rsid w:val="00567ABC"/>
    <w:rsid w:val="0058704C"/>
    <w:rsid w:val="005C0FB0"/>
    <w:rsid w:val="005C2258"/>
    <w:rsid w:val="005C3E2F"/>
    <w:rsid w:val="005C72B6"/>
    <w:rsid w:val="005D36CF"/>
    <w:rsid w:val="005E427C"/>
    <w:rsid w:val="005F70EE"/>
    <w:rsid w:val="006001D2"/>
    <w:rsid w:val="00632A29"/>
    <w:rsid w:val="00676F8F"/>
    <w:rsid w:val="006963D7"/>
    <w:rsid w:val="006B4C14"/>
    <w:rsid w:val="006C48E0"/>
    <w:rsid w:val="006E403F"/>
    <w:rsid w:val="006E6420"/>
    <w:rsid w:val="006F6356"/>
    <w:rsid w:val="007252EF"/>
    <w:rsid w:val="00752A89"/>
    <w:rsid w:val="00767D07"/>
    <w:rsid w:val="007711FC"/>
    <w:rsid w:val="007762ED"/>
    <w:rsid w:val="00793938"/>
    <w:rsid w:val="00794E57"/>
    <w:rsid w:val="007B5FA6"/>
    <w:rsid w:val="007B6DAC"/>
    <w:rsid w:val="007D3595"/>
    <w:rsid w:val="007D7851"/>
    <w:rsid w:val="007E02B4"/>
    <w:rsid w:val="007E471D"/>
    <w:rsid w:val="007E69E0"/>
    <w:rsid w:val="007F38C4"/>
    <w:rsid w:val="007F7898"/>
    <w:rsid w:val="00803DC1"/>
    <w:rsid w:val="008072FA"/>
    <w:rsid w:val="00821A4E"/>
    <w:rsid w:val="008367EC"/>
    <w:rsid w:val="00857236"/>
    <w:rsid w:val="00860B08"/>
    <w:rsid w:val="00861F2D"/>
    <w:rsid w:val="008627D6"/>
    <w:rsid w:val="0086736F"/>
    <w:rsid w:val="00891F37"/>
    <w:rsid w:val="0089208F"/>
    <w:rsid w:val="00895BC3"/>
    <w:rsid w:val="008A2D9A"/>
    <w:rsid w:val="008A6E3D"/>
    <w:rsid w:val="008B2680"/>
    <w:rsid w:val="008B3099"/>
    <w:rsid w:val="008E5417"/>
    <w:rsid w:val="008E76D3"/>
    <w:rsid w:val="008F21CF"/>
    <w:rsid w:val="00902E7F"/>
    <w:rsid w:val="009074E0"/>
    <w:rsid w:val="00915982"/>
    <w:rsid w:val="00924F35"/>
    <w:rsid w:val="009253EE"/>
    <w:rsid w:val="009276C3"/>
    <w:rsid w:val="00954BFB"/>
    <w:rsid w:val="00955548"/>
    <w:rsid w:val="00957A2C"/>
    <w:rsid w:val="0096168F"/>
    <w:rsid w:val="00973709"/>
    <w:rsid w:val="00974D1A"/>
    <w:rsid w:val="00996418"/>
    <w:rsid w:val="009A123E"/>
    <w:rsid w:val="009B5C71"/>
    <w:rsid w:val="009C2994"/>
    <w:rsid w:val="009C6742"/>
    <w:rsid w:val="009D69B7"/>
    <w:rsid w:val="009E0D03"/>
    <w:rsid w:val="00A10F08"/>
    <w:rsid w:val="00A15125"/>
    <w:rsid w:val="00A1651C"/>
    <w:rsid w:val="00A25F86"/>
    <w:rsid w:val="00A26357"/>
    <w:rsid w:val="00A33CB7"/>
    <w:rsid w:val="00A519FD"/>
    <w:rsid w:val="00A61A20"/>
    <w:rsid w:val="00A67130"/>
    <w:rsid w:val="00A735DB"/>
    <w:rsid w:val="00A81394"/>
    <w:rsid w:val="00A843CB"/>
    <w:rsid w:val="00AB1ABA"/>
    <w:rsid w:val="00AC0F56"/>
    <w:rsid w:val="00AC768E"/>
    <w:rsid w:val="00AE0E74"/>
    <w:rsid w:val="00AE10D5"/>
    <w:rsid w:val="00B022B3"/>
    <w:rsid w:val="00B072B4"/>
    <w:rsid w:val="00B13765"/>
    <w:rsid w:val="00B2739D"/>
    <w:rsid w:val="00B3326E"/>
    <w:rsid w:val="00B66D23"/>
    <w:rsid w:val="00B75E6B"/>
    <w:rsid w:val="00B77E50"/>
    <w:rsid w:val="00B962A4"/>
    <w:rsid w:val="00BA5372"/>
    <w:rsid w:val="00BB4AF1"/>
    <w:rsid w:val="00BB7690"/>
    <w:rsid w:val="00BD0A43"/>
    <w:rsid w:val="00BD7951"/>
    <w:rsid w:val="00BE5F86"/>
    <w:rsid w:val="00BE75E9"/>
    <w:rsid w:val="00BE7D67"/>
    <w:rsid w:val="00C0056D"/>
    <w:rsid w:val="00C127D8"/>
    <w:rsid w:val="00C31894"/>
    <w:rsid w:val="00C358E9"/>
    <w:rsid w:val="00C376BF"/>
    <w:rsid w:val="00C45F46"/>
    <w:rsid w:val="00C65746"/>
    <w:rsid w:val="00C75F6A"/>
    <w:rsid w:val="00C90CF3"/>
    <w:rsid w:val="00CA189B"/>
    <w:rsid w:val="00CD07E3"/>
    <w:rsid w:val="00CE047D"/>
    <w:rsid w:val="00CE234A"/>
    <w:rsid w:val="00CE5AE2"/>
    <w:rsid w:val="00CF6532"/>
    <w:rsid w:val="00D1006C"/>
    <w:rsid w:val="00D12AC7"/>
    <w:rsid w:val="00D15C9A"/>
    <w:rsid w:val="00D275D1"/>
    <w:rsid w:val="00D424B2"/>
    <w:rsid w:val="00D57A15"/>
    <w:rsid w:val="00D77831"/>
    <w:rsid w:val="00D87CB6"/>
    <w:rsid w:val="00D913B6"/>
    <w:rsid w:val="00DA798D"/>
    <w:rsid w:val="00DB73CF"/>
    <w:rsid w:val="00DD2254"/>
    <w:rsid w:val="00DF276D"/>
    <w:rsid w:val="00E425D0"/>
    <w:rsid w:val="00E538FF"/>
    <w:rsid w:val="00E54B10"/>
    <w:rsid w:val="00E55BAD"/>
    <w:rsid w:val="00E701B4"/>
    <w:rsid w:val="00E73CAB"/>
    <w:rsid w:val="00E87CCB"/>
    <w:rsid w:val="00E928F8"/>
    <w:rsid w:val="00EA3FAB"/>
    <w:rsid w:val="00EB348B"/>
    <w:rsid w:val="00EB7ED0"/>
    <w:rsid w:val="00EE2AB2"/>
    <w:rsid w:val="00EE5C16"/>
    <w:rsid w:val="00EE7FAB"/>
    <w:rsid w:val="00F01EA5"/>
    <w:rsid w:val="00F15988"/>
    <w:rsid w:val="00F304A7"/>
    <w:rsid w:val="00F449C0"/>
    <w:rsid w:val="00F47028"/>
    <w:rsid w:val="00F50514"/>
    <w:rsid w:val="00F545EF"/>
    <w:rsid w:val="00F5604E"/>
    <w:rsid w:val="00FA5DC8"/>
    <w:rsid w:val="00FB316F"/>
    <w:rsid w:val="00FE244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5B74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4"/>
        <w:szCs w:val="24"/>
        <w:lang w:bidi="ar-SA" w:eastAsia="en-US"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footnote reference" w:uiPriority="0"/>
    <w:lsdException w:name="List Bullet"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E538FF"/>
    <w:rPr>
      <w:rFonts w:ascii="Times New Roman" w:cs="Times New Roman" w:eastAsia="Times New Roman" w:hAnsi="Times New Roman"/>
      <w:lang w:eastAsia="fr-FR"/>
    </w:rPr>
  </w:style>
  <w:style w:styleId="Titre1" w:type="paragraph">
    <w:name w:val="heading 1"/>
    <w:basedOn w:val="Paragraphedeliste"/>
    <w:next w:val="Normal"/>
    <w:link w:val="Titre1Car"/>
    <w:uiPriority w:val="9"/>
    <w:qFormat/>
    <w:rsid w:val="002D230E"/>
    <w:pPr>
      <w:keepNext/>
      <w:keepLines/>
      <w:spacing w:before="240" w:line="480" w:lineRule="auto"/>
      <w:ind w:left="0"/>
      <w:jc w:val="both"/>
      <w:outlineLvl w:val="0"/>
    </w:pPr>
    <w:rPr>
      <w:rFonts w:ascii="Arial" w:cstheme="majorBidi" w:eastAsiaTheme="majorEastAsia" w:hAnsi="Arial"/>
      <w:b/>
      <w:color w:val="004059"/>
      <w:sz w:val="28"/>
      <w:szCs w:val="32"/>
      <w:lang w:eastAsia="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32Exempleounote" w:type="paragraph">
    <w:name w:val="32_Exemple ou note"/>
    <w:rsid w:val="00244015"/>
    <w:pPr>
      <w:keepLines/>
      <w:spacing w:before="113" w:line="240" w:lineRule="exact"/>
      <w:ind w:left="1133"/>
      <w:jc w:val="both"/>
    </w:pPr>
    <w:rPr>
      <w:rFonts w:ascii="Arial" w:cs="Times New Roman" w:eastAsia="Times New Roman" w:hAnsi="Arial"/>
      <w:b/>
      <w:caps/>
      <w:sz w:val="22"/>
      <w:szCs w:val="20"/>
      <w:lang w:eastAsia="fr-FR"/>
    </w:rPr>
  </w:style>
  <w:style w:styleId="Notedebasdepage" w:type="paragraph">
    <w:name w:val="footnote text"/>
    <w:basedOn w:val="Normal"/>
    <w:link w:val="NotedebasdepageCar"/>
    <w:uiPriority w:val="99"/>
    <w:unhideWhenUsed/>
    <w:rsid w:val="00244015"/>
    <w:rPr>
      <w:rFonts w:cstheme="minorBidi" w:eastAsiaTheme="minorHAnsi"/>
      <w:sz w:val="20"/>
      <w:szCs w:val="20"/>
      <w:lang w:eastAsia="en-US"/>
    </w:rPr>
  </w:style>
  <w:style w:customStyle="1" w:styleId="NotedebasdepageCar" w:type="character">
    <w:name w:val="Note de bas de page Car"/>
    <w:basedOn w:val="Policepardfaut"/>
    <w:link w:val="Notedebasdepage"/>
    <w:uiPriority w:val="99"/>
    <w:rsid w:val="00244015"/>
    <w:rPr>
      <w:rFonts w:ascii="Times New Roman" w:hAnsi="Times New Roman"/>
      <w:sz w:val="20"/>
      <w:szCs w:val="20"/>
    </w:rPr>
  </w:style>
  <w:style w:styleId="Appelnotedebasdep" w:type="character">
    <w:name w:val="footnote reference"/>
    <w:basedOn w:val="Policepardfaut"/>
    <w:semiHidden/>
    <w:unhideWhenUsed/>
    <w:rsid w:val="00244015"/>
    <w:rPr>
      <w:vertAlign w:val="superscript"/>
    </w:rPr>
  </w:style>
  <w:style w:styleId="Listepuces" w:type="paragraph">
    <w:name w:val="List Bullet"/>
    <w:basedOn w:val="Normal"/>
    <w:autoRedefine/>
    <w:rsid w:val="00244015"/>
    <w:pPr>
      <w:numPr>
        <w:numId w:val="1"/>
      </w:numPr>
    </w:pPr>
  </w:style>
  <w:style w:customStyle="1" w:styleId="CM27" w:type="paragraph">
    <w:name w:val="CM27"/>
    <w:basedOn w:val="Normal"/>
    <w:next w:val="Normal"/>
    <w:uiPriority w:val="99"/>
    <w:rsid w:val="00244015"/>
    <w:pPr>
      <w:widowControl w:val="0"/>
      <w:autoSpaceDE w:val="0"/>
      <w:autoSpaceDN w:val="0"/>
      <w:adjustRightInd w:val="0"/>
    </w:pPr>
    <w:rPr>
      <w:rFonts w:ascii="YBZFD E+ Helvetica" w:hAnsi="YBZFD E+ Helvetica"/>
    </w:rPr>
  </w:style>
  <w:style w:customStyle="1" w:styleId="CM30" w:type="paragraph">
    <w:name w:val="CM30"/>
    <w:basedOn w:val="Normal"/>
    <w:uiPriority w:val="99"/>
    <w:rsid w:val="00244015"/>
    <w:pPr>
      <w:autoSpaceDE w:val="0"/>
      <w:autoSpaceDN w:val="0"/>
    </w:pPr>
    <w:rPr>
      <w:rFonts w:ascii="YBZFD E+ Helvetica" w:eastAsiaTheme="minorHAnsi" w:hAnsi="YBZFD E+ Helvetica"/>
    </w:rPr>
  </w:style>
  <w:style w:styleId="Marquedecommentaire" w:type="character">
    <w:name w:val="annotation reference"/>
    <w:basedOn w:val="Policepardfaut"/>
    <w:uiPriority w:val="99"/>
    <w:semiHidden/>
    <w:unhideWhenUsed/>
    <w:rsid w:val="00767D07"/>
    <w:rPr>
      <w:sz w:val="16"/>
      <w:szCs w:val="16"/>
    </w:rPr>
  </w:style>
  <w:style w:styleId="Commentaire" w:type="paragraph">
    <w:name w:val="annotation text"/>
    <w:basedOn w:val="Normal"/>
    <w:link w:val="CommentaireCar"/>
    <w:uiPriority w:val="99"/>
    <w:semiHidden/>
    <w:unhideWhenUsed/>
    <w:rsid w:val="00767D07"/>
    <w:rPr>
      <w:sz w:val="20"/>
      <w:szCs w:val="20"/>
    </w:rPr>
  </w:style>
  <w:style w:customStyle="1" w:styleId="CommentaireCar" w:type="character">
    <w:name w:val="Commentaire Car"/>
    <w:basedOn w:val="Policepardfaut"/>
    <w:link w:val="Commentaire"/>
    <w:uiPriority w:val="99"/>
    <w:semiHidden/>
    <w:rsid w:val="00767D07"/>
    <w:rPr>
      <w:sz w:val="20"/>
      <w:szCs w:val="20"/>
    </w:rPr>
  </w:style>
  <w:style w:styleId="Objetducommentaire" w:type="paragraph">
    <w:name w:val="annotation subject"/>
    <w:basedOn w:val="Commentaire"/>
    <w:next w:val="Commentaire"/>
    <w:link w:val="ObjetducommentaireCar"/>
    <w:uiPriority w:val="99"/>
    <w:semiHidden/>
    <w:unhideWhenUsed/>
    <w:rsid w:val="00767D07"/>
    <w:rPr>
      <w:b/>
      <w:bCs/>
    </w:rPr>
  </w:style>
  <w:style w:customStyle="1" w:styleId="ObjetducommentaireCar" w:type="character">
    <w:name w:val="Objet du commentaire Car"/>
    <w:basedOn w:val="CommentaireCar"/>
    <w:link w:val="Objetducommentaire"/>
    <w:uiPriority w:val="99"/>
    <w:semiHidden/>
    <w:rsid w:val="00767D07"/>
    <w:rPr>
      <w:b/>
      <w:bCs/>
      <w:sz w:val="20"/>
      <w:szCs w:val="20"/>
    </w:rPr>
  </w:style>
  <w:style w:styleId="Textedebulles" w:type="paragraph">
    <w:name w:val="Balloon Text"/>
    <w:basedOn w:val="Normal"/>
    <w:link w:val="TextedebullesCar"/>
    <w:uiPriority w:val="99"/>
    <w:semiHidden/>
    <w:unhideWhenUsed/>
    <w:rsid w:val="00767D07"/>
    <w:rPr>
      <w:rFonts w:eastAsiaTheme="minorHAnsi"/>
      <w:sz w:val="18"/>
      <w:szCs w:val="18"/>
      <w:lang w:eastAsia="en-US"/>
    </w:rPr>
  </w:style>
  <w:style w:customStyle="1" w:styleId="TextedebullesCar" w:type="character">
    <w:name w:val="Texte de bulles Car"/>
    <w:basedOn w:val="Policepardfaut"/>
    <w:link w:val="Textedebulles"/>
    <w:uiPriority w:val="99"/>
    <w:semiHidden/>
    <w:rsid w:val="00767D07"/>
    <w:rPr>
      <w:rFonts w:ascii="Times New Roman" w:cs="Times New Roman" w:hAnsi="Times New Roman"/>
      <w:sz w:val="18"/>
      <w:szCs w:val="18"/>
    </w:rPr>
  </w:style>
  <w:style w:styleId="Lienhypertexte" w:type="character">
    <w:name w:val="Hyperlink"/>
    <w:basedOn w:val="Policepardfaut"/>
    <w:uiPriority w:val="99"/>
    <w:unhideWhenUsed/>
    <w:rsid w:val="00F15988"/>
    <w:rPr>
      <w:color w:themeColor="hyperlink" w:val="0563C1"/>
      <w:u w:val="single"/>
    </w:rPr>
  </w:style>
  <w:style w:customStyle="1" w:styleId="UnresolvedMention" w:type="character">
    <w:name w:val="Unresolved Mention"/>
    <w:basedOn w:val="Policepardfaut"/>
    <w:uiPriority w:val="99"/>
    <w:semiHidden/>
    <w:unhideWhenUsed/>
    <w:rsid w:val="00F15988"/>
    <w:rPr>
      <w:color w:val="605E5C"/>
      <w:shd w:color="auto" w:fill="E1DFDD" w:val="clear"/>
    </w:rPr>
  </w:style>
  <w:style w:customStyle="1" w:styleId="Titredudocument" w:type="paragraph">
    <w:name w:val="Titre du document"/>
    <w:basedOn w:val="Normal"/>
    <w:qFormat/>
    <w:rsid w:val="002D230E"/>
    <w:pPr>
      <w:spacing w:after="120" w:before="240"/>
    </w:pPr>
    <w:rPr>
      <w:rFonts w:ascii="Arial" w:hAnsi="Arial"/>
      <w:b/>
      <w:bCs/>
      <w:caps/>
      <w:color w:val="E2051B"/>
      <w:sz w:val="56"/>
      <w:szCs w:val="20"/>
    </w:rPr>
  </w:style>
  <w:style w:styleId="En-tte" w:type="paragraph">
    <w:name w:val="header"/>
    <w:basedOn w:val="Normal"/>
    <w:link w:val="En-tteCar"/>
    <w:uiPriority w:val="99"/>
    <w:unhideWhenUsed/>
    <w:rsid w:val="002D230E"/>
    <w:pPr>
      <w:tabs>
        <w:tab w:pos="4536" w:val="center"/>
        <w:tab w:pos="9072" w:val="right"/>
      </w:tabs>
    </w:pPr>
  </w:style>
  <w:style w:customStyle="1" w:styleId="En-tteCar" w:type="character">
    <w:name w:val="En-tête Car"/>
    <w:basedOn w:val="Policepardfaut"/>
    <w:link w:val="En-tte"/>
    <w:uiPriority w:val="99"/>
    <w:rsid w:val="002D230E"/>
    <w:rPr>
      <w:rFonts w:ascii="Times New Roman" w:cs="Times New Roman" w:eastAsia="Times New Roman" w:hAnsi="Times New Roman"/>
      <w:lang w:eastAsia="fr-FR"/>
    </w:rPr>
  </w:style>
  <w:style w:styleId="Pieddepage" w:type="paragraph">
    <w:name w:val="footer"/>
    <w:basedOn w:val="Normal"/>
    <w:link w:val="PieddepageCar"/>
    <w:uiPriority w:val="99"/>
    <w:unhideWhenUsed/>
    <w:rsid w:val="002D230E"/>
    <w:pPr>
      <w:tabs>
        <w:tab w:pos="4536" w:val="center"/>
        <w:tab w:pos="9072" w:val="right"/>
      </w:tabs>
    </w:pPr>
  </w:style>
  <w:style w:customStyle="1" w:styleId="PieddepageCar" w:type="character">
    <w:name w:val="Pied de page Car"/>
    <w:basedOn w:val="Policepardfaut"/>
    <w:link w:val="Pieddepage"/>
    <w:uiPriority w:val="99"/>
    <w:rsid w:val="002D230E"/>
    <w:rPr>
      <w:rFonts w:ascii="Times New Roman" w:cs="Times New Roman" w:eastAsia="Times New Roman" w:hAnsi="Times New Roman"/>
      <w:lang w:eastAsia="fr-FR"/>
    </w:rPr>
  </w:style>
  <w:style w:customStyle="1" w:styleId="Titre1Car" w:type="character">
    <w:name w:val="Titre 1 Car"/>
    <w:basedOn w:val="Policepardfaut"/>
    <w:link w:val="Titre1"/>
    <w:uiPriority w:val="9"/>
    <w:rsid w:val="002D230E"/>
    <w:rPr>
      <w:rFonts w:ascii="Arial" w:cstheme="majorBidi" w:eastAsiaTheme="majorEastAsia" w:hAnsi="Arial"/>
      <w:b/>
      <w:color w:val="004059"/>
      <w:sz w:val="28"/>
      <w:szCs w:val="32"/>
    </w:rPr>
  </w:style>
  <w:style w:styleId="Paragraphedeliste" w:type="paragraph">
    <w:name w:val="List Paragraph"/>
    <w:basedOn w:val="Normal"/>
    <w:uiPriority w:val="34"/>
    <w:qFormat/>
    <w:rsid w:val="002D230E"/>
    <w:pPr>
      <w:ind w:left="720"/>
      <w:contextualSpacing/>
    </w:pPr>
  </w:style>
  <w:style w:customStyle="1" w:styleId="Default" w:type="paragraph">
    <w:name w:val="Default"/>
    <w:qFormat/>
    <w:rsid w:val="00F47028"/>
    <w:pPr>
      <w:autoSpaceDE w:val="0"/>
    </w:pPr>
    <w:rPr>
      <w:rFonts w:ascii="Arial" w:cs="Arial" w:eastAsia="Calibri" w:hAnsi="Arial"/>
      <w:color w:val="000000"/>
      <w:lang w:eastAsia="zh-CN"/>
    </w:rPr>
  </w:style>
  <w:style w:styleId="Rvision" w:type="paragraph">
    <w:name w:val="Revision"/>
    <w:hidden/>
    <w:uiPriority w:val="99"/>
    <w:semiHidden/>
    <w:rsid w:val="009C2994"/>
    <w:rPr>
      <w:rFonts w:ascii="Times New Roman" w:cs="Times New Roman" w:eastAsia="Times New Roman" w:hAnsi="Times New Roman"/>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8FF"/>
    <w:rPr>
      <w:rFonts w:ascii="Times New Roman" w:eastAsia="Times New Roman" w:hAnsi="Times New Roman" w:cs="Times New Roman"/>
      <w:lang w:eastAsia="fr-FR"/>
    </w:rPr>
  </w:style>
  <w:style w:type="paragraph" w:styleId="Titre1">
    <w:name w:val="heading 1"/>
    <w:basedOn w:val="Paragraphedeliste"/>
    <w:next w:val="Normal"/>
    <w:link w:val="Titre1Car"/>
    <w:uiPriority w:val="9"/>
    <w:qFormat/>
    <w:rsid w:val="002D230E"/>
    <w:pPr>
      <w:keepNext/>
      <w:keepLines/>
      <w:spacing w:before="240" w:line="480" w:lineRule="auto"/>
      <w:ind w:left="0"/>
      <w:jc w:val="both"/>
      <w:outlineLvl w:val="0"/>
    </w:pPr>
    <w:rPr>
      <w:rFonts w:ascii="Arial" w:eastAsiaTheme="majorEastAsia" w:hAnsi="Arial" w:cstheme="majorBidi"/>
      <w:b/>
      <w:color w:val="004059"/>
      <w:sz w:val="28"/>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2Exempleounote">
    <w:name w:val="32_Exemple ou note"/>
    <w:rsid w:val="00244015"/>
    <w:pPr>
      <w:keepLines/>
      <w:spacing w:before="113" w:line="240" w:lineRule="exact"/>
      <w:ind w:left="1133"/>
      <w:jc w:val="both"/>
    </w:pPr>
    <w:rPr>
      <w:rFonts w:ascii="Arial" w:eastAsia="Times New Roman" w:hAnsi="Arial" w:cs="Times New Roman"/>
      <w:b/>
      <w:caps/>
      <w:sz w:val="22"/>
      <w:szCs w:val="20"/>
      <w:lang w:eastAsia="fr-FR"/>
    </w:rPr>
  </w:style>
  <w:style w:type="paragraph" w:styleId="Notedebasdepage">
    <w:name w:val="footnote text"/>
    <w:basedOn w:val="Normal"/>
    <w:link w:val="NotedebasdepageCar"/>
    <w:uiPriority w:val="99"/>
    <w:unhideWhenUsed/>
    <w:rsid w:val="00244015"/>
    <w:rPr>
      <w:rFonts w:eastAsiaTheme="minorHAnsi" w:cstheme="minorBidi"/>
      <w:sz w:val="20"/>
      <w:szCs w:val="20"/>
      <w:lang w:eastAsia="en-US"/>
    </w:rPr>
  </w:style>
  <w:style w:type="character" w:customStyle="1" w:styleId="NotedebasdepageCar">
    <w:name w:val="Note de bas de page Car"/>
    <w:basedOn w:val="Policepardfaut"/>
    <w:link w:val="Notedebasdepage"/>
    <w:uiPriority w:val="99"/>
    <w:rsid w:val="00244015"/>
    <w:rPr>
      <w:rFonts w:ascii="Times New Roman" w:hAnsi="Times New Roman"/>
      <w:sz w:val="20"/>
      <w:szCs w:val="20"/>
    </w:rPr>
  </w:style>
  <w:style w:type="character" w:styleId="Appelnotedebasdep">
    <w:name w:val="footnote reference"/>
    <w:basedOn w:val="Policepardfaut"/>
    <w:semiHidden/>
    <w:unhideWhenUsed/>
    <w:rsid w:val="00244015"/>
    <w:rPr>
      <w:vertAlign w:val="superscript"/>
    </w:rPr>
  </w:style>
  <w:style w:type="paragraph" w:styleId="Listepuces">
    <w:name w:val="List Bullet"/>
    <w:basedOn w:val="Normal"/>
    <w:autoRedefine/>
    <w:rsid w:val="00244015"/>
    <w:pPr>
      <w:numPr>
        <w:numId w:val="1"/>
      </w:numPr>
    </w:pPr>
  </w:style>
  <w:style w:type="paragraph" w:customStyle="1" w:styleId="CM27">
    <w:name w:val="CM27"/>
    <w:basedOn w:val="Normal"/>
    <w:next w:val="Normal"/>
    <w:uiPriority w:val="99"/>
    <w:rsid w:val="00244015"/>
    <w:pPr>
      <w:widowControl w:val="0"/>
      <w:autoSpaceDE w:val="0"/>
      <w:autoSpaceDN w:val="0"/>
      <w:adjustRightInd w:val="0"/>
    </w:pPr>
    <w:rPr>
      <w:rFonts w:ascii="YBZFD E+ Helvetica" w:hAnsi="YBZFD E+ Helvetica"/>
    </w:rPr>
  </w:style>
  <w:style w:type="paragraph" w:customStyle="1" w:styleId="CM30">
    <w:name w:val="CM30"/>
    <w:basedOn w:val="Normal"/>
    <w:uiPriority w:val="99"/>
    <w:rsid w:val="00244015"/>
    <w:pPr>
      <w:autoSpaceDE w:val="0"/>
      <w:autoSpaceDN w:val="0"/>
    </w:pPr>
    <w:rPr>
      <w:rFonts w:ascii="YBZFD E+ Helvetica" w:eastAsiaTheme="minorHAnsi" w:hAnsi="YBZFD E+ Helvetica"/>
    </w:rPr>
  </w:style>
  <w:style w:type="character" w:styleId="Marquedecommentaire">
    <w:name w:val="annotation reference"/>
    <w:basedOn w:val="Policepardfaut"/>
    <w:uiPriority w:val="99"/>
    <w:semiHidden/>
    <w:unhideWhenUsed/>
    <w:rsid w:val="00767D07"/>
    <w:rPr>
      <w:sz w:val="16"/>
      <w:szCs w:val="16"/>
    </w:rPr>
  </w:style>
  <w:style w:type="paragraph" w:styleId="Commentaire">
    <w:name w:val="annotation text"/>
    <w:basedOn w:val="Normal"/>
    <w:link w:val="CommentaireCar"/>
    <w:uiPriority w:val="99"/>
    <w:semiHidden/>
    <w:unhideWhenUsed/>
    <w:rsid w:val="00767D07"/>
    <w:rPr>
      <w:sz w:val="20"/>
      <w:szCs w:val="20"/>
    </w:rPr>
  </w:style>
  <w:style w:type="character" w:customStyle="1" w:styleId="CommentaireCar">
    <w:name w:val="Commentaire Car"/>
    <w:basedOn w:val="Policepardfaut"/>
    <w:link w:val="Commentaire"/>
    <w:uiPriority w:val="99"/>
    <w:semiHidden/>
    <w:rsid w:val="00767D07"/>
    <w:rPr>
      <w:sz w:val="20"/>
      <w:szCs w:val="20"/>
    </w:rPr>
  </w:style>
  <w:style w:type="paragraph" w:styleId="Objetducommentaire">
    <w:name w:val="annotation subject"/>
    <w:basedOn w:val="Commentaire"/>
    <w:next w:val="Commentaire"/>
    <w:link w:val="ObjetducommentaireCar"/>
    <w:uiPriority w:val="99"/>
    <w:semiHidden/>
    <w:unhideWhenUsed/>
    <w:rsid w:val="00767D07"/>
    <w:rPr>
      <w:b/>
      <w:bCs/>
    </w:rPr>
  </w:style>
  <w:style w:type="character" w:customStyle="1" w:styleId="ObjetducommentaireCar">
    <w:name w:val="Objet du commentaire Car"/>
    <w:basedOn w:val="CommentaireCar"/>
    <w:link w:val="Objetducommentaire"/>
    <w:uiPriority w:val="99"/>
    <w:semiHidden/>
    <w:rsid w:val="00767D07"/>
    <w:rPr>
      <w:b/>
      <w:bCs/>
      <w:sz w:val="20"/>
      <w:szCs w:val="20"/>
    </w:rPr>
  </w:style>
  <w:style w:type="paragraph" w:styleId="Textedebulles">
    <w:name w:val="Balloon Text"/>
    <w:basedOn w:val="Normal"/>
    <w:link w:val="TextedebullesCar"/>
    <w:uiPriority w:val="99"/>
    <w:semiHidden/>
    <w:unhideWhenUsed/>
    <w:rsid w:val="00767D07"/>
    <w:rPr>
      <w:rFonts w:eastAsiaTheme="minorHAnsi"/>
      <w:sz w:val="18"/>
      <w:szCs w:val="18"/>
      <w:lang w:eastAsia="en-US"/>
    </w:rPr>
  </w:style>
  <w:style w:type="character" w:customStyle="1" w:styleId="TextedebullesCar">
    <w:name w:val="Texte de bulles Car"/>
    <w:basedOn w:val="Policepardfaut"/>
    <w:link w:val="Textedebulles"/>
    <w:uiPriority w:val="99"/>
    <w:semiHidden/>
    <w:rsid w:val="00767D07"/>
    <w:rPr>
      <w:rFonts w:ascii="Times New Roman" w:hAnsi="Times New Roman" w:cs="Times New Roman"/>
      <w:sz w:val="18"/>
      <w:szCs w:val="18"/>
    </w:rPr>
  </w:style>
  <w:style w:type="character" w:styleId="Lienhypertexte">
    <w:name w:val="Hyperlink"/>
    <w:basedOn w:val="Policepardfaut"/>
    <w:uiPriority w:val="99"/>
    <w:unhideWhenUsed/>
    <w:rsid w:val="00F15988"/>
    <w:rPr>
      <w:color w:val="0563C1" w:themeColor="hyperlink"/>
      <w:u w:val="single"/>
    </w:rPr>
  </w:style>
  <w:style w:type="character" w:customStyle="1" w:styleId="UnresolvedMention">
    <w:name w:val="Unresolved Mention"/>
    <w:basedOn w:val="Policepardfaut"/>
    <w:uiPriority w:val="99"/>
    <w:semiHidden/>
    <w:unhideWhenUsed/>
    <w:rsid w:val="00F15988"/>
    <w:rPr>
      <w:color w:val="605E5C"/>
      <w:shd w:val="clear" w:color="auto" w:fill="E1DFDD"/>
    </w:rPr>
  </w:style>
  <w:style w:type="paragraph" w:customStyle="1" w:styleId="Titredudocument">
    <w:name w:val="Titre du document"/>
    <w:basedOn w:val="Normal"/>
    <w:qFormat/>
    <w:rsid w:val="002D230E"/>
    <w:pPr>
      <w:spacing w:before="240" w:after="120"/>
    </w:pPr>
    <w:rPr>
      <w:rFonts w:ascii="Arial" w:hAnsi="Arial"/>
      <w:b/>
      <w:bCs/>
      <w:caps/>
      <w:color w:val="E2051B"/>
      <w:sz w:val="56"/>
      <w:szCs w:val="20"/>
    </w:rPr>
  </w:style>
  <w:style w:type="paragraph" w:styleId="En-tte">
    <w:name w:val="header"/>
    <w:basedOn w:val="Normal"/>
    <w:link w:val="En-tteCar"/>
    <w:uiPriority w:val="99"/>
    <w:unhideWhenUsed/>
    <w:rsid w:val="002D230E"/>
    <w:pPr>
      <w:tabs>
        <w:tab w:val="center" w:pos="4536"/>
        <w:tab w:val="right" w:pos="9072"/>
      </w:tabs>
    </w:pPr>
  </w:style>
  <w:style w:type="character" w:customStyle="1" w:styleId="En-tteCar">
    <w:name w:val="En-tête Car"/>
    <w:basedOn w:val="Policepardfaut"/>
    <w:link w:val="En-tte"/>
    <w:uiPriority w:val="99"/>
    <w:rsid w:val="002D230E"/>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2D230E"/>
    <w:pPr>
      <w:tabs>
        <w:tab w:val="center" w:pos="4536"/>
        <w:tab w:val="right" w:pos="9072"/>
      </w:tabs>
    </w:pPr>
  </w:style>
  <w:style w:type="character" w:customStyle="1" w:styleId="PieddepageCar">
    <w:name w:val="Pied de page Car"/>
    <w:basedOn w:val="Policepardfaut"/>
    <w:link w:val="Pieddepage"/>
    <w:uiPriority w:val="99"/>
    <w:rsid w:val="002D230E"/>
    <w:rPr>
      <w:rFonts w:ascii="Times New Roman" w:eastAsia="Times New Roman" w:hAnsi="Times New Roman" w:cs="Times New Roman"/>
      <w:lang w:eastAsia="fr-FR"/>
    </w:rPr>
  </w:style>
  <w:style w:type="character" w:customStyle="1" w:styleId="Titre1Car">
    <w:name w:val="Titre 1 Car"/>
    <w:basedOn w:val="Policepardfaut"/>
    <w:link w:val="Titre1"/>
    <w:uiPriority w:val="9"/>
    <w:rsid w:val="002D230E"/>
    <w:rPr>
      <w:rFonts w:ascii="Arial" w:eastAsiaTheme="majorEastAsia" w:hAnsi="Arial" w:cstheme="majorBidi"/>
      <w:b/>
      <w:color w:val="004059"/>
      <w:sz w:val="28"/>
      <w:szCs w:val="32"/>
    </w:rPr>
  </w:style>
  <w:style w:type="paragraph" w:styleId="Paragraphedeliste">
    <w:name w:val="List Paragraph"/>
    <w:basedOn w:val="Normal"/>
    <w:uiPriority w:val="34"/>
    <w:qFormat/>
    <w:rsid w:val="002D230E"/>
    <w:pPr>
      <w:ind w:left="720"/>
      <w:contextualSpacing/>
    </w:pPr>
  </w:style>
  <w:style w:type="paragraph" w:customStyle="1" w:styleId="Default">
    <w:name w:val="Default"/>
    <w:qFormat/>
    <w:rsid w:val="00F47028"/>
    <w:pPr>
      <w:autoSpaceDE w:val="0"/>
    </w:pPr>
    <w:rPr>
      <w:rFonts w:ascii="Arial" w:eastAsia="Calibri" w:hAnsi="Arial" w:cs="Arial"/>
      <w:color w:val="000000"/>
      <w:lang w:eastAsia="zh-CN"/>
    </w:rPr>
  </w:style>
  <w:style w:type="paragraph" w:styleId="Rvision">
    <w:name w:val="Revision"/>
    <w:hidden/>
    <w:uiPriority w:val="99"/>
    <w:semiHidden/>
    <w:rsid w:val="009C2994"/>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8971024">
      <w:bodyDiv w:val="1"/>
      <w:marLeft w:val="0"/>
      <w:marRight w:val="0"/>
      <w:marTop w:val="0"/>
      <w:marBottom w:val="0"/>
      <w:divBdr>
        <w:top w:val="none" w:sz="0" w:space="0" w:color="auto"/>
        <w:left w:val="none" w:sz="0" w:space="0" w:color="auto"/>
        <w:bottom w:val="none" w:sz="0" w:space="0" w:color="auto"/>
        <w:right w:val="none" w:sz="0" w:space="0" w:color="auto"/>
      </w:divBdr>
    </w:div>
    <w:div w:id="1364943021">
      <w:bodyDiv w:val="1"/>
      <w:marLeft w:val="0"/>
      <w:marRight w:val="0"/>
      <w:marTop w:val="0"/>
      <w:marBottom w:val="0"/>
      <w:divBdr>
        <w:top w:val="none" w:sz="0" w:space="0" w:color="auto"/>
        <w:left w:val="none" w:sz="0" w:space="0" w:color="auto"/>
        <w:bottom w:val="none" w:sz="0" w:space="0" w:color="auto"/>
        <w:right w:val="none" w:sz="0" w:space="0" w:color="auto"/>
      </w:divBdr>
    </w:div>
    <w:div w:id="1368795132">
      <w:bodyDiv w:val="1"/>
      <w:marLeft w:val="0"/>
      <w:marRight w:val="0"/>
      <w:marTop w:val="0"/>
      <w:marBottom w:val="0"/>
      <w:divBdr>
        <w:top w:val="none" w:sz="0" w:space="0" w:color="auto"/>
        <w:left w:val="none" w:sz="0" w:space="0" w:color="auto"/>
        <w:bottom w:val="none" w:sz="0" w:space="0" w:color="auto"/>
        <w:right w:val="none" w:sz="0" w:space="0" w:color="auto"/>
      </w:divBdr>
    </w:div>
    <w:div w:id="1860774957">
      <w:bodyDiv w:val="1"/>
      <w:marLeft w:val="0"/>
      <w:marRight w:val="0"/>
      <w:marTop w:val="0"/>
      <w:marBottom w:val="0"/>
      <w:divBdr>
        <w:top w:val="none" w:sz="0" w:space="0" w:color="auto"/>
        <w:left w:val="none" w:sz="0" w:space="0" w:color="auto"/>
        <w:bottom w:val="none" w:sz="0" w:space="0" w:color="auto"/>
        <w:right w:val="none" w:sz="0" w:space="0" w:color="auto"/>
      </w:divBdr>
      <w:divsChild>
        <w:div w:id="420566008">
          <w:marLeft w:val="0"/>
          <w:marRight w:val="0"/>
          <w:marTop w:val="0"/>
          <w:marBottom w:val="0"/>
          <w:divBdr>
            <w:top w:val="none" w:sz="0" w:space="0" w:color="auto"/>
            <w:left w:val="none" w:sz="0" w:space="0" w:color="auto"/>
            <w:bottom w:val="none" w:sz="0" w:space="0" w:color="auto"/>
            <w:right w:val="none" w:sz="0" w:space="0" w:color="auto"/>
          </w:divBdr>
          <w:divsChild>
            <w:div w:id="1017928551">
              <w:marLeft w:val="0"/>
              <w:marRight w:val="0"/>
              <w:marTop w:val="0"/>
              <w:marBottom w:val="0"/>
              <w:divBdr>
                <w:top w:val="none" w:sz="0" w:space="0" w:color="auto"/>
                <w:left w:val="none" w:sz="0" w:space="0" w:color="auto"/>
                <w:bottom w:val="none" w:sz="0" w:space="0" w:color="auto"/>
                <w:right w:val="none" w:sz="0" w:space="0" w:color="auto"/>
              </w:divBdr>
              <w:divsChild>
                <w:div w:id="1984844924">
                  <w:marLeft w:val="0"/>
                  <w:marRight w:val="0"/>
                  <w:marTop w:val="0"/>
                  <w:marBottom w:val="0"/>
                  <w:divBdr>
                    <w:top w:val="none" w:sz="0" w:space="0" w:color="auto"/>
                    <w:left w:val="none" w:sz="0" w:space="0" w:color="auto"/>
                    <w:bottom w:val="none" w:sz="0" w:space="0" w:color="auto"/>
                    <w:right w:val="none" w:sz="0" w:space="0" w:color="auto"/>
                  </w:divBdr>
                  <w:divsChild>
                    <w:div w:id="1582175336">
                      <w:marLeft w:val="0"/>
                      <w:marRight w:val="0"/>
                      <w:marTop w:val="0"/>
                      <w:marBottom w:val="0"/>
                      <w:divBdr>
                        <w:top w:val="none" w:sz="0" w:space="0" w:color="auto"/>
                        <w:left w:val="none" w:sz="0" w:space="0" w:color="auto"/>
                        <w:bottom w:val="none" w:sz="0" w:space="0" w:color="auto"/>
                        <w:right w:val="none" w:sz="0" w:space="0" w:color="auto"/>
                      </w:divBdr>
                      <w:divsChild>
                        <w:div w:id="2019959472">
                          <w:marLeft w:val="0"/>
                          <w:marRight w:val="0"/>
                          <w:marTop w:val="0"/>
                          <w:marBottom w:val="0"/>
                          <w:divBdr>
                            <w:top w:val="none" w:sz="0" w:space="0" w:color="auto"/>
                            <w:left w:val="none" w:sz="0" w:space="0" w:color="auto"/>
                            <w:bottom w:val="none" w:sz="0" w:space="0" w:color="auto"/>
                            <w:right w:val="none" w:sz="0" w:space="0" w:color="auto"/>
                          </w:divBdr>
                          <w:divsChild>
                            <w:div w:id="326712467">
                              <w:marLeft w:val="0"/>
                              <w:marRight w:val="0"/>
                              <w:marTop w:val="0"/>
                              <w:marBottom w:val="0"/>
                              <w:divBdr>
                                <w:top w:val="none" w:sz="0" w:space="0" w:color="auto"/>
                                <w:left w:val="none" w:sz="0" w:space="0" w:color="auto"/>
                                <w:bottom w:val="none" w:sz="0" w:space="0" w:color="auto"/>
                                <w:right w:val="none" w:sz="0" w:space="0" w:color="auto"/>
                              </w:divBdr>
                              <w:divsChild>
                                <w:div w:id="19454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2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people.xml" Type="http://schemas.microsoft.com/office/2011/relationships/peopl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FF9A5-B849-474A-859F-3349F551A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3473</Words>
  <Characters>19102</Characters>
  <Application>Microsoft Office Word</Application>
  <DocSecurity>0</DocSecurity>
  <Lines>159</Lines>
  <Paragraphs>45</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22530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2021-04-29T12:44:00Z</dcterms:created>
  <cp:lastPrinted>2021-01-27T15:21:00Z</cp:lastPrinted>
  <dcterms:modified xsi:type="dcterms:W3CDTF">2021-04-29T12:44:00Z</dcterms:modified>
  <cp:revision>3</cp:revision>
</cp:coreProperties>
</file>