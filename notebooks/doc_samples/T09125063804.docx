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5A84" w14:textId="082DA148" w:rsidR="00484501" w:rsidRPr="00BC28DD" w:rsidRDefault="00484501" w:rsidP="00484501">
      <w:pPr>
        <w:pStyle w:val="Sansinterligne"/>
        <w:jc w:val="center"/>
        <w:rPr>
          <w:rFonts w:ascii="Times New Roman" w:hAnsi="Times New Roman"/>
          <w:b/>
          <w:sz w:val="24"/>
          <w:u w:val="single"/>
        </w:rPr>
      </w:pPr>
      <w:r w:rsidRPr="00BC28DD">
        <w:rPr>
          <w:rFonts w:ascii="Times New Roman" w:hAnsi="Times New Roman"/>
          <w:b/>
          <w:sz w:val="24"/>
          <w:u w:val="single"/>
        </w:rPr>
        <w:t xml:space="preserve">ACCORD D’ENTREPRISE RELATIF </w:t>
      </w:r>
      <w:r w:rsidR="00AE6474">
        <w:rPr>
          <w:rFonts w:ascii="Times New Roman" w:hAnsi="Times New Roman"/>
          <w:b/>
          <w:sz w:val="24"/>
          <w:u w:val="single"/>
        </w:rPr>
        <w:t>A LA DUREE DU TRAVAIL</w:t>
      </w:r>
      <w:r w:rsidR="00EB7CB0">
        <w:rPr>
          <w:rFonts w:ascii="Times New Roman" w:hAnsi="Times New Roman"/>
          <w:b/>
          <w:sz w:val="24"/>
          <w:u w:val="single"/>
        </w:rPr>
        <w:t>, AU REGLEMENT DES TEMPS DE TRAJET ET AU CONTINGENT ANNUEL</w:t>
      </w:r>
    </w:p>
    <w:p w14:paraId="2D1D55BE" w14:textId="7C6184AF" w:rsidR="00484501" w:rsidRDefault="00484501" w:rsidP="00484501">
      <w:pPr>
        <w:pStyle w:val="Sansinterligne"/>
        <w:jc w:val="both"/>
        <w:rPr>
          <w:rFonts w:ascii="Times New Roman" w:hAnsi="Times New Roman"/>
          <w:sz w:val="24"/>
        </w:rPr>
      </w:pPr>
    </w:p>
    <w:p w14:paraId="442C3532" w14:textId="77777777" w:rsidR="002207F5" w:rsidRDefault="002207F5" w:rsidP="00484501">
      <w:pPr>
        <w:pStyle w:val="Sansinterligne"/>
        <w:jc w:val="both"/>
        <w:rPr>
          <w:rFonts w:ascii="Times New Roman" w:hAnsi="Times New Roman"/>
          <w:sz w:val="24"/>
        </w:rPr>
      </w:pPr>
    </w:p>
    <w:p w14:paraId="118028FC" w14:textId="77777777" w:rsidR="00FA75FB" w:rsidRPr="00B92314" w:rsidRDefault="00FA75FB" w:rsidP="00484501">
      <w:pPr>
        <w:pStyle w:val="Sansinterligne"/>
        <w:jc w:val="both"/>
        <w:rPr>
          <w:rFonts w:ascii="Times New Roman" w:hAnsi="Times New Roman"/>
          <w:sz w:val="24"/>
        </w:rPr>
      </w:pPr>
    </w:p>
    <w:p w14:paraId="596F210E" w14:textId="4200235E" w:rsidR="00484501" w:rsidRDefault="00484501" w:rsidP="00484501">
      <w:pPr>
        <w:pStyle w:val="Sansinterligne"/>
        <w:jc w:val="both"/>
        <w:rPr>
          <w:rFonts w:ascii="Times New Roman" w:hAnsi="Times New Roman"/>
          <w:b/>
          <w:sz w:val="24"/>
        </w:rPr>
      </w:pPr>
      <w:r w:rsidRPr="00BC28DD">
        <w:rPr>
          <w:rFonts w:ascii="Times New Roman" w:hAnsi="Times New Roman"/>
          <w:b/>
          <w:sz w:val="24"/>
        </w:rPr>
        <w:t>Entre :</w:t>
      </w:r>
    </w:p>
    <w:p w14:paraId="1A599E60" w14:textId="77777777" w:rsidR="00191DE8" w:rsidRDefault="00191DE8" w:rsidP="00484501">
      <w:pPr>
        <w:pStyle w:val="Sansinterligne"/>
        <w:jc w:val="both"/>
        <w:rPr>
          <w:rFonts w:ascii="Times New Roman" w:hAnsi="Times New Roman"/>
          <w:b/>
          <w:sz w:val="24"/>
        </w:rPr>
      </w:pPr>
    </w:p>
    <w:p w14:paraId="4CB76F29" w14:textId="77777777" w:rsidR="00EB7CB0" w:rsidRPr="003A6170" w:rsidRDefault="00EB7CB0" w:rsidP="00EB7CB0">
      <w:pPr>
        <w:rPr>
          <w:b/>
        </w:rPr>
      </w:pPr>
      <w:r>
        <w:rPr>
          <w:b/>
        </w:rPr>
        <w:t>La Société FREITAS LEVAGE</w:t>
      </w:r>
    </w:p>
    <w:p w14:paraId="343048BE" w14:textId="7087BD2C" w:rsidR="00EB7CB0" w:rsidRDefault="00047DD9" w:rsidP="00EB7CB0">
      <w:r>
        <w:t>SAS</w:t>
      </w:r>
      <w:r w:rsidR="00EB7CB0">
        <w:t xml:space="preserve"> au capital de 50 000 €</w:t>
      </w:r>
    </w:p>
    <w:p w14:paraId="3B637A7D" w14:textId="67472EF7" w:rsidR="00EB7CB0" w:rsidRDefault="00EB7CB0" w:rsidP="00EB7CB0">
      <w:r>
        <w:t>RCS 484 538 525</w:t>
      </w:r>
    </w:p>
    <w:p w14:paraId="725EE29A" w14:textId="7B5B359F" w:rsidR="00EB7CB0" w:rsidRDefault="00EB7CB0" w:rsidP="00EB7CB0">
      <w:r>
        <w:t>Siège social : 3, Rue Gustave Eiffel</w:t>
      </w:r>
    </w:p>
    <w:p w14:paraId="3D281BF1" w14:textId="2A1B963F" w:rsidR="00EB7CB0" w:rsidRDefault="00EB7CB0" w:rsidP="00EB7CB0">
      <w:r>
        <w:t>91240 SAINT MICHEL SUR ORGE</w:t>
      </w:r>
    </w:p>
    <w:p w14:paraId="46C4B8E7" w14:textId="6139D0CB" w:rsidR="00EB7CB0" w:rsidRDefault="00EB7CB0" w:rsidP="00EB7CB0">
      <w:r>
        <w:t xml:space="preserve">Prise en la personne de son </w:t>
      </w:r>
      <w:r w:rsidR="00047DD9">
        <w:t>Président</w:t>
      </w:r>
      <w:r>
        <w:t xml:space="preserve">, </w:t>
      </w:r>
      <w:r w:rsidR="00047DD9">
        <w:t>la société</w:t>
      </w:r>
      <w:r w:rsidR="001D68F5">
        <w:t xml:space="preserve"> XXXXX</w:t>
      </w:r>
      <w:r w:rsidR="00047DD9">
        <w:t>, elle-même représentée par son gérant, Monsieur</w:t>
      </w:r>
      <w:r w:rsidR="001D68F5">
        <w:t xml:space="preserve"> XXXXX</w:t>
      </w:r>
      <w:r w:rsidR="00047DD9">
        <w:t>.</w:t>
      </w:r>
    </w:p>
    <w:p w14:paraId="224B4210" w14:textId="77777777" w:rsidR="00484501" w:rsidRDefault="00484501" w:rsidP="00484501">
      <w:pPr>
        <w:pStyle w:val="Sansinterligne"/>
        <w:jc w:val="both"/>
        <w:rPr>
          <w:rFonts w:ascii="Times New Roman" w:hAnsi="Times New Roman"/>
          <w:sz w:val="24"/>
        </w:rPr>
      </w:pPr>
    </w:p>
    <w:p w14:paraId="3C3215D6" w14:textId="77777777" w:rsidR="00484501" w:rsidRPr="001C5C05" w:rsidRDefault="00484501" w:rsidP="00484501">
      <w:pPr>
        <w:pStyle w:val="Sansinterligne"/>
        <w:jc w:val="both"/>
        <w:rPr>
          <w:rFonts w:ascii="Times New Roman" w:hAnsi="Times New Roman"/>
          <w:b/>
          <w:sz w:val="24"/>
        </w:rPr>
      </w:pPr>
      <w:r w:rsidRPr="001C5C05">
        <w:rPr>
          <w:rFonts w:ascii="Times New Roman" w:hAnsi="Times New Roman"/>
          <w:b/>
          <w:sz w:val="24"/>
        </w:rPr>
        <w:t>Et</w:t>
      </w:r>
    </w:p>
    <w:p w14:paraId="687C8B28" w14:textId="77777777" w:rsidR="00484501" w:rsidRDefault="00484501" w:rsidP="00484501">
      <w:pPr>
        <w:pStyle w:val="Sansinterligne"/>
        <w:jc w:val="both"/>
        <w:rPr>
          <w:rFonts w:ascii="Times New Roman" w:hAnsi="Times New Roman"/>
          <w:sz w:val="24"/>
        </w:rPr>
      </w:pPr>
    </w:p>
    <w:p w14:paraId="7E2E4E49" w14:textId="22F4E2D9" w:rsidR="006D0730" w:rsidRDefault="00EB7CB0" w:rsidP="006D0730">
      <w:pPr>
        <w:pStyle w:val="Sansinterligne"/>
        <w:jc w:val="both"/>
        <w:rPr>
          <w:rFonts w:ascii="Times New Roman" w:hAnsi="Times New Roman"/>
          <w:sz w:val="24"/>
        </w:rPr>
      </w:pPr>
      <w:r>
        <w:rPr>
          <w:rFonts w:ascii="Times New Roman" w:hAnsi="Times New Roman"/>
          <w:b/>
          <w:sz w:val="24"/>
        </w:rPr>
        <w:t xml:space="preserve">Monsieur </w:t>
      </w:r>
      <w:r w:rsidR="001D68F5">
        <w:rPr>
          <w:rFonts w:ascii="Times New Roman" w:hAnsi="Times New Roman"/>
          <w:b/>
          <w:sz w:val="24"/>
        </w:rPr>
        <w:t>XXXXX</w:t>
      </w:r>
      <w:r w:rsidR="00FE50EC">
        <w:rPr>
          <w:rFonts w:ascii="Times New Roman" w:hAnsi="Times New Roman"/>
          <w:sz w:val="24"/>
        </w:rPr>
        <w:t xml:space="preserve">, </w:t>
      </w:r>
      <w:r>
        <w:rPr>
          <w:rFonts w:ascii="Times New Roman" w:hAnsi="Times New Roman"/>
          <w:sz w:val="24"/>
        </w:rPr>
        <w:t>salarié de la société FREITAS LEVAGE, expressément mandaté par l’UD des Syndicats CFTC de Seine et Marne,</w:t>
      </w:r>
    </w:p>
    <w:p w14:paraId="590F8253" w14:textId="1BFA5E46" w:rsidR="000652DB" w:rsidRDefault="000652DB" w:rsidP="00484501">
      <w:pPr>
        <w:pStyle w:val="Sansinterligne"/>
        <w:jc w:val="both"/>
        <w:rPr>
          <w:rFonts w:ascii="Times New Roman" w:hAnsi="Times New Roman"/>
          <w:sz w:val="24"/>
        </w:rPr>
      </w:pPr>
    </w:p>
    <w:p w14:paraId="6EFF740D" w14:textId="77777777" w:rsidR="000652DB" w:rsidRDefault="000652DB" w:rsidP="00484501">
      <w:pPr>
        <w:pStyle w:val="Sansinterligne"/>
        <w:jc w:val="both"/>
        <w:rPr>
          <w:rFonts w:ascii="Times New Roman" w:hAnsi="Times New Roman"/>
          <w:sz w:val="24"/>
        </w:rPr>
      </w:pPr>
    </w:p>
    <w:p w14:paraId="12996F99" w14:textId="77777777" w:rsidR="00484501" w:rsidRDefault="00484501" w:rsidP="00484501">
      <w:pPr>
        <w:pStyle w:val="Sansinterligne"/>
        <w:jc w:val="both"/>
        <w:rPr>
          <w:rFonts w:ascii="Times New Roman" w:hAnsi="Times New Roman"/>
          <w:sz w:val="24"/>
        </w:rPr>
      </w:pPr>
      <w:r w:rsidRPr="000E4220">
        <w:rPr>
          <w:rFonts w:ascii="Times New Roman" w:hAnsi="Times New Roman"/>
          <w:b/>
          <w:sz w:val="24"/>
          <w:u w:val="single"/>
        </w:rPr>
        <w:t>Préambule </w:t>
      </w:r>
      <w:r w:rsidRPr="000E4220">
        <w:rPr>
          <w:rFonts w:ascii="Times New Roman" w:hAnsi="Times New Roman"/>
          <w:b/>
          <w:sz w:val="24"/>
        </w:rPr>
        <w:t>:</w:t>
      </w:r>
    </w:p>
    <w:p w14:paraId="235AF9C1" w14:textId="19EB679F" w:rsidR="00484501" w:rsidRDefault="00484501" w:rsidP="00484501">
      <w:pPr>
        <w:pStyle w:val="Sansinterligne"/>
        <w:jc w:val="both"/>
        <w:rPr>
          <w:rFonts w:ascii="Times New Roman" w:hAnsi="Times New Roman"/>
          <w:sz w:val="24"/>
        </w:rPr>
      </w:pPr>
    </w:p>
    <w:p w14:paraId="0AD18D67" w14:textId="273E87FD" w:rsidR="00EB7CB0" w:rsidRDefault="00FE50EC" w:rsidP="00484501">
      <w:pPr>
        <w:pStyle w:val="Sansinterligne"/>
        <w:jc w:val="both"/>
        <w:rPr>
          <w:rFonts w:ascii="Times New Roman" w:hAnsi="Times New Roman"/>
          <w:sz w:val="24"/>
        </w:rPr>
      </w:pPr>
      <w:r>
        <w:rPr>
          <w:rFonts w:ascii="Times New Roman" w:hAnsi="Times New Roman"/>
          <w:sz w:val="24"/>
        </w:rPr>
        <w:t xml:space="preserve">Par application de l’article </w:t>
      </w:r>
      <w:r w:rsidR="00EB7CB0">
        <w:rPr>
          <w:rFonts w:ascii="Times New Roman" w:hAnsi="Times New Roman"/>
          <w:sz w:val="24"/>
        </w:rPr>
        <w:t>L</w:t>
      </w:r>
      <w:r w:rsidR="005224BE">
        <w:rPr>
          <w:rFonts w:ascii="Times New Roman" w:hAnsi="Times New Roman"/>
          <w:sz w:val="24"/>
        </w:rPr>
        <w:t xml:space="preserve"> </w:t>
      </w:r>
      <w:r w:rsidR="00EB7CB0">
        <w:rPr>
          <w:rFonts w:ascii="Times New Roman" w:hAnsi="Times New Roman"/>
          <w:sz w:val="24"/>
        </w:rPr>
        <w:t>2232-23-1</w:t>
      </w:r>
      <w:r>
        <w:rPr>
          <w:rFonts w:ascii="Times New Roman" w:hAnsi="Times New Roman"/>
          <w:sz w:val="24"/>
        </w:rPr>
        <w:t xml:space="preserve"> du Code du Travail, la société </w:t>
      </w:r>
      <w:r w:rsidR="00EB7CB0">
        <w:rPr>
          <w:rFonts w:ascii="Times New Roman" w:hAnsi="Times New Roman"/>
          <w:sz w:val="24"/>
        </w:rPr>
        <w:t>FREITAS LEVAGE</w:t>
      </w:r>
      <w:r>
        <w:rPr>
          <w:rFonts w:ascii="Times New Roman" w:hAnsi="Times New Roman"/>
          <w:sz w:val="24"/>
        </w:rPr>
        <w:t>, dépourvue de délégué syndical</w:t>
      </w:r>
      <w:r w:rsidR="00EB7CB0">
        <w:rPr>
          <w:rFonts w:ascii="Times New Roman" w:hAnsi="Times New Roman"/>
          <w:sz w:val="24"/>
        </w:rPr>
        <w:t xml:space="preserve"> et de </w:t>
      </w:r>
      <w:r w:rsidR="005224BE">
        <w:rPr>
          <w:rFonts w:ascii="Times New Roman" w:hAnsi="Times New Roman"/>
          <w:sz w:val="24"/>
        </w:rPr>
        <w:t>C</w:t>
      </w:r>
      <w:r w:rsidR="00EB7CB0">
        <w:rPr>
          <w:rFonts w:ascii="Times New Roman" w:hAnsi="Times New Roman"/>
          <w:sz w:val="24"/>
        </w:rPr>
        <w:t xml:space="preserve">omité social et économique suite à la signature d’un procès-verbal de carence </w:t>
      </w:r>
      <w:r w:rsidR="00EB7CB0" w:rsidRPr="00D6161F">
        <w:rPr>
          <w:rFonts w:ascii="Times New Roman" w:hAnsi="Times New Roman"/>
          <w:sz w:val="24"/>
        </w:rPr>
        <w:t xml:space="preserve">le </w:t>
      </w:r>
      <w:r w:rsidR="00EA2855" w:rsidRPr="00D6161F">
        <w:rPr>
          <w:rFonts w:ascii="Times New Roman" w:hAnsi="Times New Roman"/>
          <w:sz w:val="24"/>
        </w:rPr>
        <w:t>27/11/2023</w:t>
      </w:r>
      <w:r w:rsidRPr="00D6161F">
        <w:rPr>
          <w:rFonts w:ascii="Times New Roman" w:hAnsi="Times New Roman"/>
          <w:sz w:val="24"/>
        </w:rPr>
        <w:t>,</w:t>
      </w:r>
      <w:r>
        <w:rPr>
          <w:rFonts w:ascii="Times New Roman" w:hAnsi="Times New Roman"/>
          <w:sz w:val="24"/>
        </w:rPr>
        <w:t xml:space="preserve"> et dont l’effectif habituel est inférieur à </w:t>
      </w:r>
      <w:r w:rsidR="00EB7CB0">
        <w:rPr>
          <w:rFonts w:ascii="Times New Roman" w:hAnsi="Times New Roman"/>
          <w:sz w:val="24"/>
        </w:rPr>
        <w:t>50</w:t>
      </w:r>
      <w:r>
        <w:rPr>
          <w:rFonts w:ascii="Times New Roman" w:hAnsi="Times New Roman"/>
          <w:sz w:val="24"/>
        </w:rPr>
        <w:t xml:space="preserve"> salariés, a décidé de </w:t>
      </w:r>
      <w:r w:rsidR="00FA75FB">
        <w:rPr>
          <w:rFonts w:ascii="Times New Roman" w:hAnsi="Times New Roman"/>
          <w:sz w:val="24"/>
        </w:rPr>
        <w:t xml:space="preserve">négocier un </w:t>
      </w:r>
      <w:r>
        <w:rPr>
          <w:rFonts w:ascii="Times New Roman" w:hAnsi="Times New Roman"/>
          <w:sz w:val="24"/>
        </w:rPr>
        <w:t xml:space="preserve">accord </w:t>
      </w:r>
      <w:r w:rsidR="00EB7CB0">
        <w:rPr>
          <w:rFonts w:ascii="Times New Roman" w:hAnsi="Times New Roman"/>
          <w:sz w:val="24"/>
        </w:rPr>
        <w:t>d’entreprise</w:t>
      </w:r>
      <w:r>
        <w:rPr>
          <w:rFonts w:ascii="Times New Roman" w:hAnsi="Times New Roman"/>
          <w:sz w:val="24"/>
        </w:rPr>
        <w:t>.</w:t>
      </w:r>
    </w:p>
    <w:p w14:paraId="07FA5308" w14:textId="77777777" w:rsidR="00EB7CB0" w:rsidRDefault="00EB7CB0" w:rsidP="00484501">
      <w:pPr>
        <w:pStyle w:val="Sansinterligne"/>
        <w:jc w:val="both"/>
        <w:rPr>
          <w:rFonts w:ascii="Times New Roman" w:hAnsi="Times New Roman"/>
          <w:sz w:val="24"/>
        </w:rPr>
      </w:pPr>
    </w:p>
    <w:p w14:paraId="76F2FA67" w14:textId="63E8EF0D" w:rsidR="00FE50EC" w:rsidRDefault="00EB7CB0" w:rsidP="00484501">
      <w:pPr>
        <w:pStyle w:val="Sansinterligne"/>
        <w:jc w:val="both"/>
        <w:rPr>
          <w:rFonts w:ascii="Times New Roman" w:hAnsi="Times New Roman"/>
          <w:sz w:val="24"/>
        </w:rPr>
      </w:pPr>
      <w:r>
        <w:rPr>
          <w:rFonts w:ascii="Times New Roman" w:hAnsi="Times New Roman"/>
          <w:sz w:val="24"/>
        </w:rPr>
        <w:t>Conformément aux dispositions légales, l’UD Départementale des Syndicats de la CFTC</w:t>
      </w:r>
      <w:r w:rsidR="00FA75FB">
        <w:rPr>
          <w:rFonts w:ascii="Times New Roman" w:hAnsi="Times New Roman"/>
          <w:sz w:val="24"/>
        </w:rPr>
        <w:t xml:space="preserve"> de Seine et Marne</w:t>
      </w:r>
      <w:r>
        <w:rPr>
          <w:rFonts w:ascii="Times New Roman" w:hAnsi="Times New Roman"/>
          <w:sz w:val="24"/>
        </w:rPr>
        <w:t xml:space="preserve">, a donné mandat de négociation de cet accord d’entreprise à Monsieur </w:t>
      </w:r>
      <w:r w:rsidR="00B80BD6">
        <w:rPr>
          <w:rFonts w:ascii="Times New Roman" w:hAnsi="Times New Roman"/>
          <w:sz w:val="24"/>
        </w:rPr>
        <w:t>XXXXX</w:t>
      </w:r>
      <w:r>
        <w:rPr>
          <w:rFonts w:ascii="Times New Roman" w:hAnsi="Times New Roman"/>
          <w:sz w:val="24"/>
        </w:rPr>
        <w:t xml:space="preserve"> (salarié de la société FREITAS LEVAGE) par lettre datée du 15 janvier 2025. </w:t>
      </w:r>
      <w:r w:rsidR="00FE50EC">
        <w:rPr>
          <w:rFonts w:ascii="Times New Roman" w:hAnsi="Times New Roman"/>
          <w:sz w:val="24"/>
        </w:rPr>
        <w:t xml:space="preserve"> </w:t>
      </w:r>
    </w:p>
    <w:p w14:paraId="4E7B6227" w14:textId="14F6FDD9" w:rsidR="00FE50EC" w:rsidRDefault="00FE50EC" w:rsidP="00484501">
      <w:pPr>
        <w:pStyle w:val="Sansinterligne"/>
        <w:jc w:val="both"/>
        <w:rPr>
          <w:rFonts w:ascii="Times New Roman" w:hAnsi="Times New Roman"/>
          <w:sz w:val="24"/>
        </w:rPr>
      </w:pPr>
    </w:p>
    <w:p w14:paraId="695B354F" w14:textId="390F533E" w:rsidR="006C459D" w:rsidRDefault="00852A19" w:rsidP="00484501">
      <w:pPr>
        <w:pStyle w:val="Sansinterligne"/>
        <w:jc w:val="both"/>
        <w:rPr>
          <w:rFonts w:ascii="Times New Roman" w:hAnsi="Times New Roman"/>
          <w:sz w:val="24"/>
        </w:rPr>
      </w:pPr>
      <w:r>
        <w:rPr>
          <w:rFonts w:ascii="Times New Roman" w:hAnsi="Times New Roman"/>
          <w:sz w:val="24"/>
        </w:rPr>
        <w:t>L</w:t>
      </w:r>
      <w:r w:rsidR="006C459D">
        <w:rPr>
          <w:rFonts w:ascii="Times New Roman" w:hAnsi="Times New Roman"/>
          <w:sz w:val="24"/>
        </w:rPr>
        <w:t xml:space="preserve">es parties </w:t>
      </w:r>
      <w:r w:rsidR="00EB7CB0">
        <w:rPr>
          <w:rFonts w:ascii="Times New Roman" w:hAnsi="Times New Roman"/>
          <w:sz w:val="24"/>
        </w:rPr>
        <w:t xml:space="preserve">se sont donc réunies et </w:t>
      </w:r>
      <w:r w:rsidR="006C459D">
        <w:rPr>
          <w:rFonts w:ascii="Times New Roman" w:hAnsi="Times New Roman"/>
          <w:sz w:val="24"/>
        </w:rPr>
        <w:t xml:space="preserve">ont </w:t>
      </w:r>
      <w:r w:rsidR="00484501">
        <w:rPr>
          <w:rFonts w:ascii="Times New Roman" w:hAnsi="Times New Roman"/>
          <w:sz w:val="24"/>
        </w:rPr>
        <w:t>mené une réflexion sur</w:t>
      </w:r>
      <w:r w:rsidR="006C459D">
        <w:rPr>
          <w:rFonts w:ascii="Times New Roman" w:hAnsi="Times New Roman"/>
          <w:sz w:val="24"/>
        </w:rPr>
        <w:t xml:space="preserve"> les problématiques </w:t>
      </w:r>
      <w:r>
        <w:rPr>
          <w:rFonts w:ascii="Times New Roman" w:hAnsi="Times New Roman"/>
          <w:sz w:val="24"/>
        </w:rPr>
        <w:t xml:space="preserve">liées </w:t>
      </w:r>
      <w:r w:rsidR="00EB7CB0">
        <w:rPr>
          <w:rFonts w:ascii="Times New Roman" w:hAnsi="Times New Roman"/>
          <w:sz w:val="24"/>
        </w:rPr>
        <w:t>à la durée du travail, au règlement des</w:t>
      </w:r>
      <w:r w:rsidR="006C459D">
        <w:rPr>
          <w:rFonts w:ascii="Times New Roman" w:hAnsi="Times New Roman"/>
          <w:sz w:val="24"/>
        </w:rPr>
        <w:t xml:space="preserve"> temps de trajet</w:t>
      </w:r>
      <w:r w:rsidR="00EB7CB0">
        <w:rPr>
          <w:rFonts w:ascii="Times New Roman" w:hAnsi="Times New Roman"/>
          <w:sz w:val="24"/>
        </w:rPr>
        <w:t>, aux heures supplémentaires et contingent annuel</w:t>
      </w:r>
      <w:r w:rsidR="006C459D">
        <w:rPr>
          <w:rFonts w:ascii="Times New Roman" w:hAnsi="Times New Roman"/>
          <w:sz w:val="24"/>
        </w:rPr>
        <w:t xml:space="preserve"> </w:t>
      </w:r>
      <w:r w:rsidR="00484501">
        <w:rPr>
          <w:rFonts w:ascii="Times New Roman" w:hAnsi="Times New Roman"/>
          <w:sz w:val="24"/>
        </w:rPr>
        <w:t xml:space="preserve">afin de mieux répondre aux besoins </w:t>
      </w:r>
      <w:r w:rsidR="00EB7CB0">
        <w:rPr>
          <w:rFonts w:ascii="Times New Roman" w:hAnsi="Times New Roman"/>
          <w:sz w:val="24"/>
        </w:rPr>
        <w:t xml:space="preserve">et au fonctionnement </w:t>
      </w:r>
      <w:r w:rsidR="00484501">
        <w:rPr>
          <w:rFonts w:ascii="Times New Roman" w:hAnsi="Times New Roman"/>
          <w:sz w:val="24"/>
        </w:rPr>
        <w:t xml:space="preserve">de </w:t>
      </w:r>
      <w:r w:rsidR="006C459D">
        <w:rPr>
          <w:rFonts w:ascii="Times New Roman" w:hAnsi="Times New Roman"/>
          <w:sz w:val="24"/>
        </w:rPr>
        <w:t>la société</w:t>
      </w:r>
      <w:r w:rsidR="006C459D" w:rsidRPr="00191DE8">
        <w:rPr>
          <w:rFonts w:ascii="Times New Roman" w:hAnsi="Times New Roman"/>
          <w:sz w:val="24"/>
        </w:rPr>
        <w:t xml:space="preserve"> </w:t>
      </w:r>
      <w:r w:rsidR="00EB7CB0">
        <w:rPr>
          <w:rFonts w:ascii="Times New Roman" w:hAnsi="Times New Roman"/>
          <w:sz w:val="24"/>
        </w:rPr>
        <w:t>FREITAS LEVAGE</w:t>
      </w:r>
      <w:r w:rsidR="00FA75FB">
        <w:rPr>
          <w:rFonts w:ascii="Times New Roman" w:hAnsi="Times New Roman"/>
          <w:sz w:val="24"/>
        </w:rPr>
        <w:t>.</w:t>
      </w:r>
    </w:p>
    <w:p w14:paraId="658B4222" w14:textId="77777777" w:rsidR="002207F5" w:rsidRDefault="002207F5" w:rsidP="006C459D">
      <w:pPr>
        <w:pStyle w:val="Sansinterligne"/>
        <w:jc w:val="both"/>
        <w:rPr>
          <w:rFonts w:ascii="Times New Roman" w:hAnsi="Times New Roman"/>
          <w:sz w:val="24"/>
        </w:rPr>
      </w:pPr>
    </w:p>
    <w:p w14:paraId="05B85298" w14:textId="57CA3F63" w:rsidR="003B71C7" w:rsidRDefault="00484501" w:rsidP="00484501">
      <w:pPr>
        <w:pStyle w:val="Sansinterligne"/>
        <w:jc w:val="both"/>
        <w:rPr>
          <w:rFonts w:ascii="Times New Roman" w:hAnsi="Times New Roman"/>
          <w:sz w:val="24"/>
        </w:rPr>
      </w:pPr>
      <w:r>
        <w:rPr>
          <w:rFonts w:ascii="Times New Roman" w:hAnsi="Times New Roman"/>
          <w:sz w:val="24"/>
        </w:rPr>
        <w:t>L</w:t>
      </w:r>
      <w:r w:rsidR="006C459D">
        <w:rPr>
          <w:rFonts w:ascii="Times New Roman" w:hAnsi="Times New Roman"/>
          <w:sz w:val="24"/>
        </w:rPr>
        <w:t xml:space="preserve">es parties ont </w:t>
      </w:r>
      <w:r w:rsidR="00CB0A8B">
        <w:rPr>
          <w:rFonts w:ascii="Times New Roman" w:hAnsi="Times New Roman"/>
          <w:sz w:val="24"/>
        </w:rPr>
        <w:t>ainsi convenu</w:t>
      </w:r>
      <w:r w:rsidR="006C459D">
        <w:rPr>
          <w:rFonts w:ascii="Times New Roman" w:hAnsi="Times New Roman"/>
          <w:sz w:val="24"/>
        </w:rPr>
        <w:t xml:space="preserve"> l</w:t>
      </w:r>
      <w:r>
        <w:rPr>
          <w:rFonts w:ascii="Times New Roman" w:hAnsi="Times New Roman"/>
          <w:sz w:val="24"/>
        </w:rPr>
        <w:t>es dispositions du présent accord, dont elles estiment que le contenu profite à la collectivité des salariés et s’impose à eux, aussi bien s’agissant des droits qu’ils accordent que des objectifs qu’ils visent.</w:t>
      </w:r>
    </w:p>
    <w:p w14:paraId="0B454EF7" w14:textId="77777777" w:rsidR="003B71C7" w:rsidRDefault="003B71C7" w:rsidP="00484501">
      <w:pPr>
        <w:pStyle w:val="Sansinterligne"/>
        <w:jc w:val="both"/>
        <w:rPr>
          <w:rFonts w:ascii="Times New Roman" w:hAnsi="Times New Roman"/>
          <w:sz w:val="24"/>
        </w:rPr>
      </w:pPr>
    </w:p>
    <w:p w14:paraId="7CF3009D" w14:textId="183F0185" w:rsidR="003B71C7" w:rsidRDefault="003B71C7" w:rsidP="00484501">
      <w:pPr>
        <w:pStyle w:val="Sansinterligne"/>
        <w:jc w:val="both"/>
        <w:rPr>
          <w:rFonts w:ascii="Times New Roman" w:hAnsi="Times New Roman"/>
          <w:sz w:val="24"/>
        </w:rPr>
      </w:pPr>
      <w:r>
        <w:rPr>
          <w:rFonts w:ascii="Times New Roman" w:hAnsi="Times New Roman"/>
          <w:sz w:val="24"/>
        </w:rPr>
        <w:t xml:space="preserve">Le présent accord se substitue à tous les engagements et usages actuels existants au sein de la société en </w:t>
      </w:r>
      <w:r w:rsidR="002207F5">
        <w:rPr>
          <w:rFonts w:ascii="Times New Roman" w:hAnsi="Times New Roman"/>
          <w:sz w:val="24"/>
        </w:rPr>
        <w:t xml:space="preserve">la </w:t>
      </w:r>
      <w:r>
        <w:rPr>
          <w:rFonts w:ascii="Times New Roman" w:hAnsi="Times New Roman"/>
          <w:sz w:val="24"/>
        </w:rPr>
        <w:t xml:space="preserve">matière. </w:t>
      </w:r>
    </w:p>
    <w:p w14:paraId="70CE1E2F" w14:textId="77777777" w:rsidR="00CC24A5" w:rsidRDefault="00CC24A5" w:rsidP="00484501">
      <w:pPr>
        <w:pStyle w:val="Sansinterligne"/>
        <w:jc w:val="both"/>
        <w:rPr>
          <w:rFonts w:ascii="Times New Roman" w:hAnsi="Times New Roman"/>
          <w:sz w:val="24"/>
        </w:rPr>
      </w:pPr>
    </w:p>
    <w:p w14:paraId="45EF7EE8" w14:textId="77777777" w:rsidR="00FA75FB" w:rsidRDefault="00FA75FB" w:rsidP="00484501">
      <w:pPr>
        <w:pStyle w:val="Sansinterligne"/>
        <w:jc w:val="both"/>
        <w:rPr>
          <w:rFonts w:ascii="Times New Roman" w:hAnsi="Times New Roman"/>
          <w:sz w:val="24"/>
        </w:rPr>
      </w:pPr>
    </w:p>
    <w:p w14:paraId="46271EDA" w14:textId="77777777" w:rsidR="00FA75FB" w:rsidRDefault="00FA75FB" w:rsidP="00484501">
      <w:pPr>
        <w:pStyle w:val="Sansinterligne"/>
        <w:jc w:val="both"/>
        <w:rPr>
          <w:rFonts w:ascii="Times New Roman" w:hAnsi="Times New Roman"/>
          <w:sz w:val="24"/>
        </w:rPr>
      </w:pPr>
    </w:p>
    <w:p w14:paraId="7A94D331" w14:textId="584814C6" w:rsidR="00484501" w:rsidRDefault="00484501" w:rsidP="00D00E0A">
      <w:pPr>
        <w:pStyle w:val="Sansinterligne"/>
        <w:jc w:val="center"/>
        <w:rPr>
          <w:rFonts w:ascii="Times New Roman" w:hAnsi="Times New Roman"/>
          <w:b/>
          <w:sz w:val="24"/>
          <w:u w:val="single"/>
        </w:rPr>
      </w:pPr>
      <w:r>
        <w:rPr>
          <w:rFonts w:ascii="Times New Roman" w:hAnsi="Times New Roman"/>
          <w:b/>
          <w:sz w:val="24"/>
          <w:u w:val="single"/>
        </w:rPr>
        <w:lastRenderedPageBreak/>
        <w:t>TITRE I – CHAMP D’APPLICATION</w:t>
      </w:r>
    </w:p>
    <w:p w14:paraId="6DCD1329" w14:textId="77777777" w:rsidR="002207F5" w:rsidRDefault="002207F5" w:rsidP="00484501">
      <w:pPr>
        <w:pStyle w:val="Sansinterligne"/>
        <w:jc w:val="both"/>
        <w:rPr>
          <w:rFonts w:ascii="Times New Roman" w:hAnsi="Times New Roman"/>
          <w:sz w:val="24"/>
        </w:rPr>
      </w:pPr>
    </w:p>
    <w:p w14:paraId="00F6A890" w14:textId="20789A0D" w:rsidR="00484501" w:rsidRDefault="00484501" w:rsidP="00484501">
      <w:pPr>
        <w:pStyle w:val="Sansinterligne"/>
        <w:jc w:val="both"/>
        <w:rPr>
          <w:rFonts w:ascii="Times New Roman" w:hAnsi="Times New Roman"/>
          <w:sz w:val="24"/>
        </w:rPr>
      </w:pPr>
      <w:r>
        <w:rPr>
          <w:rFonts w:ascii="Times New Roman" w:hAnsi="Times New Roman"/>
          <w:sz w:val="24"/>
        </w:rPr>
        <w:t>Le présent accord</w:t>
      </w:r>
      <w:r w:rsidR="002207F5">
        <w:rPr>
          <w:rFonts w:ascii="Times New Roman" w:hAnsi="Times New Roman"/>
          <w:sz w:val="24"/>
        </w:rPr>
        <w:t xml:space="preserve"> s’applique à l’ensemble des salariés </w:t>
      </w:r>
      <w:r w:rsidR="00EB7CB0">
        <w:rPr>
          <w:rFonts w:ascii="Times New Roman" w:hAnsi="Times New Roman"/>
          <w:sz w:val="24"/>
        </w:rPr>
        <w:t xml:space="preserve">itinérants </w:t>
      </w:r>
      <w:r w:rsidR="002207F5">
        <w:rPr>
          <w:rFonts w:ascii="Times New Roman" w:hAnsi="Times New Roman"/>
          <w:sz w:val="24"/>
        </w:rPr>
        <w:t>de la société</w:t>
      </w:r>
      <w:r w:rsidR="00EB7CB0">
        <w:rPr>
          <w:rFonts w:ascii="Times New Roman" w:hAnsi="Times New Roman"/>
          <w:sz w:val="24"/>
        </w:rPr>
        <w:t> : manutentionnaires, chauffeurs routiers</w:t>
      </w:r>
      <w:r w:rsidR="00FA75FB">
        <w:rPr>
          <w:rFonts w:ascii="Times New Roman" w:hAnsi="Times New Roman"/>
          <w:sz w:val="24"/>
        </w:rPr>
        <w:t>, chauffeurs pilotes de grue mobile,</w:t>
      </w:r>
      <w:r w:rsidR="00EB7CB0">
        <w:rPr>
          <w:rFonts w:ascii="Times New Roman" w:hAnsi="Times New Roman"/>
          <w:sz w:val="24"/>
        </w:rPr>
        <w:t xml:space="preserve"> et chauffeurs PL </w:t>
      </w:r>
      <w:r w:rsidR="002207F5">
        <w:rPr>
          <w:rFonts w:ascii="Times New Roman" w:hAnsi="Times New Roman"/>
          <w:sz w:val="24"/>
        </w:rPr>
        <w:t>(Ouvriers</w:t>
      </w:r>
      <w:r w:rsidR="00EB7CB0">
        <w:rPr>
          <w:rFonts w:ascii="Times New Roman" w:hAnsi="Times New Roman"/>
          <w:sz w:val="24"/>
        </w:rPr>
        <w:t xml:space="preserve"> et </w:t>
      </w:r>
      <w:r w:rsidR="002207F5">
        <w:rPr>
          <w:rFonts w:ascii="Times New Roman" w:hAnsi="Times New Roman"/>
          <w:sz w:val="24"/>
        </w:rPr>
        <w:t xml:space="preserve">ETAM) dont la durée </w:t>
      </w:r>
      <w:r w:rsidR="002207F5" w:rsidRPr="002207F5">
        <w:rPr>
          <w:rFonts w:ascii="Times New Roman" w:hAnsi="Times New Roman"/>
          <w:sz w:val="24"/>
        </w:rPr>
        <w:t xml:space="preserve">est décomptée en heures, </w:t>
      </w:r>
      <w:r w:rsidRPr="002207F5">
        <w:rPr>
          <w:rFonts w:ascii="Times New Roman" w:hAnsi="Times New Roman"/>
          <w:sz w:val="24"/>
        </w:rPr>
        <w:t>qu’ils soient en contrat de travail à durée indéterminée, contrat de travail à durée déterminée, à temps complet ou à temps partiel. Il s’applique également aux salariés intérimaires et détachés au sein de l’entreprise.</w:t>
      </w:r>
      <w:r>
        <w:rPr>
          <w:rFonts w:ascii="Times New Roman" w:hAnsi="Times New Roman"/>
          <w:sz w:val="24"/>
        </w:rPr>
        <w:t xml:space="preserve"> </w:t>
      </w:r>
    </w:p>
    <w:p w14:paraId="06A8C2D9" w14:textId="77777777" w:rsidR="00484501" w:rsidRDefault="00484501" w:rsidP="00484501">
      <w:pPr>
        <w:pStyle w:val="Sansinterligne"/>
        <w:jc w:val="both"/>
        <w:rPr>
          <w:rFonts w:ascii="Times New Roman" w:hAnsi="Times New Roman"/>
          <w:sz w:val="24"/>
        </w:rPr>
      </w:pPr>
    </w:p>
    <w:p w14:paraId="1347AA25" w14:textId="06894907" w:rsidR="00484501" w:rsidRDefault="00484501" w:rsidP="00484501">
      <w:pPr>
        <w:pStyle w:val="Sansinterligne"/>
        <w:jc w:val="both"/>
        <w:rPr>
          <w:rFonts w:ascii="Times New Roman" w:hAnsi="Times New Roman"/>
          <w:sz w:val="24"/>
        </w:rPr>
      </w:pPr>
      <w:r w:rsidRPr="002D3F39">
        <w:rPr>
          <w:rFonts w:ascii="Times New Roman" w:hAnsi="Times New Roman"/>
          <w:sz w:val="24"/>
        </w:rPr>
        <w:t>Le présent accord se substitue de plein droit et intégralement, à compter de sa date d’entrée en vigueur, à l’ensemble des accords collectifs, règles, décisions unilatérales ou usages internes qui ont le même objet</w:t>
      </w:r>
      <w:r w:rsidR="0002036F">
        <w:rPr>
          <w:rFonts w:ascii="Times New Roman" w:hAnsi="Times New Roman"/>
          <w:sz w:val="24"/>
        </w:rPr>
        <w:t>.</w:t>
      </w:r>
    </w:p>
    <w:p w14:paraId="77EBA466" w14:textId="77777777" w:rsidR="002030E8" w:rsidRDefault="002030E8" w:rsidP="002030E8">
      <w:pPr>
        <w:pStyle w:val="Sansinterligne"/>
        <w:jc w:val="center"/>
        <w:rPr>
          <w:rFonts w:ascii="Times New Roman" w:hAnsi="Times New Roman"/>
          <w:b/>
          <w:bCs/>
          <w:sz w:val="24"/>
          <w:u w:val="single"/>
        </w:rPr>
      </w:pPr>
    </w:p>
    <w:p w14:paraId="6C1015FA" w14:textId="77777777" w:rsidR="002030E8" w:rsidRPr="002030E8" w:rsidRDefault="002030E8" w:rsidP="002030E8">
      <w:pPr>
        <w:pStyle w:val="Sansinterligne"/>
        <w:jc w:val="center"/>
        <w:rPr>
          <w:rFonts w:ascii="Times New Roman" w:hAnsi="Times New Roman"/>
          <w:b/>
          <w:bCs/>
          <w:sz w:val="24"/>
          <w:u w:val="single"/>
        </w:rPr>
      </w:pPr>
    </w:p>
    <w:p w14:paraId="2308E1A0" w14:textId="398A848A" w:rsidR="002030E8" w:rsidRPr="002030E8" w:rsidRDefault="002030E8" w:rsidP="002030E8">
      <w:pPr>
        <w:pStyle w:val="Sansinterligne"/>
        <w:jc w:val="center"/>
        <w:rPr>
          <w:rFonts w:ascii="Times New Roman" w:hAnsi="Times New Roman"/>
          <w:b/>
          <w:bCs/>
          <w:sz w:val="24"/>
          <w:u w:val="single"/>
        </w:rPr>
      </w:pPr>
      <w:r w:rsidRPr="002030E8">
        <w:rPr>
          <w:rFonts w:ascii="Times New Roman" w:hAnsi="Times New Roman"/>
          <w:b/>
          <w:bCs/>
          <w:sz w:val="24"/>
          <w:u w:val="single"/>
        </w:rPr>
        <w:t>TITRE II – DUREE DU TRAVAIL</w:t>
      </w:r>
    </w:p>
    <w:p w14:paraId="4F2A75C4" w14:textId="77777777" w:rsidR="00562E9A" w:rsidRDefault="00562E9A" w:rsidP="00484501">
      <w:pPr>
        <w:pStyle w:val="Sansinterligne"/>
        <w:jc w:val="both"/>
        <w:rPr>
          <w:rFonts w:ascii="Times New Roman" w:hAnsi="Times New Roman"/>
          <w:sz w:val="24"/>
        </w:rPr>
      </w:pPr>
    </w:p>
    <w:p w14:paraId="662351C3" w14:textId="77777777" w:rsidR="00C14785" w:rsidRDefault="00C14785" w:rsidP="00484501">
      <w:pPr>
        <w:pStyle w:val="Sansinterligne"/>
        <w:jc w:val="both"/>
        <w:rPr>
          <w:rFonts w:ascii="Times New Roman" w:hAnsi="Times New Roman"/>
          <w:sz w:val="24"/>
        </w:rPr>
      </w:pPr>
    </w:p>
    <w:p w14:paraId="63A0B032" w14:textId="3E70E7C7" w:rsidR="00930C8B" w:rsidRDefault="00562E9A" w:rsidP="00484501">
      <w:pPr>
        <w:pStyle w:val="Sansinterligne"/>
        <w:jc w:val="both"/>
        <w:rPr>
          <w:rFonts w:ascii="Times New Roman" w:hAnsi="Times New Roman"/>
          <w:sz w:val="24"/>
        </w:rPr>
      </w:pPr>
      <w:r w:rsidRPr="00562E9A">
        <w:rPr>
          <w:rFonts w:ascii="Times New Roman" w:hAnsi="Times New Roman"/>
          <w:b/>
          <w:bCs/>
          <w:sz w:val="24"/>
          <w:u w:val="single"/>
        </w:rPr>
        <w:t>Article 1</w:t>
      </w:r>
      <w:r>
        <w:rPr>
          <w:rFonts w:ascii="Times New Roman" w:hAnsi="Times New Roman"/>
          <w:sz w:val="24"/>
        </w:rPr>
        <w:tab/>
      </w:r>
      <w:r w:rsidR="00930C8B" w:rsidRPr="00930C8B">
        <w:rPr>
          <w:rFonts w:ascii="Times New Roman" w:hAnsi="Times New Roman"/>
          <w:b/>
          <w:bCs/>
          <w:sz w:val="24"/>
          <w:u w:val="single"/>
        </w:rPr>
        <w:t>DUREE DU TRAVAIL</w:t>
      </w:r>
      <w:r w:rsidR="00930C8B">
        <w:rPr>
          <w:rFonts w:ascii="Times New Roman" w:hAnsi="Times New Roman"/>
          <w:sz w:val="24"/>
        </w:rPr>
        <w:t xml:space="preserve"> </w:t>
      </w:r>
    </w:p>
    <w:p w14:paraId="22F6F064" w14:textId="77777777" w:rsidR="00930C8B" w:rsidRDefault="00930C8B" w:rsidP="00484501">
      <w:pPr>
        <w:pStyle w:val="Sansinterligne"/>
        <w:jc w:val="both"/>
        <w:rPr>
          <w:rFonts w:ascii="Times New Roman" w:hAnsi="Times New Roman"/>
          <w:sz w:val="24"/>
        </w:rPr>
      </w:pPr>
    </w:p>
    <w:p w14:paraId="63385427" w14:textId="12BDCF93" w:rsidR="00930C8B" w:rsidRDefault="00930C8B" w:rsidP="00484501">
      <w:pPr>
        <w:pStyle w:val="Sansinterligne"/>
        <w:jc w:val="both"/>
        <w:rPr>
          <w:rFonts w:ascii="Times New Roman" w:hAnsi="Times New Roman"/>
          <w:sz w:val="24"/>
        </w:rPr>
      </w:pPr>
      <w:r>
        <w:rPr>
          <w:rFonts w:ascii="Times New Roman" w:hAnsi="Times New Roman"/>
          <w:sz w:val="24"/>
        </w:rPr>
        <w:t xml:space="preserve">Les salariés de la société FREITAS LEVAGE soumis au présent accord sont employés sur une base de 39 heures par semaine, soit 169 heures par mois, comprenant le versement d’un salaire de base pour 151,67 heures et 17,33 heures correspondant aux heures supplémentaires effectuées entre 35 et 39 heures. </w:t>
      </w:r>
    </w:p>
    <w:p w14:paraId="68E95AE8" w14:textId="77777777" w:rsidR="00930C8B" w:rsidRDefault="00930C8B" w:rsidP="00484501">
      <w:pPr>
        <w:pStyle w:val="Sansinterligne"/>
        <w:jc w:val="both"/>
        <w:rPr>
          <w:rFonts w:ascii="Times New Roman" w:hAnsi="Times New Roman"/>
          <w:sz w:val="24"/>
        </w:rPr>
      </w:pPr>
    </w:p>
    <w:p w14:paraId="5DD6D4C1" w14:textId="54D48B02" w:rsidR="00930C8B" w:rsidRDefault="00930C8B" w:rsidP="00484501">
      <w:pPr>
        <w:pStyle w:val="Sansinterligne"/>
        <w:jc w:val="both"/>
        <w:rPr>
          <w:rFonts w:ascii="Times New Roman" w:hAnsi="Times New Roman"/>
          <w:sz w:val="24"/>
        </w:rPr>
      </w:pPr>
      <w:r>
        <w:rPr>
          <w:rFonts w:ascii="Times New Roman" w:hAnsi="Times New Roman"/>
          <w:sz w:val="24"/>
        </w:rPr>
        <w:t xml:space="preserve">La durée hebdomadaire de travail est répartie comme suit : 8 heures par jour du lundi au jeudi, et 7 heures le vendredi. </w:t>
      </w:r>
    </w:p>
    <w:p w14:paraId="372F3DA6" w14:textId="77777777" w:rsidR="00930C8B" w:rsidRDefault="00930C8B" w:rsidP="00484501">
      <w:pPr>
        <w:pStyle w:val="Sansinterligne"/>
        <w:jc w:val="both"/>
        <w:rPr>
          <w:rFonts w:ascii="Times New Roman" w:hAnsi="Times New Roman"/>
          <w:sz w:val="24"/>
        </w:rPr>
      </w:pPr>
    </w:p>
    <w:p w14:paraId="454F98F9" w14:textId="77777777" w:rsidR="00930C8B" w:rsidRDefault="00930C8B" w:rsidP="00484501">
      <w:pPr>
        <w:pStyle w:val="Sansinterligne"/>
        <w:jc w:val="both"/>
        <w:rPr>
          <w:rFonts w:ascii="Times New Roman" w:hAnsi="Times New Roman"/>
          <w:sz w:val="24"/>
        </w:rPr>
      </w:pPr>
    </w:p>
    <w:p w14:paraId="0A9D5DA5" w14:textId="0A55CC13" w:rsidR="00562E9A" w:rsidRDefault="00930C8B" w:rsidP="00484501">
      <w:pPr>
        <w:pStyle w:val="Sansinterligne"/>
        <w:jc w:val="both"/>
        <w:rPr>
          <w:rFonts w:ascii="Times New Roman" w:hAnsi="Times New Roman"/>
          <w:sz w:val="24"/>
        </w:rPr>
      </w:pPr>
      <w:r>
        <w:rPr>
          <w:rFonts w:ascii="Times New Roman" w:hAnsi="Times New Roman"/>
          <w:b/>
          <w:bCs/>
          <w:sz w:val="24"/>
          <w:u w:val="single"/>
        </w:rPr>
        <w:t>Article 2</w:t>
      </w:r>
      <w:r w:rsidRPr="00930C8B">
        <w:rPr>
          <w:rFonts w:ascii="Times New Roman" w:hAnsi="Times New Roman"/>
          <w:b/>
          <w:bCs/>
          <w:sz w:val="24"/>
        </w:rPr>
        <w:tab/>
      </w:r>
      <w:r w:rsidR="00562E9A" w:rsidRPr="00562E9A">
        <w:rPr>
          <w:rFonts w:ascii="Times New Roman" w:hAnsi="Times New Roman"/>
          <w:b/>
          <w:bCs/>
          <w:sz w:val="24"/>
          <w:u w:val="single"/>
        </w:rPr>
        <w:t>MODALITES DE REGLEMENT DES TEMPS DE TRAJET</w:t>
      </w:r>
    </w:p>
    <w:p w14:paraId="69C5B563" w14:textId="77777777" w:rsidR="00484501" w:rsidRPr="001A336A" w:rsidRDefault="00484501" w:rsidP="00484501">
      <w:pPr>
        <w:pStyle w:val="Paragraphedeliste"/>
        <w:ind w:left="0"/>
      </w:pPr>
    </w:p>
    <w:p w14:paraId="3AEFACC2" w14:textId="521C7B1F" w:rsidR="001F5ECD" w:rsidRDefault="00930C8B" w:rsidP="00930C8B">
      <w:pPr>
        <w:pStyle w:val="Sansinterligne"/>
        <w:jc w:val="both"/>
        <w:rPr>
          <w:rFonts w:ascii="Times New Roman" w:hAnsi="Times New Roman"/>
          <w:b/>
          <w:sz w:val="24"/>
          <w:u w:val="single"/>
        </w:rPr>
      </w:pPr>
      <w:r w:rsidRPr="00930C8B">
        <w:rPr>
          <w:rFonts w:ascii="Times New Roman" w:hAnsi="Times New Roman"/>
          <w:b/>
          <w:sz w:val="24"/>
        </w:rPr>
        <w:t>2.1</w:t>
      </w:r>
      <w:r w:rsidRPr="00930C8B">
        <w:rPr>
          <w:rFonts w:ascii="Times New Roman" w:hAnsi="Times New Roman"/>
          <w:b/>
          <w:sz w:val="24"/>
        </w:rPr>
        <w:tab/>
      </w:r>
      <w:r w:rsidR="00142CFF">
        <w:rPr>
          <w:rFonts w:ascii="Times New Roman" w:hAnsi="Times New Roman"/>
          <w:b/>
          <w:sz w:val="24"/>
          <w:u w:val="single"/>
        </w:rPr>
        <w:t xml:space="preserve">Temps de trajet </w:t>
      </w:r>
    </w:p>
    <w:p w14:paraId="36BB9B6F" w14:textId="77777777" w:rsidR="00142CFF" w:rsidRDefault="00142CFF" w:rsidP="00142CFF">
      <w:pPr>
        <w:pStyle w:val="Sansinterligne"/>
        <w:ind w:left="705"/>
        <w:jc w:val="both"/>
        <w:rPr>
          <w:rFonts w:ascii="Times New Roman" w:hAnsi="Times New Roman"/>
          <w:b/>
          <w:sz w:val="24"/>
          <w:u w:val="single"/>
        </w:rPr>
      </w:pPr>
    </w:p>
    <w:p w14:paraId="17C3548A" w14:textId="61453BF6" w:rsidR="001F5ECD" w:rsidRDefault="001F5ECD" w:rsidP="001F5ECD">
      <w:pPr>
        <w:pStyle w:val="Sansinterligne"/>
        <w:numPr>
          <w:ilvl w:val="0"/>
          <w:numId w:val="6"/>
        </w:numPr>
        <w:jc w:val="both"/>
        <w:rPr>
          <w:rFonts w:ascii="Times New Roman" w:hAnsi="Times New Roman"/>
          <w:b/>
          <w:sz w:val="24"/>
          <w:u w:val="single"/>
        </w:rPr>
      </w:pPr>
      <w:r>
        <w:rPr>
          <w:rFonts w:ascii="Times New Roman" w:hAnsi="Times New Roman"/>
          <w:b/>
          <w:sz w:val="24"/>
          <w:u w:val="single"/>
        </w:rPr>
        <w:t xml:space="preserve">Temps de trajet pour le personnel se rendant </w:t>
      </w:r>
      <w:r w:rsidR="009855CA">
        <w:rPr>
          <w:rFonts w:ascii="Times New Roman" w:hAnsi="Times New Roman"/>
          <w:b/>
          <w:sz w:val="24"/>
          <w:u w:val="single"/>
        </w:rPr>
        <w:t xml:space="preserve">de leur domicile </w:t>
      </w:r>
      <w:r>
        <w:rPr>
          <w:rFonts w:ascii="Times New Roman" w:hAnsi="Times New Roman"/>
          <w:b/>
          <w:sz w:val="24"/>
          <w:u w:val="single"/>
        </w:rPr>
        <w:t xml:space="preserve">au lieu d’embauche (dépôt) </w:t>
      </w:r>
    </w:p>
    <w:p w14:paraId="3B8EDF3E" w14:textId="77777777" w:rsidR="001F5ECD" w:rsidRDefault="001F5ECD" w:rsidP="001F5ECD">
      <w:pPr>
        <w:pStyle w:val="Sansinterligne"/>
        <w:jc w:val="both"/>
        <w:rPr>
          <w:rFonts w:ascii="Times New Roman" w:hAnsi="Times New Roman"/>
          <w:b/>
          <w:sz w:val="24"/>
          <w:u w:val="single"/>
        </w:rPr>
      </w:pPr>
    </w:p>
    <w:p w14:paraId="73170E55" w14:textId="77777777" w:rsidR="001F5ECD" w:rsidRDefault="001F5ECD" w:rsidP="001F5ECD">
      <w:pPr>
        <w:pStyle w:val="Sansinterligne"/>
        <w:jc w:val="both"/>
        <w:rPr>
          <w:rFonts w:ascii="Times New Roman" w:hAnsi="Times New Roman"/>
          <w:sz w:val="24"/>
        </w:rPr>
      </w:pPr>
      <w:r>
        <w:rPr>
          <w:rFonts w:ascii="Times New Roman" w:hAnsi="Times New Roman"/>
          <w:sz w:val="24"/>
        </w:rPr>
        <w:t>Le temps de trajet pour se rendre du domicile du salarié au lieu d’embauche (ci-après dénommé « </w:t>
      </w:r>
      <w:r w:rsidRPr="00181473">
        <w:rPr>
          <w:rFonts w:ascii="Times New Roman" w:hAnsi="Times New Roman"/>
          <w:b/>
          <w:i/>
          <w:sz w:val="24"/>
        </w:rPr>
        <w:t>dépôt</w:t>
      </w:r>
      <w:r>
        <w:rPr>
          <w:rFonts w:ascii="Times New Roman" w:hAnsi="Times New Roman"/>
          <w:sz w:val="24"/>
        </w:rPr>
        <w:t xml:space="preserve"> ») et en repartir n’est pas considéré comme du temps de travail effectif pour le décompte du temps de travail. </w:t>
      </w:r>
    </w:p>
    <w:p w14:paraId="568DD7A7" w14:textId="77777777" w:rsidR="001F5ECD" w:rsidRDefault="001F5ECD" w:rsidP="001F5ECD">
      <w:pPr>
        <w:pStyle w:val="Sansinterligne"/>
        <w:jc w:val="both"/>
        <w:rPr>
          <w:rFonts w:ascii="Times New Roman" w:hAnsi="Times New Roman"/>
          <w:sz w:val="24"/>
        </w:rPr>
      </w:pPr>
    </w:p>
    <w:p w14:paraId="1A96F66A" w14:textId="77777777" w:rsidR="001F5ECD" w:rsidRDefault="001F5ECD" w:rsidP="001F5ECD">
      <w:pPr>
        <w:pStyle w:val="Sansinterligne"/>
        <w:jc w:val="both"/>
        <w:rPr>
          <w:rFonts w:ascii="Times New Roman" w:hAnsi="Times New Roman"/>
          <w:sz w:val="24"/>
        </w:rPr>
      </w:pPr>
      <w:r>
        <w:rPr>
          <w:rFonts w:ascii="Times New Roman" w:hAnsi="Times New Roman"/>
          <w:sz w:val="24"/>
        </w:rPr>
        <w:t xml:space="preserve">Ce temps de trajet n’est en conséquence pas rémunéré. </w:t>
      </w:r>
    </w:p>
    <w:p w14:paraId="11DE3362" w14:textId="77777777" w:rsidR="0075577B" w:rsidRDefault="0075577B" w:rsidP="001F5ECD">
      <w:pPr>
        <w:pStyle w:val="Sansinterligne"/>
        <w:jc w:val="both"/>
        <w:rPr>
          <w:rFonts w:ascii="Times New Roman" w:hAnsi="Times New Roman"/>
          <w:sz w:val="24"/>
        </w:rPr>
      </w:pPr>
    </w:p>
    <w:p w14:paraId="6ACDA492" w14:textId="77777777" w:rsidR="0075577B" w:rsidRPr="0075577B" w:rsidRDefault="0075577B" w:rsidP="0075577B">
      <w:pPr>
        <w:pStyle w:val="Sansinterligne"/>
        <w:rPr>
          <w:rFonts w:ascii="Times New Roman" w:hAnsi="Times New Roman"/>
          <w:sz w:val="24"/>
          <w:szCs w:val="24"/>
        </w:rPr>
      </w:pPr>
    </w:p>
    <w:p w14:paraId="6E2F571E" w14:textId="77777777" w:rsidR="0075577B" w:rsidRPr="0075577B" w:rsidRDefault="0075577B" w:rsidP="0075577B">
      <w:pPr>
        <w:pStyle w:val="Sansinterligne"/>
        <w:numPr>
          <w:ilvl w:val="0"/>
          <w:numId w:val="6"/>
        </w:numPr>
        <w:jc w:val="both"/>
        <w:rPr>
          <w:rFonts w:ascii="Times New Roman" w:hAnsi="Times New Roman"/>
          <w:b/>
          <w:sz w:val="24"/>
          <w:szCs w:val="24"/>
          <w:u w:val="single"/>
        </w:rPr>
      </w:pPr>
      <w:r w:rsidRPr="0075577B">
        <w:rPr>
          <w:rFonts w:ascii="Times New Roman" w:hAnsi="Times New Roman"/>
          <w:b/>
          <w:sz w:val="24"/>
          <w:szCs w:val="24"/>
          <w:u w:val="single"/>
        </w:rPr>
        <w:t xml:space="preserve">Temps de trajet pour le personnel se rendant directement de son domicile à un chantier </w:t>
      </w:r>
    </w:p>
    <w:p w14:paraId="292E1143" w14:textId="77777777" w:rsidR="0075577B" w:rsidRPr="0075577B" w:rsidRDefault="0075577B" w:rsidP="0075577B">
      <w:pPr>
        <w:pStyle w:val="Sansinterligne"/>
        <w:jc w:val="both"/>
        <w:rPr>
          <w:rFonts w:ascii="Times New Roman" w:hAnsi="Times New Roman"/>
          <w:b/>
          <w:sz w:val="24"/>
          <w:szCs w:val="24"/>
          <w:u w:val="single"/>
        </w:rPr>
      </w:pPr>
    </w:p>
    <w:p w14:paraId="6758F873" w14:textId="77777777" w:rsidR="0075577B" w:rsidRDefault="0075577B" w:rsidP="0075577B">
      <w:pPr>
        <w:pStyle w:val="Sansinterligne"/>
        <w:jc w:val="both"/>
        <w:rPr>
          <w:rFonts w:ascii="Times New Roman" w:hAnsi="Times New Roman"/>
          <w:sz w:val="24"/>
          <w:szCs w:val="24"/>
        </w:rPr>
      </w:pPr>
      <w:r w:rsidRPr="0075577B">
        <w:rPr>
          <w:rFonts w:ascii="Times New Roman" w:hAnsi="Times New Roman"/>
          <w:sz w:val="24"/>
          <w:szCs w:val="24"/>
        </w:rPr>
        <w:t xml:space="preserve">Le temps de trajet pour se rendre du domicile du salarié au chantier n’est pas considéré comme du temps de travail effectif. </w:t>
      </w:r>
    </w:p>
    <w:p w14:paraId="7D3929F0" w14:textId="77777777" w:rsidR="0075577B" w:rsidRDefault="0075577B" w:rsidP="0075577B">
      <w:pPr>
        <w:pStyle w:val="Sansinterligne"/>
        <w:jc w:val="both"/>
        <w:rPr>
          <w:rFonts w:ascii="Times New Roman" w:hAnsi="Times New Roman"/>
          <w:sz w:val="24"/>
          <w:szCs w:val="24"/>
        </w:rPr>
      </w:pPr>
    </w:p>
    <w:p w14:paraId="15F8E4F0" w14:textId="77777777" w:rsidR="0075577B" w:rsidRDefault="0075577B" w:rsidP="0075577B">
      <w:pPr>
        <w:pStyle w:val="Sansinterligne"/>
        <w:jc w:val="both"/>
        <w:rPr>
          <w:rFonts w:ascii="Times New Roman" w:hAnsi="Times New Roman"/>
          <w:sz w:val="24"/>
        </w:rPr>
      </w:pPr>
      <w:r>
        <w:rPr>
          <w:rFonts w:ascii="Times New Roman" w:hAnsi="Times New Roman"/>
          <w:sz w:val="24"/>
        </w:rPr>
        <w:t xml:space="preserve">Ce temps de trajet n’est en conséquence pas rémunéré. </w:t>
      </w:r>
    </w:p>
    <w:p w14:paraId="4CD05E9E" w14:textId="77777777" w:rsidR="00727FB7" w:rsidRDefault="00727FB7" w:rsidP="00727FB7">
      <w:pPr>
        <w:pStyle w:val="Sansinterligne"/>
        <w:jc w:val="both"/>
        <w:rPr>
          <w:rFonts w:ascii="Times New Roman" w:hAnsi="Times New Roman"/>
          <w:sz w:val="24"/>
        </w:rPr>
      </w:pPr>
    </w:p>
    <w:p w14:paraId="72969731" w14:textId="77777777" w:rsidR="00727FB7" w:rsidRDefault="00727FB7" w:rsidP="00727FB7">
      <w:pPr>
        <w:pStyle w:val="Sansinterligne"/>
        <w:jc w:val="both"/>
        <w:rPr>
          <w:rFonts w:ascii="Times New Roman" w:hAnsi="Times New Roman"/>
          <w:sz w:val="24"/>
        </w:rPr>
      </w:pPr>
      <w:r>
        <w:rPr>
          <w:rFonts w:ascii="Times New Roman" w:hAnsi="Times New Roman"/>
          <w:sz w:val="24"/>
        </w:rPr>
        <w:lastRenderedPageBreak/>
        <w:t xml:space="preserve">Il est précisé ici que compte tenu de l’activité de la société FREITAS LEVAGE consistant en de la location de grues avec chauffeurs, les chantiers peuvent, </w:t>
      </w:r>
      <w:r w:rsidRPr="00727FB7">
        <w:rPr>
          <w:rFonts w:ascii="Times New Roman" w:hAnsi="Times New Roman"/>
          <w:sz w:val="24"/>
          <w:u w:val="single"/>
        </w:rPr>
        <w:t>de manière régulière</w:t>
      </w:r>
      <w:r>
        <w:rPr>
          <w:rFonts w:ascii="Times New Roman" w:hAnsi="Times New Roman"/>
          <w:sz w:val="24"/>
        </w:rPr>
        <w:t xml:space="preserve">, durer plusieurs jours ou plusieurs semaines. </w:t>
      </w:r>
    </w:p>
    <w:p w14:paraId="40FCCFF1" w14:textId="77777777" w:rsidR="00727FB7" w:rsidRDefault="00727FB7" w:rsidP="00727FB7">
      <w:pPr>
        <w:pStyle w:val="Sansinterligne"/>
        <w:jc w:val="both"/>
        <w:rPr>
          <w:rFonts w:ascii="Times New Roman" w:hAnsi="Times New Roman"/>
          <w:sz w:val="24"/>
        </w:rPr>
      </w:pPr>
    </w:p>
    <w:p w14:paraId="70CAAA03" w14:textId="4359F5F4" w:rsidR="00727FB7" w:rsidRDefault="00727FB7" w:rsidP="00727FB7">
      <w:pPr>
        <w:pStyle w:val="Sansinterligne"/>
        <w:jc w:val="both"/>
        <w:rPr>
          <w:rFonts w:ascii="Times New Roman" w:hAnsi="Times New Roman"/>
          <w:sz w:val="24"/>
        </w:rPr>
      </w:pPr>
      <w:r>
        <w:rPr>
          <w:rFonts w:ascii="Times New Roman" w:hAnsi="Times New Roman"/>
          <w:sz w:val="24"/>
        </w:rPr>
        <w:t xml:space="preserve">En conséquence, dans ce cas, la grue reste stationnée sur le chantier ce qui implique que le salarié se rend directement de son domicile sur le chantier et rentre le soir directement à son domicile et ce, y compris le vendredi soir puisque dans ce cas la grue reste les weekends sur le chantier, les salariés se rendant sur celui-ci avec un véhicule de </w:t>
      </w:r>
      <w:r w:rsidR="00D45DF9">
        <w:rPr>
          <w:rFonts w:ascii="Times New Roman" w:hAnsi="Times New Roman"/>
          <w:sz w:val="24"/>
        </w:rPr>
        <w:t>service</w:t>
      </w:r>
      <w:r>
        <w:rPr>
          <w:rFonts w:ascii="Times New Roman" w:hAnsi="Times New Roman"/>
          <w:sz w:val="24"/>
        </w:rPr>
        <w:t xml:space="preserve"> mis à disposition, ou par transports en commun. </w:t>
      </w:r>
    </w:p>
    <w:p w14:paraId="47EB2D15" w14:textId="77777777" w:rsidR="00DA251D" w:rsidRDefault="00DA251D" w:rsidP="00727FB7">
      <w:pPr>
        <w:pStyle w:val="Sansinterligne"/>
        <w:jc w:val="both"/>
        <w:rPr>
          <w:rFonts w:ascii="Times New Roman" w:hAnsi="Times New Roman"/>
          <w:sz w:val="24"/>
        </w:rPr>
      </w:pPr>
    </w:p>
    <w:p w14:paraId="1C270483" w14:textId="133C1F45" w:rsidR="00DA251D" w:rsidRDefault="00DA251D" w:rsidP="00727FB7">
      <w:pPr>
        <w:pStyle w:val="Sansinterligne"/>
        <w:jc w:val="both"/>
        <w:rPr>
          <w:rFonts w:ascii="Times New Roman" w:hAnsi="Times New Roman"/>
          <w:sz w:val="24"/>
        </w:rPr>
      </w:pPr>
      <w:r>
        <w:rPr>
          <w:rFonts w:ascii="Times New Roman" w:hAnsi="Times New Roman"/>
          <w:sz w:val="24"/>
        </w:rPr>
        <w:t xml:space="preserve">Il est précisé que lorsque le salarié est affecté plusieurs jours sur le même chantier, le temps de travail sur chaque jour est rémunéré à hauteur de 8 heures de temps de travail effectif. </w:t>
      </w:r>
    </w:p>
    <w:p w14:paraId="5385E8A1" w14:textId="77777777" w:rsidR="00930C8B" w:rsidRDefault="00930C8B" w:rsidP="00727FB7">
      <w:pPr>
        <w:pStyle w:val="Sansinterligne"/>
        <w:jc w:val="both"/>
        <w:rPr>
          <w:rFonts w:ascii="Times New Roman" w:hAnsi="Times New Roman"/>
          <w:sz w:val="24"/>
        </w:rPr>
      </w:pPr>
    </w:p>
    <w:p w14:paraId="7EE6CCF9" w14:textId="5A12EB0C" w:rsidR="00930C8B" w:rsidRDefault="00930C8B" w:rsidP="00727FB7">
      <w:pPr>
        <w:pStyle w:val="Sansinterligne"/>
        <w:jc w:val="both"/>
        <w:rPr>
          <w:rFonts w:ascii="Times New Roman" w:hAnsi="Times New Roman"/>
          <w:sz w:val="24"/>
        </w:rPr>
      </w:pPr>
      <w:r>
        <w:rPr>
          <w:rFonts w:ascii="Times New Roman" w:hAnsi="Times New Roman"/>
          <w:sz w:val="24"/>
        </w:rPr>
        <w:t xml:space="preserve">Les frais de transport en commun sont remboursés par la société FREITAS LEVAGE sur présentation des justificatifs par le salarié concerné. </w:t>
      </w:r>
    </w:p>
    <w:p w14:paraId="2E556A7C" w14:textId="77777777" w:rsidR="001F5ECD" w:rsidRDefault="001F5ECD" w:rsidP="001F5ECD">
      <w:pPr>
        <w:pStyle w:val="Sansinterligne"/>
        <w:jc w:val="both"/>
        <w:rPr>
          <w:rFonts w:ascii="Times New Roman" w:hAnsi="Times New Roman"/>
          <w:sz w:val="24"/>
        </w:rPr>
      </w:pPr>
    </w:p>
    <w:p w14:paraId="5E60CF1D" w14:textId="5854AB6F" w:rsidR="009855CA" w:rsidRDefault="009855CA" w:rsidP="001F5ECD">
      <w:pPr>
        <w:pStyle w:val="Sansinterligne"/>
        <w:jc w:val="both"/>
        <w:rPr>
          <w:rFonts w:ascii="Times New Roman" w:hAnsi="Times New Roman"/>
          <w:sz w:val="24"/>
        </w:rPr>
      </w:pPr>
      <w:r>
        <w:rPr>
          <w:rFonts w:ascii="Times New Roman" w:hAnsi="Times New Roman"/>
          <w:sz w:val="24"/>
        </w:rPr>
        <w:t>Lorsque le temps de trajet entre le domicile du salarié et le lieu de chantier dépasse le temps normal de trajet entre le domicile et le dépôt et que le chantier est difficilement accessible par transports en commun, la société FREITAS LEVAGE octroie</w:t>
      </w:r>
      <w:r w:rsidR="006A0D31">
        <w:rPr>
          <w:rFonts w:ascii="Times New Roman" w:hAnsi="Times New Roman"/>
          <w:sz w:val="24"/>
        </w:rPr>
        <w:t xml:space="preserve"> de manière grâcieuse</w:t>
      </w:r>
      <w:r>
        <w:rPr>
          <w:rFonts w:ascii="Times New Roman" w:hAnsi="Times New Roman"/>
          <w:sz w:val="24"/>
        </w:rPr>
        <w:t xml:space="preserve"> un véhicule de service (type commercial) au salarié concerné afin de minimiser ce temps de trajet. </w:t>
      </w:r>
    </w:p>
    <w:p w14:paraId="1B7D914B" w14:textId="77777777" w:rsidR="009855CA" w:rsidRDefault="009855CA" w:rsidP="001F5ECD">
      <w:pPr>
        <w:pStyle w:val="Sansinterligne"/>
        <w:jc w:val="both"/>
        <w:rPr>
          <w:rFonts w:ascii="Times New Roman" w:hAnsi="Times New Roman"/>
          <w:sz w:val="24"/>
        </w:rPr>
      </w:pPr>
    </w:p>
    <w:p w14:paraId="73822316" w14:textId="4FBE5429" w:rsidR="00D45DF9" w:rsidRDefault="009855CA" w:rsidP="001F5ECD">
      <w:pPr>
        <w:pStyle w:val="Sansinterligne"/>
        <w:jc w:val="both"/>
        <w:rPr>
          <w:rFonts w:ascii="Times New Roman" w:hAnsi="Times New Roman"/>
          <w:sz w:val="24"/>
        </w:rPr>
      </w:pPr>
      <w:r>
        <w:rPr>
          <w:rFonts w:ascii="Times New Roman" w:hAnsi="Times New Roman"/>
          <w:sz w:val="24"/>
        </w:rPr>
        <w:t xml:space="preserve">En tout état de cause, le temps de trajet donne lieu à une indemnité de panier telle qu’elle est définie à l’article </w:t>
      </w:r>
      <w:r w:rsidR="00533760">
        <w:rPr>
          <w:rFonts w:ascii="Times New Roman" w:hAnsi="Times New Roman"/>
          <w:sz w:val="24"/>
        </w:rPr>
        <w:t>2</w:t>
      </w:r>
      <w:r>
        <w:rPr>
          <w:rFonts w:ascii="Times New Roman" w:hAnsi="Times New Roman"/>
          <w:sz w:val="24"/>
        </w:rPr>
        <w:t xml:space="preserve">.2 du présent accord. </w:t>
      </w:r>
    </w:p>
    <w:p w14:paraId="0F93DDE2" w14:textId="77777777" w:rsidR="009855CA" w:rsidRDefault="009855CA" w:rsidP="001F5ECD">
      <w:pPr>
        <w:pStyle w:val="Sansinterligne"/>
        <w:jc w:val="both"/>
        <w:rPr>
          <w:rFonts w:ascii="Times New Roman" w:hAnsi="Times New Roman"/>
          <w:sz w:val="24"/>
        </w:rPr>
      </w:pPr>
    </w:p>
    <w:p w14:paraId="7BE3CA4B" w14:textId="77777777" w:rsidR="00D45DF9" w:rsidRDefault="00D45DF9" w:rsidP="001F5ECD">
      <w:pPr>
        <w:pStyle w:val="Sansinterligne"/>
        <w:jc w:val="both"/>
        <w:rPr>
          <w:rFonts w:ascii="Times New Roman" w:hAnsi="Times New Roman"/>
          <w:sz w:val="24"/>
        </w:rPr>
      </w:pPr>
    </w:p>
    <w:p w14:paraId="2B09E025" w14:textId="43BE2DBA" w:rsidR="001F5ECD" w:rsidRDefault="001F5ECD" w:rsidP="001F5ECD">
      <w:pPr>
        <w:pStyle w:val="Sansinterligne"/>
        <w:numPr>
          <w:ilvl w:val="0"/>
          <w:numId w:val="6"/>
        </w:numPr>
        <w:jc w:val="both"/>
        <w:rPr>
          <w:rFonts w:ascii="Times New Roman" w:hAnsi="Times New Roman"/>
          <w:b/>
          <w:sz w:val="24"/>
          <w:u w:val="single"/>
        </w:rPr>
      </w:pPr>
      <w:r>
        <w:rPr>
          <w:rFonts w:ascii="Times New Roman" w:hAnsi="Times New Roman"/>
          <w:b/>
          <w:sz w:val="24"/>
          <w:u w:val="single"/>
        </w:rPr>
        <w:t>Temps de trajet pour le personnel se rendant du dépôt à un chantier avec un véhicule de la société</w:t>
      </w:r>
      <w:r w:rsidR="00727FB7">
        <w:rPr>
          <w:rFonts w:ascii="Times New Roman" w:hAnsi="Times New Roman"/>
          <w:b/>
          <w:sz w:val="24"/>
          <w:u w:val="single"/>
        </w:rPr>
        <w:t>/une grue</w:t>
      </w:r>
      <w:r>
        <w:rPr>
          <w:rFonts w:ascii="Times New Roman" w:hAnsi="Times New Roman"/>
          <w:b/>
          <w:sz w:val="24"/>
          <w:u w:val="single"/>
        </w:rPr>
        <w:t xml:space="preserve"> </w:t>
      </w:r>
    </w:p>
    <w:p w14:paraId="34E8B77F" w14:textId="77777777" w:rsidR="001F5ECD" w:rsidRPr="001A336A" w:rsidRDefault="001F5ECD" w:rsidP="001F5ECD">
      <w:pPr>
        <w:pStyle w:val="Paragraphedeliste"/>
        <w:ind w:left="0"/>
      </w:pPr>
    </w:p>
    <w:p w14:paraId="5ED4449F" w14:textId="2FD9FC46" w:rsidR="001F5ECD" w:rsidRDefault="001F5ECD" w:rsidP="001F5ECD">
      <w:pPr>
        <w:pStyle w:val="Paragraphedeliste"/>
        <w:ind w:left="0"/>
      </w:pPr>
      <w:r w:rsidRPr="001A336A">
        <w:t xml:space="preserve">Le temps </w:t>
      </w:r>
      <w:r>
        <w:t>de trajet pour se rendre du dépôt au chantier avec un véhicule de la société</w:t>
      </w:r>
      <w:r w:rsidR="00727FB7">
        <w:t>/une grue</w:t>
      </w:r>
      <w:r>
        <w:t xml:space="preserve"> et en repartir n’est pas considéré comme du temps de travail effectif pour le décompte du temps de travail. </w:t>
      </w:r>
    </w:p>
    <w:p w14:paraId="30DD0696" w14:textId="77777777" w:rsidR="001F5ECD" w:rsidRPr="001F5ECD" w:rsidRDefault="001F5ECD" w:rsidP="001F5ECD">
      <w:pPr>
        <w:pStyle w:val="Paragraphedeliste"/>
      </w:pPr>
    </w:p>
    <w:p w14:paraId="2A52869B" w14:textId="77777777" w:rsidR="001F5ECD" w:rsidRPr="001F5ECD" w:rsidRDefault="001F5ECD" w:rsidP="001F5ECD">
      <w:pPr>
        <w:pStyle w:val="Paragraphedeliste"/>
        <w:ind w:left="0"/>
      </w:pPr>
      <w:r w:rsidRPr="001F5ECD">
        <w:t xml:space="preserve">Afin de tenir compte de la sujétion résultant de ce temps de trajet, il est expressément convenu entre les parties que le salaire mensuel brut de base des salariés soumis au présent accord, est un salaire supérieur aux minimas conventionnels correspondant à la classification des emplois concernés. </w:t>
      </w:r>
    </w:p>
    <w:p w14:paraId="3B02A12E" w14:textId="77777777" w:rsidR="001F5ECD" w:rsidRPr="001F5ECD" w:rsidRDefault="001F5ECD" w:rsidP="001F5ECD">
      <w:pPr>
        <w:pStyle w:val="Paragraphedeliste"/>
      </w:pPr>
    </w:p>
    <w:p w14:paraId="171EA8A7" w14:textId="40598CFF" w:rsidR="00142CFF" w:rsidRDefault="001F5ECD" w:rsidP="001F5ECD">
      <w:pPr>
        <w:pStyle w:val="Paragraphedeliste"/>
        <w:ind w:left="0"/>
      </w:pPr>
      <w:r w:rsidRPr="001F5ECD">
        <w:t xml:space="preserve">En conséquence, </w:t>
      </w:r>
      <w:r w:rsidR="00930C8B" w:rsidRPr="00930C8B">
        <w:rPr>
          <w:u w:val="single"/>
        </w:rPr>
        <w:t xml:space="preserve">la rémunération de la sujétion afférente à </w:t>
      </w:r>
      <w:r w:rsidRPr="00930C8B">
        <w:rPr>
          <w:u w:val="single"/>
        </w:rPr>
        <w:t>ce temps</w:t>
      </w:r>
      <w:r w:rsidRPr="001F5ECD">
        <w:rPr>
          <w:u w:val="single"/>
        </w:rPr>
        <w:t xml:space="preserve"> de trajet sera inclu</w:t>
      </w:r>
      <w:r w:rsidRPr="00D45DF9">
        <w:rPr>
          <w:u w:val="single"/>
        </w:rPr>
        <w:t>s</w:t>
      </w:r>
      <w:r w:rsidRPr="001F5ECD">
        <w:rPr>
          <w:u w:val="single"/>
        </w:rPr>
        <w:t xml:space="preserve"> dans le salaire de base de chaque salarié.</w:t>
      </w:r>
      <w:r w:rsidRPr="001F5ECD">
        <w:t xml:space="preserve"> </w:t>
      </w:r>
    </w:p>
    <w:p w14:paraId="7533DCBC" w14:textId="77777777" w:rsidR="00D45DF9" w:rsidRDefault="00D45DF9" w:rsidP="001F5ECD">
      <w:pPr>
        <w:pStyle w:val="Paragraphedeliste"/>
        <w:ind w:left="0"/>
      </w:pPr>
    </w:p>
    <w:p w14:paraId="604577EB" w14:textId="0FDDF079" w:rsidR="00142CFF" w:rsidRDefault="00930C8B" w:rsidP="001F5ECD">
      <w:pPr>
        <w:pStyle w:val="Paragraphedeliste"/>
        <w:ind w:left="0"/>
      </w:pPr>
      <w:r>
        <w:t>De plus</w:t>
      </w:r>
      <w:r w:rsidR="00D45DF9">
        <w:t xml:space="preserve">, </w:t>
      </w:r>
      <w:r w:rsidR="00142CFF">
        <w:t xml:space="preserve">ce temps de trajet donne lieu à une indemnité de panier telle qu’elle est définie </w:t>
      </w:r>
      <w:r w:rsidR="00142CFF" w:rsidRPr="009855CA">
        <w:t xml:space="preserve">à l’article </w:t>
      </w:r>
      <w:r w:rsidR="00533760">
        <w:t>2</w:t>
      </w:r>
      <w:r w:rsidR="009855CA" w:rsidRPr="009855CA">
        <w:t>.2 du</w:t>
      </w:r>
      <w:r w:rsidR="009855CA">
        <w:t xml:space="preserve"> présent accord. </w:t>
      </w:r>
    </w:p>
    <w:p w14:paraId="47177E0C" w14:textId="77777777" w:rsidR="00142CFF" w:rsidRDefault="00142CFF" w:rsidP="001F5ECD">
      <w:pPr>
        <w:pStyle w:val="Paragraphedeliste"/>
        <w:ind w:left="0"/>
      </w:pPr>
    </w:p>
    <w:p w14:paraId="3EA54A76" w14:textId="0DD236E9" w:rsidR="001F5ECD" w:rsidRDefault="0075577B" w:rsidP="001F5ECD">
      <w:pPr>
        <w:pStyle w:val="Sansinterligne"/>
        <w:jc w:val="both"/>
        <w:rPr>
          <w:rFonts w:ascii="Times New Roman" w:hAnsi="Times New Roman"/>
          <w:sz w:val="24"/>
        </w:rPr>
      </w:pPr>
      <w:r>
        <w:rPr>
          <w:rFonts w:ascii="Times New Roman" w:hAnsi="Times New Roman"/>
          <w:sz w:val="24"/>
        </w:rPr>
        <w:t>C</w:t>
      </w:r>
      <w:r w:rsidR="001F5ECD">
        <w:rPr>
          <w:rFonts w:ascii="Times New Roman" w:hAnsi="Times New Roman"/>
          <w:sz w:val="24"/>
        </w:rPr>
        <w:t xml:space="preserve">haque salarié sera informé par l’employeur, en fonction de la mission et du chantier concerné, s’il devra utiliser un véhicule de la société pour s’y rendre et si, le cas échéant, le véhicule de la société doit partir du dépôt le jour du chantier. </w:t>
      </w:r>
    </w:p>
    <w:p w14:paraId="66266BE7" w14:textId="77777777" w:rsidR="001F5ECD" w:rsidRDefault="001F5ECD" w:rsidP="001F5ECD">
      <w:pPr>
        <w:pStyle w:val="Sansinterligne"/>
        <w:jc w:val="both"/>
        <w:rPr>
          <w:rFonts w:ascii="Times New Roman" w:hAnsi="Times New Roman"/>
          <w:sz w:val="24"/>
        </w:rPr>
      </w:pPr>
    </w:p>
    <w:p w14:paraId="6B06715B" w14:textId="77777777" w:rsidR="001F5ECD" w:rsidRDefault="001F5ECD" w:rsidP="001F5ECD">
      <w:pPr>
        <w:pStyle w:val="Sansinterligne"/>
        <w:jc w:val="both"/>
        <w:rPr>
          <w:rFonts w:ascii="Times New Roman" w:hAnsi="Times New Roman"/>
          <w:sz w:val="24"/>
        </w:rPr>
      </w:pPr>
      <w:r>
        <w:rPr>
          <w:rFonts w:ascii="Times New Roman" w:hAnsi="Times New Roman"/>
          <w:sz w:val="24"/>
        </w:rPr>
        <w:t xml:space="preserve">Seule la Direction pourra décider des modalités à mettre en œuvre pour se rendre sur les chantiers. </w:t>
      </w:r>
    </w:p>
    <w:p w14:paraId="433A1672" w14:textId="77777777" w:rsidR="001F5ECD" w:rsidRDefault="001F5ECD" w:rsidP="001F5ECD">
      <w:pPr>
        <w:pStyle w:val="Sansinterligne"/>
        <w:jc w:val="both"/>
        <w:rPr>
          <w:rFonts w:ascii="Times New Roman" w:hAnsi="Times New Roman"/>
          <w:sz w:val="24"/>
        </w:rPr>
      </w:pPr>
    </w:p>
    <w:p w14:paraId="64461137" w14:textId="2B639CB1" w:rsidR="0075577B" w:rsidRDefault="0075577B" w:rsidP="001F5ECD">
      <w:pPr>
        <w:pStyle w:val="Sansinterligne"/>
        <w:jc w:val="both"/>
        <w:rPr>
          <w:rFonts w:ascii="Times New Roman" w:hAnsi="Times New Roman"/>
          <w:sz w:val="24"/>
        </w:rPr>
      </w:pPr>
      <w:r>
        <w:rPr>
          <w:rFonts w:ascii="Times New Roman" w:hAnsi="Times New Roman"/>
          <w:sz w:val="24"/>
        </w:rPr>
        <w:lastRenderedPageBreak/>
        <w:t>Il est précisé ici que lorsqu’un chauffe</w:t>
      </w:r>
      <w:r w:rsidR="00060DC4">
        <w:rPr>
          <w:rFonts w:ascii="Times New Roman" w:hAnsi="Times New Roman"/>
          <w:sz w:val="24"/>
        </w:rPr>
        <w:t>u</w:t>
      </w:r>
      <w:r>
        <w:rPr>
          <w:rFonts w:ascii="Times New Roman" w:hAnsi="Times New Roman"/>
          <w:sz w:val="24"/>
        </w:rPr>
        <w:t xml:space="preserve">r-grutier est affecté sur un chantier, le forfait </w:t>
      </w:r>
      <w:r w:rsidR="00930C8B">
        <w:rPr>
          <w:rFonts w:ascii="Times New Roman" w:hAnsi="Times New Roman"/>
          <w:sz w:val="24"/>
        </w:rPr>
        <w:t>journée facturée</w:t>
      </w:r>
      <w:r>
        <w:rPr>
          <w:rFonts w:ascii="Times New Roman" w:hAnsi="Times New Roman"/>
          <w:sz w:val="24"/>
        </w:rPr>
        <w:t xml:space="preserve"> au client comprend 7 heures de travail effectif sur le chantier et non 8 heures ou 4 heures en cas de demi-journée de location</w:t>
      </w:r>
      <w:r w:rsidR="00DA251D">
        <w:rPr>
          <w:rFonts w:ascii="Times New Roman" w:hAnsi="Times New Roman"/>
          <w:sz w:val="24"/>
        </w:rPr>
        <w:t>.</w:t>
      </w:r>
    </w:p>
    <w:p w14:paraId="580AA1EE" w14:textId="77777777" w:rsidR="009855CA" w:rsidRDefault="009855CA" w:rsidP="001F5ECD">
      <w:pPr>
        <w:pStyle w:val="Sansinterligne"/>
        <w:jc w:val="both"/>
        <w:rPr>
          <w:rFonts w:ascii="Times New Roman" w:hAnsi="Times New Roman"/>
          <w:sz w:val="24"/>
        </w:rPr>
      </w:pPr>
    </w:p>
    <w:p w14:paraId="66FBD508" w14:textId="77777777" w:rsidR="00533760" w:rsidRDefault="00533760" w:rsidP="001F5ECD">
      <w:pPr>
        <w:pStyle w:val="Sansinterligne"/>
        <w:jc w:val="both"/>
        <w:rPr>
          <w:rFonts w:ascii="Times New Roman" w:hAnsi="Times New Roman"/>
          <w:sz w:val="24"/>
        </w:rPr>
      </w:pPr>
    </w:p>
    <w:p w14:paraId="351737EC" w14:textId="77777777" w:rsidR="001F5ECD" w:rsidRDefault="001F5ECD" w:rsidP="001F5ECD">
      <w:pPr>
        <w:pStyle w:val="Sansinterligne"/>
        <w:numPr>
          <w:ilvl w:val="0"/>
          <w:numId w:val="6"/>
        </w:numPr>
        <w:jc w:val="both"/>
        <w:rPr>
          <w:rFonts w:ascii="Times New Roman" w:hAnsi="Times New Roman"/>
          <w:b/>
          <w:sz w:val="24"/>
          <w:u w:val="single"/>
        </w:rPr>
      </w:pPr>
      <w:r w:rsidRPr="00B67429">
        <w:rPr>
          <w:rFonts w:ascii="Times New Roman" w:hAnsi="Times New Roman"/>
          <w:b/>
          <w:sz w:val="24"/>
          <w:u w:val="single"/>
        </w:rPr>
        <w:t xml:space="preserve">Temps de trajet </w:t>
      </w:r>
      <w:r>
        <w:rPr>
          <w:rFonts w:ascii="Times New Roman" w:hAnsi="Times New Roman"/>
          <w:b/>
          <w:sz w:val="24"/>
          <w:u w:val="single"/>
        </w:rPr>
        <w:t>pour le personnel se rendant d’un chantier à un autre au cours de la même journée</w:t>
      </w:r>
    </w:p>
    <w:p w14:paraId="56C92430" w14:textId="77777777" w:rsidR="001F5ECD" w:rsidRDefault="001F5ECD" w:rsidP="001F5ECD">
      <w:pPr>
        <w:pStyle w:val="Sansinterligne"/>
        <w:jc w:val="both"/>
        <w:rPr>
          <w:rFonts w:ascii="Times New Roman" w:hAnsi="Times New Roman"/>
          <w:b/>
          <w:sz w:val="24"/>
          <w:u w:val="single"/>
        </w:rPr>
      </w:pPr>
    </w:p>
    <w:p w14:paraId="7D7E1BE7" w14:textId="77777777" w:rsidR="001F5ECD" w:rsidRDefault="001F5ECD" w:rsidP="001F5ECD">
      <w:pPr>
        <w:pStyle w:val="Sansinterligne"/>
        <w:jc w:val="both"/>
        <w:rPr>
          <w:rFonts w:ascii="Times New Roman" w:hAnsi="Times New Roman"/>
          <w:sz w:val="24"/>
        </w:rPr>
      </w:pPr>
      <w:r>
        <w:rPr>
          <w:rFonts w:ascii="Times New Roman" w:hAnsi="Times New Roman"/>
          <w:sz w:val="24"/>
        </w:rPr>
        <w:t xml:space="preserve">Le temps de trajet pour se rendre d’un chantier à un autre est considéré comme du temps de travail effectif s’il a lieu dans la même journée de travail. </w:t>
      </w:r>
    </w:p>
    <w:p w14:paraId="6A015E48" w14:textId="77777777" w:rsidR="001F5ECD" w:rsidRDefault="001F5ECD" w:rsidP="001F5ECD">
      <w:pPr>
        <w:pStyle w:val="Sansinterligne"/>
        <w:jc w:val="both"/>
        <w:rPr>
          <w:rFonts w:ascii="Times New Roman" w:hAnsi="Times New Roman"/>
          <w:sz w:val="24"/>
        </w:rPr>
      </w:pPr>
    </w:p>
    <w:p w14:paraId="518AE99D" w14:textId="77777777" w:rsidR="001F5ECD" w:rsidRDefault="001F5ECD" w:rsidP="001F5ECD">
      <w:pPr>
        <w:pStyle w:val="Sansinterligne"/>
        <w:jc w:val="both"/>
        <w:rPr>
          <w:rFonts w:ascii="Times New Roman" w:hAnsi="Times New Roman"/>
          <w:sz w:val="24"/>
        </w:rPr>
      </w:pPr>
      <w:r>
        <w:rPr>
          <w:rFonts w:ascii="Times New Roman" w:hAnsi="Times New Roman"/>
          <w:sz w:val="24"/>
        </w:rPr>
        <w:t xml:space="preserve">Ce temps de trajet est en conséquence rémunéré. </w:t>
      </w:r>
    </w:p>
    <w:p w14:paraId="191C7C4F" w14:textId="77777777" w:rsidR="00C14785" w:rsidRDefault="00C14785" w:rsidP="001F5ECD">
      <w:pPr>
        <w:pStyle w:val="Sansinterligne"/>
        <w:jc w:val="both"/>
        <w:rPr>
          <w:rFonts w:ascii="Times New Roman" w:hAnsi="Times New Roman"/>
          <w:sz w:val="24"/>
        </w:rPr>
      </w:pPr>
    </w:p>
    <w:p w14:paraId="5E0C23DC" w14:textId="7C6F5145" w:rsidR="00C14785" w:rsidRDefault="001500C1" w:rsidP="001F5ECD">
      <w:pPr>
        <w:pStyle w:val="Sansinterligne"/>
        <w:jc w:val="both"/>
        <w:rPr>
          <w:ins w:id="0" w:author="POSTE10" w:date="2025-07-22T10:03:00Z" w16du:dateUtc="2025-07-22T08:03:00Z"/>
          <w:rFonts w:ascii="Times New Roman" w:hAnsi="Times New Roman"/>
          <w:sz w:val="24"/>
        </w:rPr>
      </w:pPr>
      <w:r>
        <w:rPr>
          <w:rFonts w:ascii="Times New Roman" w:hAnsi="Times New Roman"/>
          <w:sz w:val="24"/>
        </w:rPr>
        <w:t xml:space="preserve">Dans l’hypothèse où, au cours d’une même journée de travail, le salarié sera amené à se déplacer sur 2 ou plusieurs chantiers, il lui sera octroyé </w:t>
      </w:r>
      <w:r w:rsidR="00636CD2">
        <w:rPr>
          <w:rFonts w:ascii="Times New Roman" w:hAnsi="Times New Roman"/>
          <w:sz w:val="24"/>
        </w:rPr>
        <w:t>pour chaque</w:t>
      </w:r>
      <w:r>
        <w:rPr>
          <w:rFonts w:ascii="Times New Roman" w:hAnsi="Times New Roman"/>
          <w:sz w:val="24"/>
        </w:rPr>
        <w:t xml:space="preserve"> déplacement complémentaire, deux heures supplémentaires rémunérées au taux majoré </w:t>
      </w:r>
      <w:r w:rsidR="00636CD2">
        <w:rPr>
          <w:rFonts w:ascii="Times New Roman" w:hAnsi="Times New Roman"/>
          <w:sz w:val="24"/>
        </w:rPr>
        <w:t>(25% ou 50% en fonction du nombre d’heures supplémentaires réalisées dans la semaine)</w:t>
      </w:r>
      <w:r>
        <w:rPr>
          <w:rFonts w:ascii="Times New Roman" w:hAnsi="Times New Roman"/>
          <w:sz w:val="24"/>
        </w:rPr>
        <w:t xml:space="preserve">, quel que soit le temps passé à ce déplacement complémentaire. </w:t>
      </w:r>
    </w:p>
    <w:p w14:paraId="79B99555" w14:textId="77777777" w:rsidR="00636CD2" w:rsidRDefault="00636CD2" w:rsidP="001F5ECD">
      <w:pPr>
        <w:pStyle w:val="Sansinterligne"/>
        <w:jc w:val="both"/>
        <w:rPr>
          <w:ins w:id="1" w:author="POSTE10" w:date="2025-07-22T10:03:00Z" w16du:dateUtc="2025-07-22T08:03:00Z"/>
          <w:rFonts w:ascii="Times New Roman" w:hAnsi="Times New Roman"/>
          <w:sz w:val="24"/>
        </w:rPr>
      </w:pPr>
    </w:p>
    <w:p w14:paraId="0235C1F0" w14:textId="0F6466EC" w:rsidR="00636CD2" w:rsidDel="00636CD2" w:rsidRDefault="00636CD2" w:rsidP="001F5ECD">
      <w:pPr>
        <w:pStyle w:val="Sansinterligne"/>
        <w:jc w:val="both"/>
        <w:rPr>
          <w:del w:id="2" w:author="POSTE10" w:date="2025-07-22T10:03:00Z" w16du:dateUtc="2025-07-22T08:03:00Z"/>
          <w:rFonts w:ascii="Times New Roman" w:hAnsi="Times New Roman"/>
          <w:sz w:val="24"/>
        </w:rPr>
      </w:pPr>
    </w:p>
    <w:p w14:paraId="4208F713" w14:textId="65966C23" w:rsidR="00C14785" w:rsidDel="00636CD2" w:rsidRDefault="00C14785" w:rsidP="001F5ECD">
      <w:pPr>
        <w:pStyle w:val="Sansinterligne"/>
        <w:jc w:val="both"/>
        <w:rPr>
          <w:del w:id="3" w:author="POSTE10" w:date="2025-07-22T10:03:00Z" w16du:dateUtc="2025-07-22T08:03:00Z"/>
          <w:rFonts w:ascii="Times New Roman" w:hAnsi="Times New Roman"/>
          <w:sz w:val="24"/>
        </w:rPr>
      </w:pPr>
    </w:p>
    <w:p w14:paraId="58A68114" w14:textId="77777777" w:rsidR="00142CFF" w:rsidRDefault="00142CFF" w:rsidP="001F5ECD">
      <w:pPr>
        <w:pStyle w:val="Sansinterligne"/>
        <w:jc w:val="both"/>
        <w:rPr>
          <w:rFonts w:ascii="Times New Roman" w:hAnsi="Times New Roman"/>
          <w:sz w:val="24"/>
        </w:rPr>
      </w:pPr>
    </w:p>
    <w:p w14:paraId="13DB1AA2" w14:textId="4D6E8D3F" w:rsidR="00142CFF" w:rsidRPr="00142CFF" w:rsidRDefault="00930C8B" w:rsidP="001F5ECD">
      <w:pPr>
        <w:pStyle w:val="Sansinterligne"/>
        <w:jc w:val="both"/>
        <w:rPr>
          <w:rFonts w:ascii="Times New Roman" w:hAnsi="Times New Roman"/>
          <w:b/>
          <w:bCs/>
          <w:sz w:val="24"/>
          <w:u w:val="single"/>
        </w:rPr>
      </w:pPr>
      <w:r>
        <w:rPr>
          <w:rFonts w:ascii="Times New Roman" w:hAnsi="Times New Roman"/>
          <w:b/>
          <w:bCs/>
          <w:sz w:val="24"/>
        </w:rPr>
        <w:t>2</w:t>
      </w:r>
      <w:r w:rsidR="00142CFF" w:rsidRPr="00142CFF">
        <w:rPr>
          <w:rFonts w:ascii="Times New Roman" w:hAnsi="Times New Roman"/>
          <w:b/>
          <w:bCs/>
          <w:sz w:val="24"/>
        </w:rPr>
        <w:t>.2</w:t>
      </w:r>
      <w:r w:rsidR="00142CFF" w:rsidRPr="00142CFF">
        <w:rPr>
          <w:rFonts w:ascii="Times New Roman" w:hAnsi="Times New Roman"/>
          <w:b/>
          <w:bCs/>
          <w:sz w:val="24"/>
        </w:rPr>
        <w:tab/>
      </w:r>
      <w:r w:rsidR="00142CFF" w:rsidRPr="00142CFF">
        <w:rPr>
          <w:rFonts w:ascii="Times New Roman" w:hAnsi="Times New Roman"/>
          <w:b/>
          <w:bCs/>
          <w:sz w:val="24"/>
          <w:u w:val="single"/>
        </w:rPr>
        <w:t>Indemnités de panier</w:t>
      </w:r>
    </w:p>
    <w:p w14:paraId="37D59786" w14:textId="77777777" w:rsidR="00142CFF" w:rsidRDefault="00142CFF" w:rsidP="00142CFF">
      <w:pPr>
        <w:pStyle w:val="Sansinterligne"/>
        <w:jc w:val="both"/>
        <w:rPr>
          <w:rFonts w:ascii="Times New Roman" w:hAnsi="Times New Roman"/>
          <w:sz w:val="24"/>
        </w:rPr>
      </w:pPr>
    </w:p>
    <w:p w14:paraId="460B213B" w14:textId="2A56AED9" w:rsidR="00142CFF" w:rsidRDefault="00142CFF" w:rsidP="00142CFF">
      <w:pPr>
        <w:pStyle w:val="Sansinterligne"/>
        <w:jc w:val="both"/>
        <w:rPr>
          <w:rFonts w:ascii="Times New Roman" w:hAnsi="Times New Roman"/>
          <w:sz w:val="24"/>
        </w:rPr>
      </w:pPr>
      <w:r>
        <w:rPr>
          <w:rFonts w:ascii="Times New Roman" w:hAnsi="Times New Roman"/>
          <w:sz w:val="24"/>
        </w:rPr>
        <w:t xml:space="preserve">En contrepartie de la mobilité du lieu de travail, inhérente à l’emploi sur le chantier, l’indemnité de </w:t>
      </w:r>
      <w:r w:rsidR="00C14785">
        <w:rPr>
          <w:rFonts w:ascii="Times New Roman" w:hAnsi="Times New Roman"/>
          <w:sz w:val="24"/>
        </w:rPr>
        <w:t>panier de déplacement (appelée « </w:t>
      </w:r>
      <w:r w:rsidR="00C14785" w:rsidRPr="00C14785">
        <w:rPr>
          <w:rFonts w:ascii="Times New Roman" w:hAnsi="Times New Roman"/>
          <w:b/>
          <w:bCs/>
          <w:i/>
          <w:iCs/>
          <w:sz w:val="24"/>
        </w:rPr>
        <w:t>indemnité de panier</w:t>
      </w:r>
      <w:r w:rsidR="00C14785">
        <w:rPr>
          <w:rFonts w:ascii="Times New Roman" w:hAnsi="Times New Roman"/>
          <w:sz w:val="24"/>
        </w:rPr>
        <w:t> »)</w:t>
      </w:r>
      <w:r>
        <w:rPr>
          <w:rFonts w:ascii="Times New Roman" w:hAnsi="Times New Roman"/>
          <w:sz w:val="24"/>
        </w:rPr>
        <w:t xml:space="preserve"> a pour objet d’indemniser forfaitairement l’amplitude que représente pour l</w:t>
      </w:r>
      <w:r w:rsidR="00C14785">
        <w:rPr>
          <w:rFonts w:ascii="Times New Roman" w:hAnsi="Times New Roman"/>
          <w:sz w:val="24"/>
        </w:rPr>
        <w:t xml:space="preserve">e salarié </w:t>
      </w:r>
      <w:r>
        <w:rPr>
          <w:rFonts w:ascii="Times New Roman" w:hAnsi="Times New Roman"/>
          <w:sz w:val="24"/>
        </w:rPr>
        <w:t xml:space="preserve">le trajet nécessaire pour se rendre quotidiennement sur le chantier avant le début de la journée de travail et d’en revenir après la journée de travail. </w:t>
      </w:r>
    </w:p>
    <w:p w14:paraId="44F7DDB5" w14:textId="77777777" w:rsidR="00C14785" w:rsidRDefault="00C14785" w:rsidP="00142CFF">
      <w:pPr>
        <w:pStyle w:val="Sansinterligne"/>
        <w:jc w:val="both"/>
        <w:rPr>
          <w:rFonts w:ascii="Times New Roman" w:hAnsi="Times New Roman"/>
          <w:sz w:val="24"/>
        </w:rPr>
      </w:pPr>
    </w:p>
    <w:p w14:paraId="6DD6C56F" w14:textId="2D129534" w:rsidR="00C14785" w:rsidRDefault="00C14785" w:rsidP="00142CFF">
      <w:pPr>
        <w:pStyle w:val="Sansinterligne"/>
        <w:jc w:val="both"/>
        <w:rPr>
          <w:rFonts w:ascii="Times New Roman" w:hAnsi="Times New Roman"/>
          <w:sz w:val="24"/>
        </w:rPr>
      </w:pPr>
      <w:r>
        <w:rPr>
          <w:rFonts w:ascii="Times New Roman" w:hAnsi="Times New Roman"/>
          <w:sz w:val="24"/>
        </w:rPr>
        <w:t xml:space="preserve">Le montant de l’indemnité de panier auquel le salarié bénéficiaire a droit est fixé comme suit : 15,50 € par jour. </w:t>
      </w:r>
    </w:p>
    <w:p w14:paraId="340E15B2" w14:textId="77777777" w:rsidR="00755F8A" w:rsidRDefault="00755F8A" w:rsidP="00142CFF">
      <w:pPr>
        <w:pStyle w:val="Sansinterligne"/>
        <w:jc w:val="both"/>
        <w:rPr>
          <w:rFonts w:ascii="Times New Roman" w:hAnsi="Times New Roman"/>
          <w:sz w:val="24"/>
        </w:rPr>
      </w:pPr>
    </w:p>
    <w:p w14:paraId="41ADE28D" w14:textId="3FE71689" w:rsidR="00755F8A" w:rsidRDefault="00755F8A" w:rsidP="00142CFF">
      <w:pPr>
        <w:pStyle w:val="Sansinterligne"/>
        <w:jc w:val="both"/>
        <w:rPr>
          <w:rFonts w:ascii="Times New Roman" w:hAnsi="Times New Roman"/>
          <w:sz w:val="24"/>
        </w:rPr>
      </w:pPr>
      <w:r>
        <w:rPr>
          <w:rFonts w:ascii="Times New Roman" w:hAnsi="Times New Roman"/>
          <w:sz w:val="24"/>
        </w:rPr>
        <w:t xml:space="preserve">Cette indemnité est versée chaque jour où le salarié se déplace sur un chantier, même si le salarié n’a pas à ramener la grue au dépôt. </w:t>
      </w:r>
    </w:p>
    <w:p w14:paraId="0737C2F1" w14:textId="77777777" w:rsidR="00142CFF" w:rsidRDefault="00142CFF" w:rsidP="00484501">
      <w:pPr>
        <w:pStyle w:val="Sansinterligne"/>
        <w:jc w:val="both"/>
        <w:rPr>
          <w:rFonts w:ascii="Times New Roman" w:hAnsi="Times New Roman"/>
          <w:sz w:val="24"/>
        </w:rPr>
      </w:pPr>
    </w:p>
    <w:p w14:paraId="43F25E25" w14:textId="77777777" w:rsidR="00C14785" w:rsidRDefault="00C14785" w:rsidP="00484501">
      <w:pPr>
        <w:pStyle w:val="Sansinterligne"/>
        <w:jc w:val="both"/>
        <w:rPr>
          <w:rFonts w:ascii="Times New Roman" w:hAnsi="Times New Roman"/>
          <w:sz w:val="24"/>
        </w:rPr>
      </w:pPr>
    </w:p>
    <w:p w14:paraId="60BE9434" w14:textId="0D2EA67C" w:rsidR="002030E8" w:rsidRPr="002030E8" w:rsidRDefault="002030E8" w:rsidP="00484501">
      <w:pPr>
        <w:pStyle w:val="Sansinterligne"/>
        <w:jc w:val="both"/>
        <w:rPr>
          <w:rFonts w:ascii="Times New Roman" w:hAnsi="Times New Roman"/>
          <w:b/>
          <w:bCs/>
          <w:sz w:val="24"/>
        </w:rPr>
      </w:pPr>
      <w:r w:rsidRPr="002030E8">
        <w:rPr>
          <w:rFonts w:ascii="Times New Roman" w:hAnsi="Times New Roman"/>
          <w:b/>
          <w:bCs/>
          <w:sz w:val="24"/>
          <w:u w:val="single"/>
        </w:rPr>
        <w:t xml:space="preserve">Article </w:t>
      </w:r>
      <w:r w:rsidR="00533760">
        <w:rPr>
          <w:rFonts w:ascii="Times New Roman" w:hAnsi="Times New Roman"/>
          <w:b/>
          <w:bCs/>
          <w:sz w:val="24"/>
          <w:u w:val="single"/>
        </w:rPr>
        <w:t>3</w:t>
      </w:r>
      <w:r w:rsidRPr="002030E8">
        <w:rPr>
          <w:rFonts w:ascii="Times New Roman" w:hAnsi="Times New Roman"/>
          <w:b/>
          <w:bCs/>
          <w:sz w:val="24"/>
        </w:rPr>
        <w:t>.</w:t>
      </w:r>
      <w:r w:rsidRPr="002030E8">
        <w:rPr>
          <w:rFonts w:ascii="Times New Roman" w:hAnsi="Times New Roman"/>
          <w:b/>
          <w:bCs/>
          <w:sz w:val="24"/>
        </w:rPr>
        <w:tab/>
      </w:r>
      <w:r w:rsidRPr="002030E8">
        <w:rPr>
          <w:rFonts w:ascii="Times New Roman" w:hAnsi="Times New Roman"/>
          <w:b/>
          <w:bCs/>
          <w:sz w:val="24"/>
          <w:u w:val="single"/>
        </w:rPr>
        <w:t>HEURES SUPPLEMENTAIRES</w:t>
      </w:r>
    </w:p>
    <w:p w14:paraId="2EDFD832" w14:textId="77777777" w:rsidR="00484501" w:rsidRDefault="00484501" w:rsidP="00484501">
      <w:pPr>
        <w:pStyle w:val="Sansinterligne"/>
        <w:jc w:val="both"/>
        <w:rPr>
          <w:rFonts w:ascii="Times New Roman" w:hAnsi="Times New Roman"/>
          <w:sz w:val="24"/>
        </w:rPr>
      </w:pPr>
    </w:p>
    <w:p w14:paraId="48FCD7F5" w14:textId="1F58654E" w:rsidR="00C15136" w:rsidRDefault="00C15136" w:rsidP="00C15136">
      <w:pPr>
        <w:pStyle w:val="Sansinterligne"/>
        <w:jc w:val="both"/>
        <w:rPr>
          <w:rFonts w:ascii="Times New Roman" w:hAnsi="Times New Roman"/>
          <w:sz w:val="24"/>
        </w:rPr>
      </w:pPr>
      <w:r>
        <w:rPr>
          <w:rFonts w:ascii="Times New Roman" w:hAnsi="Times New Roman"/>
          <w:sz w:val="24"/>
        </w:rPr>
        <w:t>Sont considérées comme des heures supplémentaires et traitées comme telles</w:t>
      </w:r>
      <w:r w:rsidR="00E44238">
        <w:rPr>
          <w:rFonts w:ascii="Times New Roman" w:hAnsi="Times New Roman"/>
          <w:sz w:val="24"/>
        </w:rPr>
        <w:t xml:space="preserve"> les heures effectuées au-delà de 3</w:t>
      </w:r>
      <w:r w:rsidR="0019372B">
        <w:rPr>
          <w:rFonts w:ascii="Times New Roman" w:hAnsi="Times New Roman"/>
          <w:sz w:val="24"/>
        </w:rPr>
        <w:t>5</w:t>
      </w:r>
      <w:r w:rsidR="0088659E">
        <w:rPr>
          <w:rFonts w:ascii="Times New Roman" w:hAnsi="Times New Roman"/>
          <w:sz w:val="24"/>
        </w:rPr>
        <w:t xml:space="preserve"> heures</w:t>
      </w:r>
      <w:r w:rsidR="0019372B">
        <w:rPr>
          <w:rFonts w:ascii="Times New Roman" w:hAnsi="Times New Roman"/>
          <w:sz w:val="24"/>
        </w:rPr>
        <w:t xml:space="preserve">. </w:t>
      </w:r>
      <w:r w:rsidR="0088659E">
        <w:rPr>
          <w:rFonts w:ascii="Times New Roman" w:hAnsi="Times New Roman"/>
          <w:sz w:val="24"/>
        </w:rPr>
        <w:t xml:space="preserve"> </w:t>
      </w:r>
    </w:p>
    <w:p w14:paraId="4F193A0C" w14:textId="77777777" w:rsidR="00755F8A" w:rsidRDefault="00755F8A" w:rsidP="00C15136">
      <w:pPr>
        <w:pStyle w:val="Sansinterligne"/>
        <w:jc w:val="both"/>
        <w:rPr>
          <w:rFonts w:ascii="Times New Roman" w:hAnsi="Times New Roman"/>
          <w:sz w:val="24"/>
        </w:rPr>
      </w:pPr>
    </w:p>
    <w:p w14:paraId="6FE79363" w14:textId="77777777" w:rsidR="00484501" w:rsidRPr="00EC2034" w:rsidRDefault="00484501" w:rsidP="00484501">
      <w:pPr>
        <w:pStyle w:val="Sansinterligne"/>
        <w:jc w:val="both"/>
        <w:rPr>
          <w:rFonts w:ascii="Times New Roman" w:hAnsi="Times New Roman"/>
          <w:sz w:val="24"/>
        </w:rPr>
      </w:pPr>
      <w:r w:rsidRPr="00EC2034">
        <w:rPr>
          <w:rFonts w:ascii="Times New Roman" w:hAnsi="Times New Roman"/>
          <w:sz w:val="24"/>
        </w:rPr>
        <w:t xml:space="preserve">Il est expressément rappelé que la décision de recourir à des heures supplémentaires relève du seul pouvoir de direction de l’employeur, en fonction </w:t>
      </w:r>
      <w:r>
        <w:rPr>
          <w:rFonts w:ascii="Times New Roman" w:hAnsi="Times New Roman"/>
          <w:sz w:val="24"/>
        </w:rPr>
        <w:t>des</w:t>
      </w:r>
      <w:r w:rsidRPr="00EC2034">
        <w:rPr>
          <w:rFonts w:ascii="Times New Roman" w:hAnsi="Times New Roman"/>
          <w:sz w:val="24"/>
        </w:rPr>
        <w:t xml:space="preserve"> nécessités de</w:t>
      </w:r>
      <w:r>
        <w:rPr>
          <w:rFonts w:ascii="Times New Roman" w:hAnsi="Times New Roman"/>
          <w:sz w:val="24"/>
        </w:rPr>
        <w:t xml:space="preserve"> l’activité de</w:t>
      </w:r>
      <w:r w:rsidRPr="00EC2034">
        <w:rPr>
          <w:rFonts w:ascii="Times New Roman" w:hAnsi="Times New Roman"/>
          <w:sz w:val="24"/>
        </w:rPr>
        <w:t xml:space="preserve"> la société.</w:t>
      </w:r>
    </w:p>
    <w:p w14:paraId="3463087A" w14:textId="3FFBD4F5" w:rsidR="00E44238" w:rsidRPr="00EC2034" w:rsidRDefault="00E44238" w:rsidP="00484501">
      <w:pPr>
        <w:pStyle w:val="Sansinterligne"/>
        <w:jc w:val="both"/>
        <w:rPr>
          <w:rFonts w:ascii="Times New Roman" w:hAnsi="Times New Roman"/>
          <w:sz w:val="24"/>
        </w:rPr>
      </w:pPr>
    </w:p>
    <w:p w14:paraId="14454F4A" w14:textId="77777777" w:rsidR="00484501" w:rsidRPr="006618B6" w:rsidRDefault="00484501" w:rsidP="00484501">
      <w:pPr>
        <w:pStyle w:val="Sansinterligne"/>
        <w:jc w:val="both"/>
        <w:rPr>
          <w:rFonts w:ascii="Times New Roman" w:hAnsi="Times New Roman"/>
          <w:sz w:val="24"/>
        </w:rPr>
      </w:pPr>
      <w:r w:rsidRPr="00EC2034">
        <w:rPr>
          <w:rFonts w:ascii="Times New Roman" w:hAnsi="Times New Roman"/>
          <w:sz w:val="24"/>
        </w:rPr>
        <w:t xml:space="preserve">Les heures </w:t>
      </w:r>
      <w:r w:rsidRPr="006618B6">
        <w:rPr>
          <w:rFonts w:ascii="Times New Roman" w:hAnsi="Times New Roman"/>
          <w:sz w:val="24"/>
        </w:rPr>
        <w:t>supplémentaires sont majorées :</w:t>
      </w:r>
    </w:p>
    <w:p w14:paraId="41FF8407" w14:textId="77777777" w:rsidR="00484501" w:rsidRPr="00304398" w:rsidRDefault="00484501" w:rsidP="00484501">
      <w:pPr>
        <w:pStyle w:val="Sansinterligne"/>
        <w:jc w:val="both"/>
        <w:rPr>
          <w:rFonts w:ascii="Times New Roman" w:hAnsi="Times New Roman"/>
          <w:sz w:val="24"/>
        </w:rPr>
      </w:pPr>
    </w:p>
    <w:p w14:paraId="1D8C2260" w14:textId="22A8FE21" w:rsidR="0019372B" w:rsidRPr="006618B6" w:rsidRDefault="0019372B" w:rsidP="00C033CB">
      <w:pPr>
        <w:pStyle w:val="Sansinterligne"/>
        <w:numPr>
          <w:ilvl w:val="0"/>
          <w:numId w:val="2"/>
        </w:numPr>
        <w:jc w:val="both"/>
        <w:rPr>
          <w:rFonts w:ascii="Times New Roman" w:hAnsi="Times New Roman"/>
          <w:sz w:val="24"/>
        </w:rPr>
      </w:pPr>
      <w:r w:rsidRPr="006618B6">
        <w:rPr>
          <w:rFonts w:ascii="Times New Roman" w:hAnsi="Times New Roman"/>
          <w:sz w:val="24"/>
        </w:rPr>
        <w:t xml:space="preserve">au taux de </w:t>
      </w:r>
      <w:r w:rsidR="006618B6" w:rsidRPr="006618B6">
        <w:rPr>
          <w:rFonts w:ascii="Times New Roman" w:hAnsi="Times New Roman"/>
          <w:sz w:val="24"/>
        </w:rPr>
        <w:t xml:space="preserve">25 </w:t>
      </w:r>
      <w:r w:rsidRPr="006618B6">
        <w:rPr>
          <w:rFonts w:ascii="Times New Roman" w:hAnsi="Times New Roman"/>
          <w:sz w:val="24"/>
        </w:rPr>
        <w:t xml:space="preserve">% s’agissant des </w:t>
      </w:r>
      <w:r w:rsidR="00C033CB">
        <w:rPr>
          <w:rFonts w:ascii="Times New Roman" w:hAnsi="Times New Roman"/>
          <w:sz w:val="24"/>
        </w:rPr>
        <w:t>huit</w:t>
      </w:r>
      <w:r w:rsidRPr="006618B6">
        <w:rPr>
          <w:rFonts w:ascii="Times New Roman" w:hAnsi="Times New Roman"/>
          <w:sz w:val="24"/>
        </w:rPr>
        <w:t xml:space="preserve"> premières heures, </w:t>
      </w:r>
    </w:p>
    <w:p w14:paraId="5BC10438" w14:textId="77777777" w:rsidR="0019372B" w:rsidRPr="006618B6" w:rsidRDefault="0019372B" w:rsidP="00484501">
      <w:pPr>
        <w:pStyle w:val="Sansinterligne"/>
        <w:jc w:val="both"/>
        <w:rPr>
          <w:rFonts w:ascii="Times New Roman" w:hAnsi="Times New Roman"/>
          <w:sz w:val="24"/>
        </w:rPr>
      </w:pPr>
    </w:p>
    <w:p w14:paraId="0278D896" w14:textId="2355BC7C" w:rsidR="00484501" w:rsidRDefault="00484501" w:rsidP="0019372B">
      <w:pPr>
        <w:pStyle w:val="Sansinterligne"/>
        <w:numPr>
          <w:ilvl w:val="0"/>
          <w:numId w:val="2"/>
        </w:numPr>
        <w:jc w:val="both"/>
        <w:rPr>
          <w:rFonts w:ascii="Times New Roman" w:hAnsi="Times New Roman"/>
          <w:sz w:val="24"/>
        </w:rPr>
      </w:pPr>
      <w:r w:rsidRPr="006618B6">
        <w:rPr>
          <w:rFonts w:ascii="Times New Roman" w:hAnsi="Times New Roman"/>
          <w:sz w:val="24"/>
        </w:rPr>
        <w:t xml:space="preserve">au taux de </w:t>
      </w:r>
      <w:r w:rsidR="006618B6" w:rsidRPr="006618B6">
        <w:rPr>
          <w:rFonts w:ascii="Times New Roman" w:hAnsi="Times New Roman"/>
          <w:sz w:val="24"/>
        </w:rPr>
        <w:t xml:space="preserve">50 </w:t>
      </w:r>
      <w:r w:rsidRPr="006618B6">
        <w:rPr>
          <w:rFonts w:ascii="Times New Roman" w:hAnsi="Times New Roman"/>
          <w:sz w:val="24"/>
        </w:rPr>
        <w:t>%</w:t>
      </w:r>
      <w:r w:rsidR="006618B6">
        <w:rPr>
          <w:rFonts w:ascii="Times New Roman" w:hAnsi="Times New Roman"/>
          <w:sz w:val="24"/>
        </w:rPr>
        <w:t xml:space="preserve"> au-delà.</w:t>
      </w:r>
      <w:r w:rsidRPr="006618B6">
        <w:rPr>
          <w:rFonts w:ascii="Times New Roman" w:hAnsi="Times New Roman"/>
          <w:sz w:val="24"/>
        </w:rPr>
        <w:t xml:space="preserve"> </w:t>
      </w:r>
    </w:p>
    <w:p w14:paraId="711588BC" w14:textId="77777777" w:rsidR="00471F74" w:rsidRDefault="00471F74" w:rsidP="00471F74">
      <w:pPr>
        <w:pStyle w:val="Paragraphedeliste"/>
      </w:pPr>
    </w:p>
    <w:p w14:paraId="73CCC041" w14:textId="053028DA" w:rsidR="00C15136" w:rsidRDefault="001500C1" w:rsidP="00484501">
      <w:pPr>
        <w:pStyle w:val="Sansinterligne"/>
        <w:jc w:val="both"/>
        <w:rPr>
          <w:rFonts w:ascii="Times New Roman" w:hAnsi="Times New Roman"/>
          <w:sz w:val="24"/>
        </w:rPr>
      </w:pPr>
      <w:r>
        <w:rPr>
          <w:rFonts w:ascii="Times New Roman" w:hAnsi="Times New Roman"/>
          <w:sz w:val="24"/>
        </w:rPr>
        <w:t xml:space="preserve">Le salarié ne pourra prétendre au paiement d’heures supplémentaires accomplies si elles n’ont pas été demandées par l’employeur. </w:t>
      </w:r>
    </w:p>
    <w:p w14:paraId="31F0AEAD" w14:textId="77777777" w:rsidR="00E12D16" w:rsidRDefault="00E12D16" w:rsidP="00484501">
      <w:pPr>
        <w:pStyle w:val="Sansinterligne"/>
        <w:jc w:val="both"/>
        <w:rPr>
          <w:rFonts w:ascii="Times New Roman" w:hAnsi="Times New Roman"/>
          <w:sz w:val="24"/>
        </w:rPr>
      </w:pPr>
    </w:p>
    <w:p w14:paraId="278284CE" w14:textId="088346B2" w:rsidR="00E12D16" w:rsidRDefault="00E12D16" w:rsidP="00484501">
      <w:pPr>
        <w:pStyle w:val="Sansinterligne"/>
        <w:jc w:val="both"/>
        <w:rPr>
          <w:rFonts w:ascii="Times New Roman" w:hAnsi="Times New Roman"/>
          <w:sz w:val="24"/>
        </w:rPr>
      </w:pPr>
      <w:r>
        <w:rPr>
          <w:rFonts w:ascii="Times New Roman" w:hAnsi="Times New Roman"/>
          <w:sz w:val="24"/>
        </w:rPr>
        <w:t xml:space="preserve">Le salarié remplit </w:t>
      </w:r>
      <w:r w:rsidR="00636CD2">
        <w:rPr>
          <w:rFonts w:ascii="Times New Roman" w:hAnsi="Times New Roman"/>
          <w:sz w:val="24"/>
        </w:rPr>
        <w:t xml:space="preserve">chaque jour, sur chaque chantier, à la fin de son intervention, un bon (sur papier carbone ou digitale) </w:t>
      </w:r>
      <w:r w:rsidR="00DA251D">
        <w:rPr>
          <w:rFonts w:ascii="Times New Roman" w:hAnsi="Times New Roman"/>
          <w:sz w:val="24"/>
        </w:rPr>
        <w:t xml:space="preserve">contenant un numéro de bon, </w:t>
      </w:r>
      <w:r w:rsidR="00636CD2">
        <w:rPr>
          <w:rFonts w:ascii="Times New Roman" w:hAnsi="Times New Roman"/>
          <w:sz w:val="24"/>
        </w:rPr>
        <w:t xml:space="preserve">dans lequel il déclare son heure d’arrivée et son heure du départ du chantier. </w:t>
      </w:r>
    </w:p>
    <w:p w14:paraId="4E0D2215" w14:textId="77777777" w:rsidR="00DA251D" w:rsidRDefault="00DA251D" w:rsidP="00484501">
      <w:pPr>
        <w:pStyle w:val="Sansinterligne"/>
        <w:jc w:val="both"/>
        <w:rPr>
          <w:rFonts w:ascii="Times New Roman" w:hAnsi="Times New Roman"/>
          <w:sz w:val="24"/>
        </w:rPr>
      </w:pPr>
    </w:p>
    <w:p w14:paraId="150B5F31" w14:textId="68BD8946" w:rsidR="00DA251D" w:rsidRDefault="00DA251D" w:rsidP="00484501">
      <w:pPr>
        <w:pStyle w:val="Sansinterligne"/>
        <w:jc w:val="both"/>
        <w:rPr>
          <w:rFonts w:ascii="Times New Roman" w:hAnsi="Times New Roman"/>
          <w:sz w:val="24"/>
        </w:rPr>
      </w:pPr>
      <w:r>
        <w:rPr>
          <w:rFonts w:ascii="Times New Roman" w:hAnsi="Times New Roman"/>
          <w:sz w:val="24"/>
        </w:rPr>
        <w:t>Ce bon est systématiquement contresigné par le client sur le chantier.</w:t>
      </w:r>
    </w:p>
    <w:p w14:paraId="5E4B3F44" w14:textId="77777777" w:rsidR="00636CD2" w:rsidRDefault="00636CD2" w:rsidP="00484501">
      <w:pPr>
        <w:pStyle w:val="Sansinterligne"/>
        <w:jc w:val="both"/>
        <w:rPr>
          <w:rFonts w:ascii="Times New Roman" w:hAnsi="Times New Roman"/>
          <w:sz w:val="24"/>
        </w:rPr>
      </w:pPr>
    </w:p>
    <w:p w14:paraId="5A98E5F6" w14:textId="0FD30EF1" w:rsidR="00636CD2" w:rsidRDefault="00636CD2" w:rsidP="00484501">
      <w:pPr>
        <w:pStyle w:val="Sansinterligne"/>
        <w:jc w:val="both"/>
        <w:rPr>
          <w:rFonts w:ascii="Times New Roman" w:hAnsi="Times New Roman"/>
          <w:sz w:val="24"/>
        </w:rPr>
      </w:pPr>
      <w:r>
        <w:rPr>
          <w:rFonts w:ascii="Times New Roman" w:hAnsi="Times New Roman"/>
          <w:sz w:val="24"/>
        </w:rPr>
        <w:t xml:space="preserve">Les bons sont récupérés tous les jours </w:t>
      </w:r>
      <w:r w:rsidR="00DA251D">
        <w:rPr>
          <w:rFonts w:ascii="Times New Roman" w:hAnsi="Times New Roman"/>
          <w:sz w:val="24"/>
        </w:rPr>
        <w:t xml:space="preserve">par la société FREITAS </w:t>
      </w:r>
      <w:r>
        <w:rPr>
          <w:rFonts w:ascii="Times New Roman" w:hAnsi="Times New Roman"/>
          <w:sz w:val="24"/>
        </w:rPr>
        <w:t xml:space="preserve">au dépôt. </w:t>
      </w:r>
    </w:p>
    <w:p w14:paraId="46144FC4" w14:textId="77777777" w:rsidR="00636CD2" w:rsidRDefault="00636CD2" w:rsidP="00484501">
      <w:pPr>
        <w:pStyle w:val="Sansinterligne"/>
        <w:jc w:val="both"/>
        <w:rPr>
          <w:rFonts w:ascii="Times New Roman" w:hAnsi="Times New Roman"/>
          <w:sz w:val="24"/>
        </w:rPr>
      </w:pPr>
    </w:p>
    <w:p w14:paraId="6B5AB662" w14:textId="77777777" w:rsidR="002030E8" w:rsidRPr="00EC2034" w:rsidRDefault="002030E8" w:rsidP="00484501">
      <w:pPr>
        <w:pStyle w:val="Sansinterligne"/>
        <w:jc w:val="both"/>
        <w:rPr>
          <w:rFonts w:ascii="Times New Roman" w:hAnsi="Times New Roman"/>
          <w:sz w:val="24"/>
        </w:rPr>
      </w:pPr>
    </w:p>
    <w:p w14:paraId="15FE9EA8" w14:textId="3C5F9B3E" w:rsidR="00484501" w:rsidRPr="00EC2034" w:rsidRDefault="00D00E0A" w:rsidP="00484501">
      <w:pPr>
        <w:pStyle w:val="Sansinterligne"/>
        <w:jc w:val="both"/>
        <w:rPr>
          <w:rFonts w:ascii="Times New Roman" w:hAnsi="Times New Roman"/>
          <w:b/>
          <w:sz w:val="24"/>
          <w:u w:val="single"/>
        </w:rPr>
      </w:pPr>
      <w:r>
        <w:rPr>
          <w:rFonts w:ascii="Times New Roman" w:hAnsi="Times New Roman"/>
          <w:b/>
          <w:sz w:val="24"/>
          <w:u w:val="single"/>
        </w:rPr>
        <w:t xml:space="preserve">Article </w:t>
      </w:r>
      <w:r w:rsidR="00533760">
        <w:rPr>
          <w:rFonts w:ascii="Times New Roman" w:hAnsi="Times New Roman"/>
          <w:b/>
          <w:sz w:val="24"/>
          <w:u w:val="single"/>
        </w:rPr>
        <w:t>4</w:t>
      </w:r>
      <w:r w:rsidR="002030E8">
        <w:rPr>
          <w:rFonts w:ascii="Times New Roman" w:hAnsi="Times New Roman"/>
          <w:b/>
          <w:sz w:val="24"/>
          <w:u w:val="single"/>
        </w:rPr>
        <w:t>.</w:t>
      </w:r>
      <w:r w:rsidR="002030E8" w:rsidRPr="002030E8">
        <w:rPr>
          <w:rFonts w:ascii="Times New Roman" w:hAnsi="Times New Roman"/>
          <w:b/>
          <w:sz w:val="24"/>
        </w:rPr>
        <w:tab/>
      </w:r>
      <w:r w:rsidR="002030E8">
        <w:rPr>
          <w:rFonts w:ascii="Times New Roman" w:hAnsi="Times New Roman"/>
          <w:b/>
          <w:sz w:val="24"/>
          <w:u w:val="single"/>
        </w:rPr>
        <w:t>CONTINGENT ANNUEL DES HEURES SUPPLEMENTAIRES</w:t>
      </w:r>
      <w:r w:rsidR="002030E8" w:rsidRPr="00EC2034">
        <w:rPr>
          <w:rFonts w:ascii="Times New Roman" w:hAnsi="Times New Roman"/>
          <w:b/>
          <w:sz w:val="24"/>
          <w:u w:val="single"/>
        </w:rPr>
        <w:t xml:space="preserve"> </w:t>
      </w:r>
    </w:p>
    <w:p w14:paraId="64196201" w14:textId="77777777" w:rsidR="00484501" w:rsidRDefault="00484501" w:rsidP="00484501">
      <w:pPr>
        <w:pStyle w:val="Sansinterligne"/>
        <w:jc w:val="both"/>
        <w:rPr>
          <w:rFonts w:ascii="Times New Roman" w:hAnsi="Times New Roman"/>
          <w:sz w:val="24"/>
        </w:rPr>
      </w:pPr>
    </w:p>
    <w:p w14:paraId="3CD1AB70" w14:textId="0BD61C43" w:rsidR="00484501" w:rsidRDefault="00484501" w:rsidP="00484501">
      <w:pPr>
        <w:pStyle w:val="Sansinterligne"/>
        <w:jc w:val="both"/>
        <w:rPr>
          <w:rFonts w:ascii="Times New Roman" w:hAnsi="Times New Roman"/>
          <w:sz w:val="24"/>
        </w:rPr>
      </w:pPr>
      <w:r>
        <w:rPr>
          <w:rFonts w:ascii="Times New Roman" w:hAnsi="Times New Roman"/>
          <w:sz w:val="24"/>
        </w:rPr>
        <w:t xml:space="preserve">Le contingent d’heures supplémentaires applicable à l’ensemble des salariés de l’entreprise est, par dérogation </w:t>
      </w:r>
      <w:r w:rsidR="00471F74">
        <w:rPr>
          <w:rFonts w:ascii="Times New Roman" w:hAnsi="Times New Roman"/>
          <w:sz w:val="24"/>
        </w:rPr>
        <w:t xml:space="preserve">aux dispositions légales et conventionnelles, fixé à </w:t>
      </w:r>
      <w:r w:rsidR="0088659E" w:rsidRPr="0088659E">
        <w:rPr>
          <w:rFonts w:ascii="Times New Roman" w:hAnsi="Times New Roman"/>
          <w:sz w:val="24"/>
        </w:rPr>
        <w:t>400</w:t>
      </w:r>
      <w:r w:rsidRPr="0088659E">
        <w:rPr>
          <w:rFonts w:ascii="Times New Roman" w:hAnsi="Times New Roman"/>
          <w:sz w:val="24"/>
        </w:rPr>
        <w:t xml:space="preserve"> heures par an et par salarié.</w:t>
      </w:r>
    </w:p>
    <w:p w14:paraId="10C7824E" w14:textId="77777777" w:rsidR="00AE782B" w:rsidRPr="009926FA" w:rsidRDefault="00AE782B" w:rsidP="00484501">
      <w:pPr>
        <w:pStyle w:val="Sansinterligne"/>
        <w:jc w:val="both"/>
        <w:rPr>
          <w:rFonts w:ascii="Times New Roman" w:hAnsi="Times New Roman"/>
          <w:b/>
          <w:bCs/>
          <w:sz w:val="24"/>
        </w:rPr>
      </w:pPr>
    </w:p>
    <w:p w14:paraId="3D2D2108" w14:textId="21A5776F" w:rsidR="00AE782B" w:rsidRPr="009926FA" w:rsidRDefault="00AE782B" w:rsidP="00484501">
      <w:pPr>
        <w:pStyle w:val="Sansinterligne"/>
        <w:jc w:val="both"/>
        <w:rPr>
          <w:rFonts w:ascii="Times New Roman" w:hAnsi="Times New Roman"/>
          <w:b/>
          <w:bCs/>
          <w:sz w:val="24"/>
        </w:rPr>
      </w:pPr>
      <w:r w:rsidRPr="009926FA">
        <w:rPr>
          <w:rFonts w:ascii="Times New Roman" w:hAnsi="Times New Roman"/>
          <w:b/>
          <w:bCs/>
          <w:sz w:val="24"/>
        </w:rPr>
        <w:t>ARTICLE 5.</w:t>
      </w:r>
      <w:r w:rsidRPr="009926FA">
        <w:rPr>
          <w:rFonts w:ascii="Times New Roman" w:hAnsi="Times New Roman"/>
          <w:b/>
          <w:bCs/>
          <w:sz w:val="24"/>
        </w:rPr>
        <w:tab/>
      </w:r>
      <w:r>
        <w:rPr>
          <w:rFonts w:ascii="Times New Roman" w:hAnsi="Times New Roman"/>
          <w:b/>
          <w:bCs/>
          <w:sz w:val="24"/>
        </w:rPr>
        <w:tab/>
      </w:r>
      <w:r w:rsidRPr="009926FA">
        <w:rPr>
          <w:rFonts w:ascii="Times New Roman" w:hAnsi="Times New Roman"/>
          <w:b/>
          <w:bCs/>
          <w:sz w:val="24"/>
        </w:rPr>
        <w:t>TRAVAIL LE WEEKEND</w:t>
      </w:r>
    </w:p>
    <w:p w14:paraId="2E64DEEF" w14:textId="77777777" w:rsidR="00AE782B" w:rsidRDefault="00AE782B" w:rsidP="00484501">
      <w:pPr>
        <w:pStyle w:val="Sansinterligne"/>
        <w:jc w:val="both"/>
        <w:rPr>
          <w:rFonts w:ascii="Times New Roman" w:hAnsi="Times New Roman"/>
          <w:sz w:val="24"/>
        </w:rPr>
      </w:pPr>
    </w:p>
    <w:p w14:paraId="2D8B5AA3" w14:textId="3D65B6D5" w:rsidR="00AE782B" w:rsidRDefault="00AE782B" w:rsidP="00484501">
      <w:pPr>
        <w:pStyle w:val="Sansinterligne"/>
        <w:jc w:val="both"/>
        <w:rPr>
          <w:rFonts w:ascii="Times New Roman" w:hAnsi="Times New Roman"/>
          <w:sz w:val="24"/>
        </w:rPr>
      </w:pPr>
      <w:r>
        <w:rPr>
          <w:rFonts w:ascii="Times New Roman" w:hAnsi="Times New Roman"/>
          <w:sz w:val="24"/>
        </w:rPr>
        <w:t xml:space="preserve">Il peut arriver que les salariés soient amenés à travailler le weekend lorsqu’un chantier est prévu sur le weekend. </w:t>
      </w:r>
    </w:p>
    <w:p w14:paraId="1C270F5C" w14:textId="77777777" w:rsidR="00AE782B" w:rsidRDefault="00AE782B" w:rsidP="00484501">
      <w:pPr>
        <w:pStyle w:val="Sansinterligne"/>
        <w:jc w:val="both"/>
        <w:rPr>
          <w:rFonts w:ascii="Times New Roman" w:hAnsi="Times New Roman"/>
          <w:sz w:val="24"/>
        </w:rPr>
      </w:pPr>
    </w:p>
    <w:p w14:paraId="0DBE0376" w14:textId="2CD12D82" w:rsidR="00AE782B" w:rsidRDefault="00AE782B" w:rsidP="00AE782B">
      <w:r>
        <w:t xml:space="preserve">Les Parties au présent accord réaffirment le caractère particulier du travail le weekend dans l’organisation de la vie personnelle et familiale du salarié. En conséquence, les parties garantissent le principe du volontariat. </w:t>
      </w:r>
    </w:p>
    <w:p w14:paraId="487805CD" w14:textId="77777777" w:rsidR="009926FA" w:rsidRDefault="009926FA" w:rsidP="00AE782B"/>
    <w:p w14:paraId="47B43E6A" w14:textId="5F9744D7" w:rsidR="009926FA" w:rsidRDefault="009926FA" w:rsidP="009926FA">
      <w:r>
        <w:t xml:space="preserve">Elles rappellent que l’employeur veillera à l’absence de discrimination entre les salariés volontaires ou non pour travailler le weekend et à l’application des règles transparentes et objectives en matière d’organisation et de planification du travail entre les salariés.  </w:t>
      </w:r>
    </w:p>
    <w:p w14:paraId="1200EAFC" w14:textId="77777777" w:rsidR="009926FA" w:rsidRDefault="009926FA" w:rsidP="00AE782B"/>
    <w:p w14:paraId="6F1972A6" w14:textId="019B7DF0" w:rsidR="009926FA" w:rsidRDefault="009926FA" w:rsidP="00AE782B">
      <w:r>
        <w:t xml:space="preserve">En rémunération du travail effectué le weekend, les salariés bénéficieront : </w:t>
      </w:r>
    </w:p>
    <w:p w14:paraId="492ED479" w14:textId="77777777" w:rsidR="00D6161F" w:rsidRDefault="00D6161F" w:rsidP="00AE782B"/>
    <w:p w14:paraId="7A4825D1" w14:textId="4BA5A65B" w:rsidR="00D6161F" w:rsidRDefault="00D6161F" w:rsidP="00AE782B">
      <w:r w:rsidRPr="00D6161F">
        <w:t>Sur chantier de 8h à 12h pour la matinée et sur chantier de 13h à 16h pour l’après midi</w:t>
      </w:r>
    </w:p>
    <w:p w14:paraId="4F8FF559" w14:textId="23A6B44F" w:rsidR="00D6161F" w:rsidRDefault="00D6161F" w:rsidP="00AE782B">
      <w:r>
        <w:t>Sur chantier de 8h à 12h et de 13h à 16h pour la journée</w:t>
      </w:r>
    </w:p>
    <w:p w14:paraId="664F2844" w14:textId="77777777" w:rsidR="009926FA" w:rsidRDefault="009926FA" w:rsidP="00AE782B"/>
    <w:p w14:paraId="7352ACD1" w14:textId="37B9AD18" w:rsidR="009926FA" w:rsidRDefault="009926FA" w:rsidP="009926FA">
      <w:pPr>
        <w:numPr>
          <w:ilvl w:val="0"/>
          <w:numId w:val="2"/>
        </w:numPr>
      </w:pPr>
      <w:r>
        <w:t xml:space="preserve">d’une prime de travail du samedi d’un montant de 130 € net pour une demi-journée de travail le samedi ; </w:t>
      </w:r>
    </w:p>
    <w:p w14:paraId="6AB4344D" w14:textId="56716A9D" w:rsidR="009926FA" w:rsidRDefault="009926FA" w:rsidP="009926FA">
      <w:pPr>
        <w:numPr>
          <w:ilvl w:val="0"/>
          <w:numId w:val="2"/>
        </w:numPr>
      </w:pPr>
      <w:r>
        <w:t xml:space="preserve">d’une prime de travail du samedi d’un montant de 200 € net pour une journée complète de travail le samedi ; </w:t>
      </w:r>
    </w:p>
    <w:p w14:paraId="045F6F43" w14:textId="4F7DAFA9" w:rsidR="009926FA" w:rsidRDefault="009926FA" w:rsidP="009926FA">
      <w:pPr>
        <w:numPr>
          <w:ilvl w:val="0"/>
          <w:numId w:val="2"/>
        </w:numPr>
      </w:pPr>
      <w:r>
        <w:t>d’une prime de travail du dimanche d’un montant de 180 € net pour une demi-journée de travail le dimanche ;</w:t>
      </w:r>
    </w:p>
    <w:p w14:paraId="3E19BB8B" w14:textId="6F55ED60" w:rsidR="009926FA" w:rsidRDefault="009926FA" w:rsidP="009926FA">
      <w:pPr>
        <w:numPr>
          <w:ilvl w:val="0"/>
          <w:numId w:val="2"/>
        </w:numPr>
      </w:pPr>
      <w:r>
        <w:t xml:space="preserve">d’une prime de travail du dimanche d’un montant de 288 € net pour une journée complète de travail le dimanche. </w:t>
      </w:r>
    </w:p>
    <w:p w14:paraId="752BCFAE" w14:textId="77777777" w:rsidR="00AE782B" w:rsidRDefault="00AE782B" w:rsidP="00484501">
      <w:pPr>
        <w:pStyle w:val="Sansinterligne"/>
        <w:jc w:val="both"/>
        <w:rPr>
          <w:rFonts w:ascii="Times New Roman" w:hAnsi="Times New Roman"/>
          <w:sz w:val="24"/>
        </w:rPr>
      </w:pPr>
    </w:p>
    <w:p w14:paraId="52AAB0D1" w14:textId="3B2DF3C9" w:rsidR="00484501" w:rsidDel="009F1C48" w:rsidRDefault="00484501" w:rsidP="00484501">
      <w:pPr>
        <w:pStyle w:val="Sansinterligne"/>
        <w:jc w:val="both"/>
        <w:rPr>
          <w:del w:id="4" w:author="POSTE10" w:date="2025-07-21T14:30:00Z" w16du:dateUtc="2025-07-21T12:30:00Z"/>
          <w:rFonts w:ascii="Times New Roman" w:hAnsi="Times New Roman"/>
          <w:sz w:val="24"/>
        </w:rPr>
      </w:pPr>
    </w:p>
    <w:p w14:paraId="204817F7" w14:textId="77777777" w:rsidR="00D317D3" w:rsidRDefault="00D317D3" w:rsidP="007E7430">
      <w:pPr>
        <w:tabs>
          <w:tab w:val="left" w:pos="408"/>
        </w:tabs>
        <w:jc w:val="center"/>
        <w:rPr>
          <w:b/>
          <w:u w:val="single"/>
        </w:rPr>
      </w:pPr>
    </w:p>
    <w:p w14:paraId="20A9DB32" w14:textId="77777777" w:rsidR="00A65296" w:rsidRDefault="00A65296" w:rsidP="007E7430">
      <w:pPr>
        <w:tabs>
          <w:tab w:val="left" w:pos="408"/>
        </w:tabs>
        <w:jc w:val="center"/>
        <w:rPr>
          <w:b/>
          <w:u w:val="single"/>
        </w:rPr>
      </w:pPr>
    </w:p>
    <w:p w14:paraId="64CF8297" w14:textId="77777777" w:rsidR="00A65296" w:rsidRDefault="00A65296" w:rsidP="007E7430">
      <w:pPr>
        <w:tabs>
          <w:tab w:val="left" w:pos="408"/>
        </w:tabs>
        <w:jc w:val="center"/>
        <w:rPr>
          <w:b/>
          <w:u w:val="single"/>
        </w:rPr>
      </w:pPr>
    </w:p>
    <w:p w14:paraId="14331526" w14:textId="77777777" w:rsidR="00A65296" w:rsidRDefault="00A65296" w:rsidP="007E7430">
      <w:pPr>
        <w:tabs>
          <w:tab w:val="left" w:pos="408"/>
        </w:tabs>
        <w:jc w:val="center"/>
        <w:rPr>
          <w:b/>
          <w:u w:val="single"/>
        </w:rPr>
      </w:pPr>
    </w:p>
    <w:p w14:paraId="698EC7C2" w14:textId="77777777" w:rsidR="00A65296" w:rsidRDefault="00A65296" w:rsidP="007E7430">
      <w:pPr>
        <w:tabs>
          <w:tab w:val="left" w:pos="408"/>
        </w:tabs>
        <w:jc w:val="center"/>
        <w:rPr>
          <w:b/>
          <w:u w:val="single"/>
        </w:rPr>
      </w:pPr>
    </w:p>
    <w:p w14:paraId="76ED9E3F" w14:textId="77777777" w:rsidR="00A65296" w:rsidRDefault="00A65296" w:rsidP="007E7430">
      <w:pPr>
        <w:tabs>
          <w:tab w:val="left" w:pos="408"/>
        </w:tabs>
        <w:jc w:val="center"/>
        <w:rPr>
          <w:b/>
          <w:u w:val="single"/>
        </w:rPr>
      </w:pPr>
    </w:p>
    <w:p w14:paraId="60D8E21A" w14:textId="5E4C079E" w:rsidR="00484501" w:rsidRDefault="00484501" w:rsidP="007E7430">
      <w:pPr>
        <w:tabs>
          <w:tab w:val="left" w:pos="408"/>
        </w:tabs>
        <w:jc w:val="center"/>
        <w:rPr>
          <w:b/>
          <w:u w:val="single"/>
        </w:rPr>
      </w:pPr>
      <w:r w:rsidRPr="00EF3848">
        <w:rPr>
          <w:b/>
          <w:u w:val="single"/>
        </w:rPr>
        <w:lastRenderedPageBreak/>
        <w:t xml:space="preserve">TITRE </w:t>
      </w:r>
      <w:r w:rsidR="002030E8">
        <w:rPr>
          <w:b/>
          <w:u w:val="single"/>
        </w:rPr>
        <w:t>III</w:t>
      </w:r>
      <w:r w:rsidRPr="00EF3848">
        <w:rPr>
          <w:b/>
          <w:u w:val="single"/>
        </w:rPr>
        <w:t xml:space="preserve"> – DUREE DE L’ACCORD – REVISION – DENONCIATION</w:t>
      </w:r>
    </w:p>
    <w:p w14:paraId="44B33174" w14:textId="77777777" w:rsidR="00A65296" w:rsidRDefault="00A65296" w:rsidP="007E7430">
      <w:pPr>
        <w:tabs>
          <w:tab w:val="left" w:pos="408"/>
        </w:tabs>
        <w:jc w:val="center"/>
        <w:rPr>
          <w:b/>
          <w:u w:val="single"/>
        </w:rPr>
      </w:pPr>
    </w:p>
    <w:p w14:paraId="3ABD6EA7" w14:textId="77777777" w:rsidR="00A65296" w:rsidRPr="00EF3848" w:rsidRDefault="00A65296" w:rsidP="007E7430">
      <w:pPr>
        <w:tabs>
          <w:tab w:val="left" w:pos="408"/>
        </w:tabs>
        <w:jc w:val="center"/>
        <w:rPr>
          <w:b/>
          <w:u w:val="single"/>
        </w:rPr>
      </w:pPr>
    </w:p>
    <w:p w14:paraId="5699991F" w14:textId="77777777" w:rsidR="007518FD" w:rsidRDefault="007518FD" w:rsidP="007518FD">
      <w:pPr>
        <w:pStyle w:val="Sansinterligne"/>
        <w:jc w:val="both"/>
        <w:rPr>
          <w:rFonts w:ascii="Times New Roman" w:hAnsi="Times New Roman"/>
          <w:sz w:val="24"/>
        </w:rPr>
      </w:pPr>
    </w:p>
    <w:p w14:paraId="5D941ED0" w14:textId="5D006854" w:rsidR="007518FD" w:rsidRPr="00B03ADE" w:rsidRDefault="007518FD" w:rsidP="007518FD">
      <w:pPr>
        <w:pStyle w:val="d2"/>
        <w:jc w:val="both"/>
        <w:rPr>
          <w:u w:val="single"/>
        </w:rPr>
      </w:pPr>
      <w:r w:rsidRPr="00B03ADE">
        <w:rPr>
          <w:b/>
          <w:bCs/>
          <w:u w:val="single"/>
        </w:rPr>
        <w:t xml:space="preserve">Article </w:t>
      </w:r>
      <w:r w:rsidR="00533760">
        <w:rPr>
          <w:b/>
          <w:bCs/>
          <w:u w:val="single"/>
        </w:rPr>
        <w:t>5</w:t>
      </w:r>
      <w:r>
        <w:rPr>
          <w:b/>
          <w:bCs/>
          <w:u w:val="single"/>
        </w:rPr>
        <w:t>.</w:t>
      </w:r>
      <w:r w:rsidRPr="00762BEA">
        <w:rPr>
          <w:b/>
          <w:bCs/>
        </w:rPr>
        <w:tab/>
      </w:r>
      <w:r w:rsidRPr="00B03ADE">
        <w:rPr>
          <w:b/>
          <w:bCs/>
          <w:u w:val="single"/>
        </w:rPr>
        <w:t xml:space="preserve"> Suivi de l’accord </w:t>
      </w:r>
    </w:p>
    <w:p w14:paraId="166F08A0" w14:textId="590159DB" w:rsidR="007518FD" w:rsidRPr="002118B1" w:rsidRDefault="007518FD" w:rsidP="007518FD">
      <w:pPr>
        <w:pStyle w:val="NormalWeb"/>
        <w:jc w:val="both"/>
      </w:pPr>
      <w:r w:rsidRPr="002118B1">
        <w:t>Un bilan de l'application de l'accord sera établi à la fin de la première année de mise en place de la nouvelle organisation du travail et sera soumis aux parties à la négociation du présent accord.</w:t>
      </w:r>
    </w:p>
    <w:p w14:paraId="7AD4BD1A" w14:textId="2362749F" w:rsidR="007518FD" w:rsidRPr="00B03ADE" w:rsidRDefault="007518FD" w:rsidP="007518FD">
      <w:pPr>
        <w:pStyle w:val="d2"/>
        <w:jc w:val="both"/>
        <w:rPr>
          <w:u w:val="single"/>
        </w:rPr>
      </w:pPr>
      <w:r w:rsidRPr="00B03ADE">
        <w:rPr>
          <w:b/>
          <w:bCs/>
          <w:u w:val="single"/>
        </w:rPr>
        <w:t xml:space="preserve">Article </w:t>
      </w:r>
      <w:r w:rsidR="00533760">
        <w:rPr>
          <w:b/>
          <w:bCs/>
          <w:u w:val="single"/>
        </w:rPr>
        <w:t>6</w:t>
      </w:r>
      <w:r>
        <w:rPr>
          <w:b/>
          <w:bCs/>
          <w:u w:val="single"/>
        </w:rPr>
        <w:t>.</w:t>
      </w:r>
      <w:r w:rsidRPr="00762BEA">
        <w:rPr>
          <w:b/>
          <w:bCs/>
        </w:rPr>
        <w:tab/>
      </w:r>
      <w:r>
        <w:rPr>
          <w:b/>
          <w:bCs/>
          <w:u w:val="single"/>
        </w:rPr>
        <w:t>I</w:t>
      </w:r>
      <w:r w:rsidRPr="00B03ADE">
        <w:rPr>
          <w:b/>
          <w:bCs/>
          <w:u w:val="single"/>
        </w:rPr>
        <w:t>nterprétation de l’accord</w:t>
      </w:r>
    </w:p>
    <w:p w14:paraId="4E677BB1" w14:textId="77777777" w:rsidR="007518FD" w:rsidRPr="002118B1" w:rsidRDefault="007518FD" w:rsidP="007518FD">
      <w:pPr>
        <w:pStyle w:val="NormalWeb"/>
        <w:jc w:val="both"/>
      </w:pPr>
      <w:r w:rsidRPr="002118B1">
        <w:t xml:space="preserve">Les </w:t>
      </w:r>
      <w:r>
        <w:t>parties</w:t>
      </w:r>
      <w:r w:rsidRPr="002118B1">
        <w:t xml:space="preserve"> conviennent de se rencontrer à la requête de la partie la plus diligente, dans les </w:t>
      </w:r>
      <w:r>
        <w:t>30</w:t>
      </w:r>
      <w:r w:rsidRPr="002118B1">
        <w:t xml:space="preserve"> jours suivant la demande pour étudier et tenter de régler tout différend d'ordre individuel ou collectif né de l'application du présent accord.</w:t>
      </w:r>
    </w:p>
    <w:p w14:paraId="730108D8" w14:textId="77777777" w:rsidR="007518FD" w:rsidRPr="002118B1" w:rsidRDefault="007518FD" w:rsidP="007518FD">
      <w:pPr>
        <w:pStyle w:val="NormalWeb"/>
        <w:jc w:val="both"/>
      </w:pPr>
      <w:r w:rsidRPr="002118B1">
        <w:t>La demande de réunion doit consigner l'exposé précis du différend.</w:t>
      </w:r>
    </w:p>
    <w:p w14:paraId="09BD349E" w14:textId="77777777" w:rsidR="007518FD" w:rsidRPr="002118B1" w:rsidRDefault="007518FD" w:rsidP="007518FD">
      <w:pPr>
        <w:pStyle w:val="NormalWeb"/>
        <w:jc w:val="both"/>
      </w:pPr>
      <w:r w:rsidRPr="002118B1">
        <w:t>La position retenue en fin de réunion fait l'objet d'un procès-verbal rédigé par la Direction.</w:t>
      </w:r>
    </w:p>
    <w:p w14:paraId="3A984579" w14:textId="77777777" w:rsidR="007518FD" w:rsidRPr="002118B1" w:rsidRDefault="007518FD" w:rsidP="007518FD">
      <w:pPr>
        <w:pStyle w:val="NormalWeb"/>
        <w:jc w:val="both"/>
      </w:pPr>
      <w:r w:rsidRPr="002118B1">
        <w:t>Le document est remis à chacune des parties signataires.</w:t>
      </w:r>
    </w:p>
    <w:p w14:paraId="7EAE1602" w14:textId="77777777" w:rsidR="007518FD" w:rsidRPr="002118B1" w:rsidRDefault="007518FD" w:rsidP="007518FD">
      <w:pPr>
        <w:pStyle w:val="NormalWeb"/>
        <w:jc w:val="both"/>
      </w:pPr>
      <w:r w:rsidRPr="002118B1">
        <w:t>Si cela est nécessaire, une seconde réunion</w:t>
      </w:r>
      <w:r>
        <w:t xml:space="preserve"> pourra être organisée dans les 10 </w:t>
      </w:r>
      <w:r w:rsidRPr="002118B1">
        <w:t>jours suivant la première réunion.</w:t>
      </w:r>
    </w:p>
    <w:p w14:paraId="5FCDF506" w14:textId="0D2F20E2" w:rsidR="009239A0" w:rsidRDefault="007518FD" w:rsidP="007518FD">
      <w:pPr>
        <w:pStyle w:val="NormalWeb"/>
        <w:jc w:val="both"/>
      </w:pPr>
      <w:r w:rsidRPr="002118B1">
        <w:t>Jusqu'à l'expiration de ces délais, les parties contractantes s'engagent à ne susciter aucune forme d'action contentieuse liée au différend faisant l'objet de cette procédure.</w:t>
      </w:r>
    </w:p>
    <w:p w14:paraId="7B644478" w14:textId="6A7530E1" w:rsidR="007518FD" w:rsidRPr="00B03ADE" w:rsidRDefault="007518FD" w:rsidP="007518FD">
      <w:pPr>
        <w:pStyle w:val="d2"/>
        <w:jc w:val="both"/>
        <w:rPr>
          <w:u w:val="single"/>
        </w:rPr>
      </w:pPr>
      <w:r w:rsidRPr="00B03ADE">
        <w:rPr>
          <w:b/>
          <w:bCs/>
          <w:u w:val="single"/>
        </w:rPr>
        <w:t xml:space="preserve">Article </w:t>
      </w:r>
      <w:r w:rsidR="00533760">
        <w:rPr>
          <w:b/>
          <w:bCs/>
          <w:u w:val="single"/>
        </w:rPr>
        <w:t>7</w:t>
      </w:r>
      <w:r>
        <w:rPr>
          <w:b/>
          <w:bCs/>
          <w:u w:val="single"/>
        </w:rPr>
        <w:t>.</w:t>
      </w:r>
      <w:r w:rsidRPr="00762BEA">
        <w:rPr>
          <w:b/>
          <w:bCs/>
        </w:rPr>
        <w:tab/>
      </w:r>
      <w:r w:rsidRPr="00B03ADE">
        <w:rPr>
          <w:b/>
          <w:bCs/>
          <w:u w:val="single"/>
        </w:rPr>
        <w:t xml:space="preserve"> Révision de l’accord </w:t>
      </w:r>
    </w:p>
    <w:p w14:paraId="50A39964" w14:textId="77777777" w:rsidR="007518FD" w:rsidRPr="002118B1" w:rsidRDefault="007518FD" w:rsidP="007518FD">
      <w:pPr>
        <w:pStyle w:val="NormalWeb"/>
        <w:jc w:val="both"/>
      </w:pPr>
      <w:r w:rsidRPr="002118B1">
        <w:t>Toute révision du présent accord devra faire l'objet d'une négociation entre les parties signataires et donner lieu à l'établissement d'un avenant.</w:t>
      </w:r>
    </w:p>
    <w:p w14:paraId="2F407D73" w14:textId="77777777" w:rsidR="007518FD" w:rsidRPr="002118B1" w:rsidRDefault="007518FD" w:rsidP="007518FD">
      <w:pPr>
        <w:pStyle w:val="NormalWeb"/>
        <w:jc w:val="both"/>
      </w:pPr>
      <w:r w:rsidRPr="002118B1">
        <w:t>La demande de révision devra être notifiée à l'ensemble des signataires par lettre recommandée avec demande d'avis de réception</w:t>
      </w:r>
      <w:r>
        <w:t xml:space="preserve">, accompagnée d’une proposition de rédaction nouvelle du ou des articles soumis à révision. </w:t>
      </w:r>
    </w:p>
    <w:p w14:paraId="581982BC" w14:textId="77777777" w:rsidR="007518FD" w:rsidRDefault="007518FD" w:rsidP="007518FD">
      <w:pPr>
        <w:pStyle w:val="NormalWeb"/>
        <w:jc w:val="both"/>
      </w:pPr>
      <w:r w:rsidRPr="002118B1">
        <w:t xml:space="preserve">Une réunion devra être organisée dans le délai de </w:t>
      </w:r>
      <w:r>
        <w:t>2 mois</w:t>
      </w:r>
      <w:r w:rsidRPr="002118B1">
        <w:t xml:space="preserve"> pour examiner les suites à donner à cette demande.</w:t>
      </w:r>
    </w:p>
    <w:p w14:paraId="65B95DF5" w14:textId="77777777" w:rsidR="007518FD" w:rsidRDefault="007518FD" w:rsidP="007518FD">
      <w:pPr>
        <w:pStyle w:val="NormalWeb"/>
        <w:jc w:val="both"/>
      </w:pPr>
      <w:r>
        <w:t xml:space="preserve">L’ancien texte restera en vigueur jusqu’à la conclusion d’un nouvel accord. Celui-ci devra alors être constaté par avenant et le nouveau texte se substituera à l’ancien. </w:t>
      </w:r>
    </w:p>
    <w:p w14:paraId="73375FD6" w14:textId="403657DE" w:rsidR="007518FD" w:rsidRPr="007518FD" w:rsidRDefault="007518FD" w:rsidP="007518FD">
      <w:pPr>
        <w:pStyle w:val="NormalWeb"/>
        <w:jc w:val="both"/>
      </w:pPr>
      <w:r>
        <w:t xml:space="preserve">A l’issue d’un délai de 6 mois, et à défaut d’accord, le présent accord d’entreprise continuera à s’appliquer. </w:t>
      </w:r>
    </w:p>
    <w:p w14:paraId="2E6484FC" w14:textId="77777777" w:rsidR="007518FD" w:rsidRDefault="007518FD" w:rsidP="007518FD">
      <w:pPr>
        <w:rPr>
          <w:b/>
          <w:bCs/>
        </w:rPr>
      </w:pPr>
    </w:p>
    <w:p w14:paraId="614E9548" w14:textId="4214E64B" w:rsidR="007518FD" w:rsidRPr="00B03ADE" w:rsidRDefault="007518FD" w:rsidP="007518FD">
      <w:pPr>
        <w:rPr>
          <w:rStyle w:val="Accentuation"/>
          <w:b/>
          <w:i w:val="0"/>
        </w:rPr>
      </w:pPr>
      <w:r w:rsidRPr="00B03ADE">
        <w:rPr>
          <w:b/>
          <w:bCs/>
          <w:u w:val="single"/>
        </w:rPr>
        <w:t xml:space="preserve">Article </w:t>
      </w:r>
      <w:r>
        <w:rPr>
          <w:b/>
          <w:bCs/>
          <w:u w:val="single"/>
        </w:rPr>
        <w:t>8</w:t>
      </w:r>
      <w:r w:rsidRPr="00762BEA">
        <w:rPr>
          <w:b/>
          <w:bCs/>
        </w:rPr>
        <w:t>.</w:t>
      </w:r>
      <w:r w:rsidRPr="00762BEA">
        <w:rPr>
          <w:b/>
          <w:bCs/>
        </w:rPr>
        <w:tab/>
      </w:r>
      <w:r w:rsidRPr="00B03ADE">
        <w:rPr>
          <w:b/>
          <w:bCs/>
          <w:u w:val="single"/>
        </w:rPr>
        <w:t xml:space="preserve">Dénonciation de l’accord </w:t>
      </w:r>
    </w:p>
    <w:p w14:paraId="1EC1CDEA" w14:textId="77777777" w:rsidR="007518FD" w:rsidRPr="002118B1" w:rsidRDefault="007518FD" w:rsidP="007518FD"/>
    <w:p w14:paraId="0C054CEC" w14:textId="77777777" w:rsidR="007518FD" w:rsidRPr="002118B1" w:rsidRDefault="007518FD" w:rsidP="007518FD">
      <w:pPr>
        <w:pStyle w:val="NormalWeb"/>
        <w:jc w:val="both"/>
      </w:pPr>
      <w:r w:rsidRPr="002118B1">
        <w:t xml:space="preserve">Le présent accord, </w:t>
      </w:r>
      <w:r w:rsidRPr="007518FD">
        <w:rPr>
          <w:u w:val="single"/>
        </w:rPr>
        <w:t>conclu sans limitation de durée</w:t>
      </w:r>
      <w:r w:rsidRPr="00AA0810">
        <w:t>,</w:t>
      </w:r>
      <w:r w:rsidRPr="002118B1">
        <w:t xml:space="preserve"> pourra être dénoncé à tout moment par l'une ou l'autre des parties signataires sous rés</w:t>
      </w:r>
      <w:r>
        <w:t>erve de respecter un préavis de 3 mois.</w:t>
      </w:r>
    </w:p>
    <w:p w14:paraId="4E4C4B27" w14:textId="1F1F3E63" w:rsidR="004559ED" w:rsidRPr="009855CA" w:rsidRDefault="007518FD" w:rsidP="009855CA">
      <w:pPr>
        <w:pStyle w:val="NormalWeb"/>
        <w:jc w:val="both"/>
      </w:pPr>
      <w:r w:rsidRPr="002118B1">
        <w:lastRenderedPageBreak/>
        <w:t>Cette dénonciation sera notifiée par écrit</w:t>
      </w:r>
      <w:r w:rsidR="00471F74">
        <w:t xml:space="preserve"> par lettre recommandée avec accusé de réception ou remise en mains propres contre décharge</w:t>
      </w:r>
      <w:r w:rsidRPr="002118B1">
        <w:t xml:space="preserve"> aux autres signataires et donnera lieu aux formalités de dépôt conformément à</w:t>
      </w:r>
      <w:r>
        <w:t xml:space="preserve"> l’article L 2261-9 du Code du travail.</w:t>
      </w:r>
    </w:p>
    <w:p w14:paraId="4EECD8CB" w14:textId="3BA544C7" w:rsidR="007518FD" w:rsidRDefault="007518FD" w:rsidP="007518FD">
      <w:pPr>
        <w:pStyle w:val="d2"/>
        <w:jc w:val="both"/>
        <w:rPr>
          <w:b/>
          <w:bCs/>
        </w:rPr>
      </w:pPr>
      <w:r w:rsidRPr="00762BEA">
        <w:rPr>
          <w:b/>
          <w:bCs/>
          <w:u w:val="single"/>
        </w:rPr>
        <w:t xml:space="preserve">Article </w:t>
      </w:r>
      <w:r>
        <w:rPr>
          <w:b/>
          <w:bCs/>
          <w:u w:val="single"/>
        </w:rPr>
        <w:t>9</w:t>
      </w:r>
      <w:r w:rsidRPr="00762BEA">
        <w:rPr>
          <w:b/>
          <w:bCs/>
          <w:u w:val="single"/>
        </w:rPr>
        <w:t>.</w:t>
      </w:r>
      <w:r>
        <w:rPr>
          <w:b/>
          <w:bCs/>
        </w:rPr>
        <w:tab/>
        <w:t xml:space="preserve"> </w:t>
      </w:r>
      <w:r w:rsidRPr="00762BEA">
        <w:rPr>
          <w:b/>
          <w:bCs/>
          <w:u w:val="single"/>
        </w:rPr>
        <w:t>Dépôt légal et informations du personnel</w:t>
      </w:r>
      <w:r>
        <w:rPr>
          <w:b/>
          <w:bCs/>
        </w:rPr>
        <w:t xml:space="preserve"> </w:t>
      </w:r>
    </w:p>
    <w:p w14:paraId="6F45B2F1" w14:textId="3A9ABCFA" w:rsidR="007518FD" w:rsidRDefault="007518FD" w:rsidP="007518FD">
      <w:pPr>
        <w:pStyle w:val="NormalWeb"/>
        <w:jc w:val="both"/>
      </w:pPr>
      <w:r>
        <w:t>L</w:t>
      </w:r>
      <w:r w:rsidRPr="002118B1">
        <w:t xml:space="preserve">e présent accord sera déposé par la direction de la société sur support électronique </w:t>
      </w:r>
      <w:r w:rsidRPr="002A7402">
        <w:t xml:space="preserve">à la direction régionale de l'économie, de l'emploi, du travail et des solidarités </w:t>
      </w:r>
      <w:r>
        <w:t>(</w:t>
      </w:r>
      <w:hyperlink r:id="rId8" w:history="1">
        <w:r w:rsidRPr="001E1563">
          <w:rPr>
            <w:rStyle w:val="Lienhypertexte"/>
          </w:rPr>
          <w:t>https://www.teleaccords.travail-emploi.gouv.fr</w:t>
        </w:r>
      </w:hyperlink>
      <w:r>
        <w:t xml:space="preserve">) ainsi qu’au greffe du Conseil de Prud’hommes </w:t>
      </w:r>
      <w:r w:rsidRPr="00AA0810">
        <w:t xml:space="preserve">de </w:t>
      </w:r>
      <w:r w:rsidR="00471F74">
        <w:t>Longjumeau</w:t>
      </w:r>
      <w:r w:rsidRPr="00AA0810">
        <w:t>.</w:t>
      </w:r>
    </w:p>
    <w:p w14:paraId="5FEEC787" w14:textId="77777777" w:rsidR="007518FD" w:rsidRDefault="007518FD" w:rsidP="007518FD">
      <w:pPr>
        <w:pStyle w:val="NormalWeb"/>
        <w:jc w:val="both"/>
      </w:pPr>
      <w:r w:rsidRPr="002118B1">
        <w:t>Le présent accord est fait en nombre suffisant pour remise à chacune des parties.</w:t>
      </w:r>
    </w:p>
    <w:p w14:paraId="61F3D8CD" w14:textId="77777777" w:rsidR="009855CA" w:rsidRDefault="009855CA" w:rsidP="007518FD">
      <w:pPr>
        <w:pStyle w:val="NormalWeb"/>
        <w:jc w:val="both"/>
      </w:pPr>
    </w:p>
    <w:p w14:paraId="17DC2681" w14:textId="77777777" w:rsidR="00484501" w:rsidRPr="00AF28AB" w:rsidRDefault="00484501" w:rsidP="00484501">
      <w:pPr>
        <w:tabs>
          <w:tab w:val="left" w:pos="408"/>
        </w:tabs>
      </w:pPr>
    </w:p>
    <w:p w14:paraId="73BDE087" w14:textId="0E51A61A" w:rsidR="00484501" w:rsidRPr="00AF28AB" w:rsidRDefault="00484501" w:rsidP="00484501">
      <w:pPr>
        <w:tabs>
          <w:tab w:val="left" w:pos="408"/>
        </w:tabs>
      </w:pPr>
      <w:r w:rsidRPr="00AF28AB">
        <w:t>Fait à</w:t>
      </w:r>
      <w:r>
        <w:t xml:space="preserve"> </w:t>
      </w:r>
      <w:r w:rsidR="009239A0">
        <w:t>Saint Michel sur Orge</w:t>
      </w:r>
      <w:r w:rsidRPr="00AF28AB">
        <w:t>,</w:t>
      </w:r>
      <w:r w:rsidR="00A65296">
        <w:t xml:space="preserve"> le 07/10/2025</w:t>
      </w:r>
    </w:p>
    <w:p w14:paraId="565B87B0" w14:textId="77777777" w:rsidR="00484501" w:rsidRPr="00AF28AB" w:rsidRDefault="00484501" w:rsidP="00484501">
      <w:pPr>
        <w:tabs>
          <w:tab w:val="left" w:pos="408"/>
        </w:tabs>
      </w:pPr>
    </w:p>
    <w:p w14:paraId="10715377" w14:textId="77777777" w:rsidR="00484501" w:rsidRDefault="00484501" w:rsidP="00484501">
      <w:pPr>
        <w:tabs>
          <w:tab w:val="left" w:pos="408"/>
        </w:tabs>
      </w:pPr>
    </w:p>
    <w:p w14:paraId="424C370D" w14:textId="77777777" w:rsidR="006B24A4" w:rsidRDefault="006B24A4" w:rsidP="00484501">
      <w:pPr>
        <w:tabs>
          <w:tab w:val="left" w:pos="408"/>
        </w:tabs>
      </w:pPr>
    </w:p>
    <w:p w14:paraId="78A77071" w14:textId="1DAEE418" w:rsidR="00590808" w:rsidRDefault="006B24A4" w:rsidP="00484501">
      <w:pPr>
        <w:tabs>
          <w:tab w:val="left" w:pos="408"/>
        </w:tabs>
      </w:pPr>
      <w:r>
        <w:t>Pour l</w:t>
      </w:r>
      <w:r w:rsidR="00484501" w:rsidRPr="00AF28AB">
        <w:t>a Société</w:t>
      </w:r>
      <w:r w:rsidR="00484501">
        <w:t xml:space="preserve"> </w:t>
      </w:r>
      <w:r w:rsidR="009239A0">
        <w:t>FR</w:t>
      </w:r>
      <w:r w:rsidR="00714586">
        <w:t>E</w:t>
      </w:r>
      <w:r w:rsidR="009239A0">
        <w:t>ITAS LEVAGE</w:t>
      </w:r>
    </w:p>
    <w:p w14:paraId="3091733B" w14:textId="686B4236" w:rsidR="00484501" w:rsidRDefault="00590808" w:rsidP="00484501">
      <w:pPr>
        <w:tabs>
          <w:tab w:val="left" w:pos="408"/>
        </w:tabs>
      </w:pPr>
      <w:r>
        <w:t xml:space="preserve">Monsieur </w:t>
      </w:r>
      <w:r w:rsidR="001D68F5">
        <w:t>XXXXX</w:t>
      </w:r>
      <w:r w:rsidR="00DA13D0">
        <w:t xml:space="preserve"> </w:t>
      </w:r>
    </w:p>
    <w:p w14:paraId="677946F8" w14:textId="77777777" w:rsidR="00714586" w:rsidRDefault="00714586" w:rsidP="00484501">
      <w:pPr>
        <w:tabs>
          <w:tab w:val="left" w:pos="408"/>
        </w:tabs>
      </w:pPr>
    </w:p>
    <w:p w14:paraId="69F2ECA6" w14:textId="77777777" w:rsidR="00714586" w:rsidRDefault="00714586" w:rsidP="00484501">
      <w:pPr>
        <w:tabs>
          <w:tab w:val="left" w:pos="408"/>
        </w:tabs>
      </w:pPr>
    </w:p>
    <w:p w14:paraId="30F211BB" w14:textId="77777777" w:rsidR="00714586" w:rsidRDefault="00714586" w:rsidP="00484501">
      <w:pPr>
        <w:tabs>
          <w:tab w:val="left" w:pos="408"/>
        </w:tabs>
      </w:pPr>
    </w:p>
    <w:p w14:paraId="5B80B335" w14:textId="77777777" w:rsidR="00714586" w:rsidRDefault="00714586" w:rsidP="00484501">
      <w:pPr>
        <w:tabs>
          <w:tab w:val="left" w:pos="408"/>
        </w:tabs>
      </w:pPr>
    </w:p>
    <w:p w14:paraId="726F2351" w14:textId="77777777" w:rsidR="00714586" w:rsidRDefault="00714586" w:rsidP="00484501">
      <w:pPr>
        <w:tabs>
          <w:tab w:val="left" w:pos="408"/>
        </w:tabs>
      </w:pPr>
    </w:p>
    <w:p w14:paraId="56FE6A7C" w14:textId="77777777" w:rsidR="00484501" w:rsidRDefault="00484501" w:rsidP="00484501">
      <w:pPr>
        <w:tabs>
          <w:tab w:val="left" w:pos="408"/>
        </w:tabs>
      </w:pPr>
    </w:p>
    <w:p w14:paraId="7D7C0DCA" w14:textId="06A49BE2" w:rsidR="006B24A4" w:rsidRDefault="006B24A4" w:rsidP="00484501">
      <w:pPr>
        <w:pStyle w:val="Sansinterligne"/>
        <w:jc w:val="both"/>
        <w:rPr>
          <w:rFonts w:ascii="Times New Roman" w:hAnsi="Times New Roman"/>
          <w:sz w:val="24"/>
        </w:rPr>
      </w:pPr>
    </w:p>
    <w:p w14:paraId="5A0A8DF4" w14:textId="77777777" w:rsidR="00484501" w:rsidRDefault="00484501" w:rsidP="00484501">
      <w:pPr>
        <w:pStyle w:val="Sansinterligne"/>
        <w:jc w:val="both"/>
        <w:rPr>
          <w:rFonts w:ascii="Times New Roman" w:hAnsi="Times New Roman"/>
          <w:sz w:val="24"/>
        </w:rPr>
      </w:pPr>
    </w:p>
    <w:p w14:paraId="06432F74" w14:textId="3AD67ED5" w:rsidR="009239A0" w:rsidRDefault="009239A0" w:rsidP="00484501">
      <w:pPr>
        <w:pStyle w:val="Sansinterligne"/>
        <w:jc w:val="both"/>
        <w:rPr>
          <w:rFonts w:ascii="Times New Roman" w:hAnsi="Times New Roman"/>
          <w:sz w:val="24"/>
        </w:rPr>
      </w:pPr>
      <w:r>
        <w:rPr>
          <w:rFonts w:ascii="Times New Roman" w:hAnsi="Times New Roman"/>
          <w:sz w:val="24"/>
        </w:rPr>
        <w:t xml:space="preserve">Monsieur </w:t>
      </w:r>
      <w:r w:rsidR="001D68F5">
        <w:rPr>
          <w:rFonts w:ascii="Times New Roman" w:hAnsi="Times New Roman"/>
          <w:sz w:val="24"/>
        </w:rPr>
        <w:t>XXXXX</w:t>
      </w:r>
      <w:r>
        <w:rPr>
          <w:rFonts w:ascii="Times New Roman" w:hAnsi="Times New Roman"/>
          <w:sz w:val="24"/>
        </w:rPr>
        <w:t xml:space="preserve">, </w:t>
      </w:r>
    </w:p>
    <w:p w14:paraId="00A0BDD3" w14:textId="7E45D180" w:rsidR="00484501" w:rsidRDefault="009239A0" w:rsidP="00484501">
      <w:pPr>
        <w:pStyle w:val="Sansinterligne"/>
        <w:jc w:val="both"/>
        <w:rPr>
          <w:rFonts w:ascii="Times New Roman" w:hAnsi="Times New Roman"/>
          <w:sz w:val="24"/>
        </w:rPr>
      </w:pPr>
      <w:r>
        <w:rPr>
          <w:rFonts w:ascii="Times New Roman" w:hAnsi="Times New Roman"/>
          <w:sz w:val="24"/>
        </w:rPr>
        <w:t xml:space="preserve">salarié mandaté par l’UD Syndicale </w:t>
      </w:r>
      <w:r w:rsidR="00F553F3">
        <w:rPr>
          <w:rFonts w:ascii="Times New Roman" w:hAnsi="Times New Roman"/>
          <w:sz w:val="24"/>
        </w:rPr>
        <w:t xml:space="preserve">CFTC </w:t>
      </w:r>
      <w:r>
        <w:rPr>
          <w:rFonts w:ascii="Times New Roman" w:hAnsi="Times New Roman"/>
          <w:sz w:val="24"/>
        </w:rPr>
        <w:t>Seine et Marne</w:t>
      </w:r>
    </w:p>
    <w:p w14:paraId="319F08EB" w14:textId="77777777" w:rsidR="00484501" w:rsidRPr="00AF28AB" w:rsidRDefault="00484501" w:rsidP="00484501">
      <w:pPr>
        <w:tabs>
          <w:tab w:val="left" w:pos="408"/>
        </w:tabs>
      </w:pPr>
    </w:p>
    <w:p w14:paraId="3D25DADE" w14:textId="77777777" w:rsidR="00484501" w:rsidRPr="00857FF5" w:rsidRDefault="00484501" w:rsidP="00484501"/>
    <w:p w14:paraId="704A3E2A" w14:textId="77777777" w:rsidR="008E263C" w:rsidRPr="008E263C" w:rsidRDefault="008E263C" w:rsidP="008E263C"/>
    <w:sectPr w:rsidR="008E263C" w:rsidRPr="008E263C" w:rsidSect="009401D4">
      <w:headerReference w:type="even" r:id="rId9"/>
      <w:footerReference w:type="default" r:id="rId10"/>
      <w:footerReference w:type="first" r:id="rId11"/>
      <w:pgSz w:w="11906" w:h="16838" w:code="9"/>
      <w:pgMar w:top="1134" w:right="1418" w:bottom="1276" w:left="2552" w:header="72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C03BD" w14:textId="77777777" w:rsidR="0015632B" w:rsidRDefault="0015632B">
      <w:r>
        <w:separator/>
      </w:r>
    </w:p>
  </w:endnote>
  <w:endnote w:type="continuationSeparator" w:id="0">
    <w:p w14:paraId="67E0A1B8" w14:textId="77777777" w:rsidR="0015632B" w:rsidRDefault="00156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A20D" w14:textId="46F3E52A" w:rsidR="003C4315" w:rsidRDefault="003C4315" w:rsidP="00C9395F">
    <w:pPr>
      <w:pStyle w:val="Pieddepage"/>
      <w:ind w:left="-1276"/>
      <w:jc w:val="center"/>
      <w:rPr>
        <w:sz w:val="20"/>
      </w:rPr>
    </w:pPr>
    <w:r w:rsidRPr="00C9395F">
      <w:rPr>
        <w:sz w:val="20"/>
      </w:rPr>
      <w:fldChar w:fldCharType="begin"/>
    </w:r>
    <w:r w:rsidRPr="00C9395F">
      <w:rPr>
        <w:sz w:val="20"/>
      </w:rPr>
      <w:instrText xml:space="preserve"> PAGE   \* MERGEFORMAT </w:instrText>
    </w:r>
    <w:r w:rsidRPr="00C9395F">
      <w:rPr>
        <w:sz w:val="20"/>
      </w:rPr>
      <w:fldChar w:fldCharType="separate"/>
    </w:r>
    <w:r w:rsidR="00C033CB">
      <w:rPr>
        <w:noProof/>
        <w:sz w:val="20"/>
      </w:rPr>
      <w:t>8</w:t>
    </w:r>
    <w:r w:rsidRPr="00C9395F">
      <w:rPr>
        <w:sz w:val="20"/>
      </w:rPr>
      <w:fldChar w:fldCharType="end"/>
    </w:r>
  </w:p>
  <w:p w14:paraId="6A077794" w14:textId="77777777" w:rsidR="003C4315" w:rsidRPr="00C9395F" w:rsidRDefault="003C4315" w:rsidP="00C939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617F" w14:textId="77777777" w:rsidR="003C4315" w:rsidRDefault="003C4315">
    <w:pPr>
      <w:pStyle w:val="Pieddepage"/>
    </w:pPr>
  </w:p>
  <w:p w14:paraId="5AAE0593" w14:textId="77777777" w:rsidR="003C4315" w:rsidRDefault="003C4315">
    <w:pPr>
      <w:pStyle w:val="Pieddepage"/>
    </w:pPr>
  </w:p>
  <w:p w14:paraId="6118BA55" w14:textId="77777777" w:rsidR="003C4315" w:rsidRDefault="003C4315">
    <w:pPr>
      <w:pStyle w:val="Pieddepage"/>
    </w:pPr>
  </w:p>
  <w:p w14:paraId="0CB1383B" w14:textId="77777777" w:rsidR="003C4315" w:rsidRDefault="003C4315">
    <w:pPr>
      <w:pStyle w:val="Pieddepage"/>
    </w:pPr>
  </w:p>
  <w:p w14:paraId="05C6F1C0" w14:textId="77777777" w:rsidR="003C4315" w:rsidRDefault="003C4315">
    <w:pPr>
      <w:pStyle w:val="Pieddepage"/>
    </w:pPr>
  </w:p>
  <w:p w14:paraId="3C34FCB6" w14:textId="77777777" w:rsidR="003C4315" w:rsidRDefault="003C4315">
    <w:pPr>
      <w:pStyle w:val="Pieddepage"/>
    </w:pPr>
  </w:p>
  <w:p w14:paraId="57CFA12A" w14:textId="77777777" w:rsidR="003C4315" w:rsidRDefault="003C43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C132" w14:textId="77777777" w:rsidR="0015632B" w:rsidRDefault="0015632B">
      <w:r>
        <w:separator/>
      </w:r>
    </w:p>
  </w:footnote>
  <w:footnote w:type="continuationSeparator" w:id="0">
    <w:p w14:paraId="7CB8D328" w14:textId="77777777" w:rsidR="0015632B" w:rsidRDefault="00156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E215" w14:textId="593A232A" w:rsidR="004259B8" w:rsidRDefault="00000000">
    <w:pPr>
      <w:pStyle w:val="En-tte"/>
    </w:pPr>
    <w:r>
      <w:rPr>
        <w:noProof/>
      </w:rPr>
      <w:pict w14:anchorId="4D15D2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474172" o:spid="_x0000_s1026" type="#_x0000_t136" style="position:absolute;left:0;text-align:left;margin-left:0;margin-top:0;width:419.55pt;height:139.85pt;rotation:315;z-index:-251658752;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4F1"/>
    <w:multiLevelType w:val="hybridMultilevel"/>
    <w:tmpl w:val="FA72AF10"/>
    <w:lvl w:ilvl="0" w:tplc="06543A5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2C9B62FE"/>
    <w:multiLevelType w:val="hybridMultilevel"/>
    <w:tmpl w:val="0DEC6AE6"/>
    <w:lvl w:ilvl="0" w:tplc="06543A5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39BA57E0"/>
    <w:multiLevelType w:val="hybridMultilevel"/>
    <w:tmpl w:val="361C3DB8"/>
    <w:lvl w:ilvl="0" w:tplc="3FDEA8FC">
      <w:start w:val="3"/>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C513971"/>
    <w:multiLevelType w:val="multilevel"/>
    <w:tmpl w:val="D2E42CA8"/>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DD37B9F"/>
    <w:multiLevelType w:val="hybridMultilevel"/>
    <w:tmpl w:val="D99246E8"/>
    <w:lvl w:ilvl="0" w:tplc="0D04CA20">
      <w:start w:val="2"/>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4D73832"/>
    <w:multiLevelType w:val="hybridMultilevel"/>
    <w:tmpl w:val="B75E0E4A"/>
    <w:lvl w:ilvl="0" w:tplc="06543A5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4DF16A4E"/>
    <w:multiLevelType w:val="hybridMultilevel"/>
    <w:tmpl w:val="FA7E80D2"/>
    <w:lvl w:ilvl="0" w:tplc="3E2EDD86">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5D2BEB"/>
    <w:multiLevelType w:val="hybridMultilevel"/>
    <w:tmpl w:val="62F26810"/>
    <w:lvl w:ilvl="0" w:tplc="150019FC">
      <w:start w:val="2"/>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2AA0F85"/>
    <w:multiLevelType w:val="hybridMultilevel"/>
    <w:tmpl w:val="28B88A0A"/>
    <w:lvl w:ilvl="0" w:tplc="06543A5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77ED1785"/>
    <w:multiLevelType w:val="hybridMultilevel"/>
    <w:tmpl w:val="8E5CE48A"/>
    <w:lvl w:ilvl="0" w:tplc="0CB62646">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9F02F9"/>
    <w:multiLevelType w:val="hybridMultilevel"/>
    <w:tmpl w:val="57BC38F8"/>
    <w:lvl w:ilvl="0" w:tplc="06543A5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51008297">
    <w:abstractNumId w:val="1"/>
  </w:num>
  <w:num w:numId="2" w16cid:durableId="1035931147">
    <w:abstractNumId w:val="2"/>
  </w:num>
  <w:num w:numId="3" w16cid:durableId="1766923120">
    <w:abstractNumId w:val="6"/>
  </w:num>
  <w:num w:numId="4" w16cid:durableId="1552695513">
    <w:abstractNumId w:val="9"/>
  </w:num>
  <w:num w:numId="5" w16cid:durableId="821896763">
    <w:abstractNumId w:val="4"/>
  </w:num>
  <w:num w:numId="6" w16cid:durableId="2140681450">
    <w:abstractNumId w:val="7"/>
  </w:num>
  <w:num w:numId="7" w16cid:durableId="1012879624">
    <w:abstractNumId w:val="0"/>
  </w:num>
  <w:num w:numId="8" w16cid:durableId="615480675">
    <w:abstractNumId w:val="5"/>
  </w:num>
  <w:num w:numId="9" w16cid:durableId="787239241">
    <w:abstractNumId w:val="8"/>
  </w:num>
  <w:num w:numId="10" w16cid:durableId="304167789">
    <w:abstractNumId w:val="10"/>
  </w:num>
  <w:num w:numId="11" w16cid:durableId="12197784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STE10">
    <w15:presenceInfo w15:providerId="AD" w15:userId="S-1-5-21-862877594-2121783324-3844427132-1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3C"/>
    <w:rsid w:val="000065C9"/>
    <w:rsid w:val="0002036F"/>
    <w:rsid w:val="00020CF7"/>
    <w:rsid w:val="00022D8C"/>
    <w:rsid w:val="00023BA8"/>
    <w:rsid w:val="00037F01"/>
    <w:rsid w:val="0004132A"/>
    <w:rsid w:val="00047DD9"/>
    <w:rsid w:val="00060DC4"/>
    <w:rsid w:val="00064A2D"/>
    <w:rsid w:val="000652DB"/>
    <w:rsid w:val="000660DD"/>
    <w:rsid w:val="00070226"/>
    <w:rsid w:val="000B24AE"/>
    <w:rsid w:val="00142CFF"/>
    <w:rsid w:val="001500C1"/>
    <w:rsid w:val="00153007"/>
    <w:rsid w:val="0015632B"/>
    <w:rsid w:val="00190F84"/>
    <w:rsid w:val="00191DE8"/>
    <w:rsid w:val="0019372B"/>
    <w:rsid w:val="001A1B3F"/>
    <w:rsid w:val="001D50C7"/>
    <w:rsid w:val="001D68F5"/>
    <w:rsid w:val="001F5ECD"/>
    <w:rsid w:val="002030E8"/>
    <w:rsid w:val="002207F5"/>
    <w:rsid w:val="00237126"/>
    <w:rsid w:val="002456A4"/>
    <w:rsid w:val="00263F6A"/>
    <w:rsid w:val="00271711"/>
    <w:rsid w:val="00283046"/>
    <w:rsid w:val="00291666"/>
    <w:rsid w:val="00304398"/>
    <w:rsid w:val="00320318"/>
    <w:rsid w:val="00327C88"/>
    <w:rsid w:val="00342865"/>
    <w:rsid w:val="00372885"/>
    <w:rsid w:val="00385E78"/>
    <w:rsid w:val="00392531"/>
    <w:rsid w:val="003B71C7"/>
    <w:rsid w:val="003C1E95"/>
    <w:rsid w:val="003C4315"/>
    <w:rsid w:val="003E4904"/>
    <w:rsid w:val="003E77A5"/>
    <w:rsid w:val="00407AC2"/>
    <w:rsid w:val="004259B8"/>
    <w:rsid w:val="004559ED"/>
    <w:rsid w:val="00471F74"/>
    <w:rsid w:val="00484501"/>
    <w:rsid w:val="00486976"/>
    <w:rsid w:val="00494930"/>
    <w:rsid w:val="004B0995"/>
    <w:rsid w:val="004B3DFD"/>
    <w:rsid w:val="004B75CB"/>
    <w:rsid w:val="004E0FB5"/>
    <w:rsid w:val="004E3A60"/>
    <w:rsid w:val="004F52CB"/>
    <w:rsid w:val="00512206"/>
    <w:rsid w:val="005224BE"/>
    <w:rsid w:val="00533760"/>
    <w:rsid w:val="00541203"/>
    <w:rsid w:val="0054646E"/>
    <w:rsid w:val="0055683D"/>
    <w:rsid w:val="00562E9A"/>
    <w:rsid w:val="00574C2E"/>
    <w:rsid w:val="00581BDD"/>
    <w:rsid w:val="00590808"/>
    <w:rsid w:val="006125BB"/>
    <w:rsid w:val="00621D96"/>
    <w:rsid w:val="00636CD2"/>
    <w:rsid w:val="00660F38"/>
    <w:rsid w:val="006618B6"/>
    <w:rsid w:val="006736C6"/>
    <w:rsid w:val="00675B4F"/>
    <w:rsid w:val="006A0D31"/>
    <w:rsid w:val="006B24A4"/>
    <w:rsid w:val="006C459D"/>
    <w:rsid w:val="006D0730"/>
    <w:rsid w:val="006D4EA9"/>
    <w:rsid w:val="006D581D"/>
    <w:rsid w:val="006D7AA2"/>
    <w:rsid w:val="0070780B"/>
    <w:rsid w:val="00714586"/>
    <w:rsid w:val="00727FB7"/>
    <w:rsid w:val="007518FD"/>
    <w:rsid w:val="00755444"/>
    <w:rsid w:val="0075577B"/>
    <w:rsid w:val="00755F8A"/>
    <w:rsid w:val="00775249"/>
    <w:rsid w:val="00792FFF"/>
    <w:rsid w:val="007A7564"/>
    <w:rsid w:val="007B7879"/>
    <w:rsid w:val="007C17F8"/>
    <w:rsid w:val="007C2EB8"/>
    <w:rsid w:val="007C4CC3"/>
    <w:rsid w:val="007C6E17"/>
    <w:rsid w:val="007E7430"/>
    <w:rsid w:val="007F14E0"/>
    <w:rsid w:val="0085215A"/>
    <w:rsid w:val="00852A19"/>
    <w:rsid w:val="008565FD"/>
    <w:rsid w:val="00871737"/>
    <w:rsid w:val="0088659E"/>
    <w:rsid w:val="008B3ADE"/>
    <w:rsid w:val="008E117C"/>
    <w:rsid w:val="008E263C"/>
    <w:rsid w:val="008F36D6"/>
    <w:rsid w:val="00904B15"/>
    <w:rsid w:val="009239A0"/>
    <w:rsid w:val="00925A70"/>
    <w:rsid w:val="009302B8"/>
    <w:rsid w:val="00930C8B"/>
    <w:rsid w:val="00933C6E"/>
    <w:rsid w:val="00935E08"/>
    <w:rsid w:val="009401D4"/>
    <w:rsid w:val="0095219D"/>
    <w:rsid w:val="00971A4D"/>
    <w:rsid w:val="009855CA"/>
    <w:rsid w:val="009926FA"/>
    <w:rsid w:val="009D0F87"/>
    <w:rsid w:val="009D1B18"/>
    <w:rsid w:val="009E4293"/>
    <w:rsid w:val="009E4E9E"/>
    <w:rsid w:val="009F1C48"/>
    <w:rsid w:val="00A211AF"/>
    <w:rsid w:val="00A46B0E"/>
    <w:rsid w:val="00A65296"/>
    <w:rsid w:val="00A90D08"/>
    <w:rsid w:val="00A95E49"/>
    <w:rsid w:val="00AA77EB"/>
    <w:rsid w:val="00AC7CA2"/>
    <w:rsid w:val="00AD254B"/>
    <w:rsid w:val="00AE6474"/>
    <w:rsid w:val="00AE782B"/>
    <w:rsid w:val="00AE7C07"/>
    <w:rsid w:val="00AF25CF"/>
    <w:rsid w:val="00B0016E"/>
    <w:rsid w:val="00B2317E"/>
    <w:rsid w:val="00B373FE"/>
    <w:rsid w:val="00B62DF9"/>
    <w:rsid w:val="00B73BE5"/>
    <w:rsid w:val="00B758EE"/>
    <w:rsid w:val="00B80BD6"/>
    <w:rsid w:val="00B82FCF"/>
    <w:rsid w:val="00B95373"/>
    <w:rsid w:val="00BA7BA5"/>
    <w:rsid w:val="00BB5891"/>
    <w:rsid w:val="00BE5D96"/>
    <w:rsid w:val="00C033CB"/>
    <w:rsid w:val="00C10A53"/>
    <w:rsid w:val="00C121C9"/>
    <w:rsid w:val="00C14785"/>
    <w:rsid w:val="00C15136"/>
    <w:rsid w:val="00C24B6C"/>
    <w:rsid w:val="00C3657C"/>
    <w:rsid w:val="00C450D6"/>
    <w:rsid w:val="00C8652B"/>
    <w:rsid w:val="00C9395F"/>
    <w:rsid w:val="00CB0A8B"/>
    <w:rsid w:val="00CC24A5"/>
    <w:rsid w:val="00D00E0A"/>
    <w:rsid w:val="00D22DCA"/>
    <w:rsid w:val="00D262F4"/>
    <w:rsid w:val="00D26E2C"/>
    <w:rsid w:val="00D317D3"/>
    <w:rsid w:val="00D3279B"/>
    <w:rsid w:val="00D42BD4"/>
    <w:rsid w:val="00D45DF9"/>
    <w:rsid w:val="00D4695A"/>
    <w:rsid w:val="00D6036A"/>
    <w:rsid w:val="00D6161F"/>
    <w:rsid w:val="00D967A2"/>
    <w:rsid w:val="00DA13D0"/>
    <w:rsid w:val="00DA251D"/>
    <w:rsid w:val="00DA3532"/>
    <w:rsid w:val="00DE7397"/>
    <w:rsid w:val="00E1144A"/>
    <w:rsid w:val="00E12D16"/>
    <w:rsid w:val="00E16D72"/>
    <w:rsid w:val="00E208A5"/>
    <w:rsid w:val="00E20AA0"/>
    <w:rsid w:val="00E34E40"/>
    <w:rsid w:val="00E379F6"/>
    <w:rsid w:val="00E44238"/>
    <w:rsid w:val="00E56E19"/>
    <w:rsid w:val="00EA2855"/>
    <w:rsid w:val="00EB7CB0"/>
    <w:rsid w:val="00EC063C"/>
    <w:rsid w:val="00EE1D95"/>
    <w:rsid w:val="00EE441F"/>
    <w:rsid w:val="00EF7D94"/>
    <w:rsid w:val="00F13CFF"/>
    <w:rsid w:val="00F17293"/>
    <w:rsid w:val="00F22BB7"/>
    <w:rsid w:val="00F404FC"/>
    <w:rsid w:val="00F45CA0"/>
    <w:rsid w:val="00F520B1"/>
    <w:rsid w:val="00F541F6"/>
    <w:rsid w:val="00F553F3"/>
    <w:rsid w:val="00F674F5"/>
    <w:rsid w:val="00F7401A"/>
    <w:rsid w:val="00F84C87"/>
    <w:rsid w:val="00FA75FB"/>
    <w:rsid w:val="00FB4698"/>
    <w:rsid w:val="00FB71AC"/>
    <w:rsid w:val="00FC70CA"/>
    <w:rsid w:val="00FE50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48BA4"/>
  <w15:chartTrackingRefBased/>
  <w15:docId w15:val="{7B9344F0-F906-4ECC-9E6D-366D92F43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0FB5"/>
    <w:pPr>
      <w:jc w:val="both"/>
    </w:pPr>
    <w:rPr>
      <w:sz w:val="24"/>
    </w:rPr>
  </w:style>
  <w:style w:type="paragraph" w:styleId="Titre1">
    <w:name w:val="heading 1"/>
    <w:aliases w:val="Titre 1 Acte"/>
    <w:basedOn w:val="Normal"/>
    <w:next w:val="Normal"/>
    <w:qFormat/>
    <w:rsid w:val="00C9395F"/>
    <w:pPr>
      <w:keepNext/>
      <w:spacing w:after="480"/>
      <w:jc w:val="center"/>
      <w:outlineLvl w:val="0"/>
    </w:pPr>
    <w:rPr>
      <w:b/>
      <w:sz w:val="28"/>
      <w:u w:val="single"/>
    </w:rPr>
  </w:style>
  <w:style w:type="paragraph" w:styleId="Titre2">
    <w:name w:val="heading 2"/>
    <w:aliases w:val="Titre 2 Acte"/>
    <w:basedOn w:val="Normal"/>
    <w:next w:val="Normal"/>
    <w:qFormat/>
    <w:rsid w:val="004E0FB5"/>
    <w:pPr>
      <w:keepNext/>
      <w:spacing w:before="240" w:after="240"/>
      <w:jc w:val="left"/>
      <w:outlineLvl w:val="1"/>
    </w:pPr>
    <w:rPr>
      <w:b/>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pPr>
      <w:tabs>
        <w:tab w:val="center" w:pos="4536"/>
        <w:tab w:val="right" w:pos="9072"/>
      </w:tabs>
    </w:pPr>
  </w:style>
  <w:style w:type="paragraph" w:customStyle="1" w:styleId="Adresse">
    <w:name w:val="Adresse"/>
    <w:basedOn w:val="Normal"/>
    <w:next w:val="Normal"/>
    <w:pPr>
      <w:ind w:left="4536"/>
      <w:jc w:val="left"/>
    </w:pPr>
  </w:style>
  <w:style w:type="paragraph" w:customStyle="1" w:styleId="Normalsansretrait">
    <w:name w:val="Normal sans retrait"/>
    <w:basedOn w:val="Normal"/>
    <w:next w:val="Normal"/>
    <w:rsid w:val="0095219D"/>
    <w:pPr>
      <w:jc w:val="left"/>
    </w:pPr>
  </w:style>
  <w:style w:type="character" w:styleId="Numrodepage">
    <w:name w:val="page number"/>
    <w:basedOn w:val="Policepardfaut"/>
  </w:style>
  <w:style w:type="paragraph" w:customStyle="1" w:styleId="Titre3Acte">
    <w:name w:val="Titre 3 Acte"/>
    <w:basedOn w:val="Titre2"/>
    <w:next w:val="Normal"/>
    <w:rsid w:val="00E208A5"/>
    <w:pPr>
      <w:jc w:val="center"/>
    </w:pPr>
  </w:style>
  <w:style w:type="character" w:customStyle="1" w:styleId="Policequestion">
    <w:name w:val="Police question"/>
    <w:rPr>
      <w:b/>
      <w:color w:val="auto"/>
      <w:bdr w:val="none" w:sz="0" w:space="0" w:color="auto"/>
      <w:shd w:val="clear" w:color="auto" w:fill="C0C0C0"/>
    </w:rPr>
  </w:style>
  <w:style w:type="paragraph" w:customStyle="1" w:styleId="References">
    <w:name w:val="References"/>
    <w:basedOn w:val="Normalsansretrait"/>
    <w:next w:val="Normal"/>
    <w:rsid w:val="00DE7397"/>
    <w:rPr>
      <w:b/>
      <w:sz w:val="20"/>
      <w:szCs w:val="22"/>
    </w:rPr>
  </w:style>
  <w:style w:type="paragraph" w:customStyle="1" w:styleId="SousReserve">
    <w:name w:val="SousReserve"/>
    <w:basedOn w:val="Normalsansretrait"/>
    <w:next w:val="Normal"/>
    <w:qFormat/>
    <w:rsid w:val="00C9395F"/>
    <w:rPr>
      <w:b/>
      <w:u w:val="single"/>
    </w:rPr>
  </w:style>
  <w:style w:type="paragraph" w:styleId="En-tte">
    <w:name w:val="header"/>
    <w:basedOn w:val="Normal"/>
    <w:link w:val="En-tteCar"/>
    <w:rsid w:val="00D42BD4"/>
    <w:pPr>
      <w:tabs>
        <w:tab w:val="center" w:pos="4536"/>
        <w:tab w:val="right" w:pos="9072"/>
      </w:tabs>
    </w:pPr>
  </w:style>
  <w:style w:type="character" w:customStyle="1" w:styleId="En-tteCar">
    <w:name w:val="En-tête Car"/>
    <w:link w:val="En-tte"/>
    <w:rsid w:val="00D42BD4"/>
    <w:rPr>
      <w:sz w:val="24"/>
    </w:rPr>
  </w:style>
  <w:style w:type="paragraph" w:customStyle="1" w:styleId="Titre4Acte">
    <w:name w:val="Titre 4 Acte"/>
    <w:basedOn w:val="Titre2"/>
    <w:next w:val="Normal"/>
    <w:qFormat/>
    <w:rsid w:val="00D42BD4"/>
  </w:style>
  <w:style w:type="character" w:customStyle="1" w:styleId="PieddepageCar">
    <w:name w:val="Pied de page Car"/>
    <w:link w:val="Pieddepage"/>
    <w:uiPriority w:val="99"/>
    <w:rsid w:val="00C9395F"/>
    <w:rPr>
      <w:sz w:val="24"/>
    </w:rPr>
  </w:style>
  <w:style w:type="paragraph" w:styleId="Sansinterligne">
    <w:name w:val="No Spacing"/>
    <w:uiPriority w:val="1"/>
    <w:qFormat/>
    <w:rsid w:val="00484501"/>
    <w:rPr>
      <w:rFonts w:ascii="Calibri" w:eastAsia="Calibri" w:hAnsi="Calibri"/>
      <w:sz w:val="22"/>
      <w:szCs w:val="22"/>
      <w:lang w:eastAsia="en-US"/>
    </w:rPr>
  </w:style>
  <w:style w:type="paragraph" w:styleId="Paragraphedeliste">
    <w:name w:val="List Paragraph"/>
    <w:basedOn w:val="Normal"/>
    <w:uiPriority w:val="34"/>
    <w:qFormat/>
    <w:rsid w:val="00484501"/>
    <w:pPr>
      <w:ind w:left="708"/>
    </w:pPr>
  </w:style>
  <w:style w:type="character" w:styleId="Marquedecommentaire">
    <w:name w:val="annotation reference"/>
    <w:basedOn w:val="Policepardfaut"/>
    <w:rsid w:val="00B758EE"/>
    <w:rPr>
      <w:sz w:val="16"/>
      <w:szCs w:val="16"/>
    </w:rPr>
  </w:style>
  <w:style w:type="paragraph" w:styleId="Commentaire">
    <w:name w:val="annotation text"/>
    <w:basedOn w:val="Normal"/>
    <w:link w:val="CommentaireCar"/>
    <w:rsid w:val="00B758EE"/>
    <w:rPr>
      <w:sz w:val="20"/>
    </w:rPr>
  </w:style>
  <w:style w:type="character" w:customStyle="1" w:styleId="CommentaireCar">
    <w:name w:val="Commentaire Car"/>
    <w:basedOn w:val="Policepardfaut"/>
    <w:link w:val="Commentaire"/>
    <w:rsid w:val="00B758EE"/>
  </w:style>
  <w:style w:type="paragraph" w:styleId="Objetducommentaire">
    <w:name w:val="annotation subject"/>
    <w:basedOn w:val="Commentaire"/>
    <w:next w:val="Commentaire"/>
    <w:link w:val="ObjetducommentaireCar"/>
    <w:rsid w:val="00B758EE"/>
    <w:rPr>
      <w:b/>
      <w:bCs/>
    </w:rPr>
  </w:style>
  <w:style w:type="character" w:customStyle="1" w:styleId="ObjetducommentaireCar">
    <w:name w:val="Objet du commentaire Car"/>
    <w:basedOn w:val="CommentaireCar"/>
    <w:link w:val="Objetducommentaire"/>
    <w:rsid w:val="00B758EE"/>
    <w:rPr>
      <w:b/>
      <w:bCs/>
    </w:rPr>
  </w:style>
  <w:style w:type="paragraph" w:styleId="Textedebulles">
    <w:name w:val="Balloon Text"/>
    <w:basedOn w:val="Normal"/>
    <w:link w:val="TextedebullesCar"/>
    <w:rsid w:val="00B758EE"/>
    <w:rPr>
      <w:rFonts w:ascii="Segoe UI" w:hAnsi="Segoe UI" w:cs="Segoe UI"/>
      <w:sz w:val="18"/>
      <w:szCs w:val="18"/>
    </w:rPr>
  </w:style>
  <w:style w:type="character" w:customStyle="1" w:styleId="TextedebullesCar">
    <w:name w:val="Texte de bulles Car"/>
    <w:basedOn w:val="Policepardfaut"/>
    <w:link w:val="Textedebulles"/>
    <w:rsid w:val="00B758EE"/>
    <w:rPr>
      <w:rFonts w:ascii="Segoe UI" w:hAnsi="Segoe UI" w:cs="Segoe UI"/>
      <w:sz w:val="18"/>
      <w:szCs w:val="18"/>
    </w:rPr>
  </w:style>
  <w:style w:type="paragraph" w:customStyle="1" w:styleId="d2">
    <w:name w:val="d2"/>
    <w:basedOn w:val="Normal"/>
    <w:rsid w:val="007518FD"/>
    <w:pPr>
      <w:spacing w:before="100" w:beforeAutospacing="1" w:after="100" w:afterAutospacing="1"/>
      <w:jc w:val="left"/>
    </w:pPr>
    <w:rPr>
      <w:szCs w:val="24"/>
    </w:rPr>
  </w:style>
  <w:style w:type="paragraph" w:styleId="NormalWeb">
    <w:name w:val="Normal (Web)"/>
    <w:basedOn w:val="Normal"/>
    <w:rsid w:val="007518FD"/>
    <w:pPr>
      <w:spacing w:before="100" w:beforeAutospacing="1" w:after="100" w:afterAutospacing="1"/>
      <w:jc w:val="left"/>
    </w:pPr>
    <w:rPr>
      <w:szCs w:val="24"/>
    </w:rPr>
  </w:style>
  <w:style w:type="character" w:styleId="Accentuation">
    <w:name w:val="Emphasis"/>
    <w:qFormat/>
    <w:rsid w:val="007518FD"/>
    <w:rPr>
      <w:i/>
      <w:iCs/>
    </w:rPr>
  </w:style>
  <w:style w:type="character" w:styleId="Lienhypertexte">
    <w:name w:val="Hyperlink"/>
    <w:rsid w:val="007518FD"/>
    <w:rPr>
      <w:color w:val="0000FF"/>
      <w:u w:val="single"/>
    </w:rPr>
  </w:style>
  <w:style w:type="paragraph" w:styleId="Rvision">
    <w:name w:val="Revision"/>
    <w:hidden/>
    <w:uiPriority w:val="99"/>
    <w:semiHidden/>
    <w:rsid w:val="00AE782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07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eaccords.travail-emploi.gouv.fr"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6770F-570D-42B0-A5F2-3C393F5D5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2080</Words>
  <Characters>11444</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cp:lastModifiedBy>Stephanie freitas</cp:lastModifiedBy>
  <cp:revision>4</cp:revision>
  <cp:lastPrinted>2025-10-06T10:33:00Z</cp:lastPrinted>
  <dcterms:created xsi:type="dcterms:W3CDTF">2025-10-28T13:16:00Z</dcterms:created>
  <dcterms:modified xsi:type="dcterms:W3CDTF">2025-10-28T15:17:00Z</dcterms:modified>
</cp:coreProperties>
</file>