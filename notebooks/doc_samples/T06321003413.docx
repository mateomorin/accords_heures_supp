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062"/>
      </w:tblGrid>
      <w:tr w14:paraId="5511C03C" w14:textId="77777777" w:rsidR="00C57F9C" w:rsidRPr="00930177" w:rsidTr="00175BB1">
        <w:trPr>
          <w:jc w:val="center"/>
        </w:trPr>
        <w:tc>
          <w:tcPr>
            <w:tcW w:type="dxa" w:w="9062"/>
            <w:shd w:color="auto" w:fill="auto" w:val="clear"/>
            <w:vAlign w:val="center"/>
          </w:tcPr>
          <w:p w14:paraId="00F49239" w14:textId="77777777" w:rsidP="00175BB1" w:rsidR="00C57F9C" w:rsidRDefault="00C57F9C" w:rsidRPr="00930177">
            <w:pPr>
              <w:jc w:val="center"/>
              <w:rPr>
                <w:rFonts w:ascii="Vinci Sans" w:hAnsi="Vinci Sans"/>
                <w:b/>
                <w:bCs/>
                <w:sz w:val="18"/>
                <w:szCs w:val="18"/>
                <w:u w:val="single"/>
              </w:rPr>
            </w:pPr>
          </w:p>
          <w:p w14:paraId="419A4AF5" w14:textId="77777777" w:rsidP="00175BB1" w:rsidR="00C57F9C" w:rsidRDefault="00C57F9C">
            <w:pPr>
              <w:jc w:val="center"/>
              <w:rPr>
                <w:rFonts w:ascii="Vinci Sans" w:hAnsi="Vinci Sans"/>
                <w:b/>
                <w:bCs/>
                <w:sz w:val="22"/>
                <w:szCs w:val="18"/>
              </w:rPr>
            </w:pPr>
            <w:r w:rsidRPr="00B14BEF">
              <w:rPr>
                <w:rFonts w:ascii="Vinci Sans" w:hAnsi="Vinci Sans"/>
                <w:b/>
                <w:bCs/>
                <w:sz w:val="22"/>
                <w:szCs w:val="18"/>
              </w:rPr>
              <w:t xml:space="preserve">Négociations Annuelles Obligatoires – Année </w:t>
            </w:r>
            <w:r w:rsidRPr="00C57F9C">
              <w:rPr>
                <w:rFonts w:ascii="Vinci Sans" w:hAnsi="Vinci Sans"/>
                <w:b/>
                <w:bCs/>
                <w:sz w:val="22"/>
                <w:szCs w:val="18"/>
              </w:rPr>
              <w:t>20</w:t>
            </w:r>
            <w:r w:rsidR="005674C8">
              <w:rPr>
                <w:rFonts w:ascii="Vinci Sans" w:hAnsi="Vinci Sans"/>
                <w:b/>
                <w:bCs/>
                <w:sz w:val="22"/>
                <w:szCs w:val="18"/>
              </w:rPr>
              <w:t>21</w:t>
            </w:r>
          </w:p>
          <w:p w14:paraId="573A5FF6" w14:textId="77777777" w:rsidP="00175BB1" w:rsidR="008E2F30" w:rsidRDefault="008E2F30" w:rsidRPr="00B14BEF">
            <w:pPr>
              <w:jc w:val="center"/>
              <w:rPr>
                <w:rFonts w:ascii="Vinci Sans" w:hAnsi="Vinci Sans"/>
                <w:b/>
                <w:bCs/>
                <w:sz w:val="22"/>
                <w:szCs w:val="18"/>
              </w:rPr>
            </w:pPr>
            <w:r>
              <w:rPr>
                <w:rFonts w:ascii="Vinci Sans" w:hAnsi="Vinci Sans"/>
                <w:b/>
                <w:bCs/>
                <w:sz w:val="22"/>
                <w:szCs w:val="18"/>
              </w:rPr>
              <w:t>Procès-Verbal d’accord</w:t>
            </w:r>
          </w:p>
          <w:p w14:paraId="75804631" w14:textId="77777777" w:rsidP="00175BB1" w:rsidR="00C57F9C" w:rsidRDefault="00C57F9C" w:rsidRPr="00930177">
            <w:pPr>
              <w:jc w:val="center"/>
              <w:rPr>
                <w:rFonts w:ascii="Vinci Sans" w:hAnsi="Vinci Sans"/>
                <w:b/>
                <w:bCs/>
                <w:sz w:val="18"/>
                <w:szCs w:val="18"/>
                <w:u w:val="single"/>
              </w:rPr>
            </w:pPr>
          </w:p>
        </w:tc>
      </w:tr>
    </w:tbl>
    <w:p w14:paraId="25089025" w14:textId="77777777" w:rsidP="00C57F9C" w:rsidR="00C57F9C" w:rsidRDefault="00C57F9C">
      <w:pPr>
        <w:rPr>
          <w:rFonts w:ascii="Vinci Sans" w:hAnsi="Vinci Sans"/>
          <w:b/>
          <w:bCs/>
          <w:sz w:val="18"/>
          <w:szCs w:val="18"/>
          <w:u w:val="single"/>
        </w:rPr>
      </w:pPr>
    </w:p>
    <w:p w14:paraId="548EA6D1" w14:textId="77777777" w:rsidP="00C57F9C" w:rsidR="00EE30A9" w:rsidRDefault="00EE30A9" w:rsidRPr="00C3608F">
      <w:pPr>
        <w:rPr>
          <w:rFonts w:ascii="Vinci Sans" w:hAnsi="Vinci Sans"/>
          <w:b/>
          <w:bCs/>
          <w:sz w:val="18"/>
          <w:szCs w:val="18"/>
          <w:u w:val="single"/>
        </w:rPr>
      </w:pPr>
    </w:p>
    <w:p w14:paraId="7FA295C9" w14:textId="77777777" w:rsidP="00C57F9C" w:rsidR="00EE30A9" w:rsidRDefault="00EE30A9">
      <w:pPr>
        <w:rPr>
          <w:rFonts w:ascii="Vinci Sans" w:hAnsi="Vinci Sans"/>
          <w:sz w:val="20"/>
          <w:szCs w:val="18"/>
        </w:rPr>
      </w:pPr>
    </w:p>
    <w:p w14:paraId="1B593582" w14:textId="5FFBB9C1" w:rsidP="00C57F9C" w:rsidR="00C57F9C" w:rsidRDefault="00C57F9C" w:rsidRPr="00B14BEF">
      <w:pPr>
        <w:rPr>
          <w:rFonts w:ascii="Vinci Sans" w:hAnsi="Vinci Sans"/>
          <w:sz w:val="20"/>
          <w:szCs w:val="18"/>
        </w:rPr>
      </w:pPr>
      <w:r w:rsidRPr="00B14BEF">
        <w:rPr>
          <w:rFonts w:ascii="Vinci Sans" w:hAnsi="Vinci Sans"/>
          <w:sz w:val="20"/>
          <w:szCs w:val="18"/>
        </w:rPr>
        <w:t xml:space="preserve">En application des articles </w:t>
      </w:r>
      <w:r w:rsidRPr="008F50E1">
        <w:rPr>
          <w:rFonts w:ascii="Vinci Sans" w:hAnsi="Vinci Sans"/>
          <w:sz w:val="20"/>
          <w:szCs w:val="18"/>
        </w:rPr>
        <w:t>L.2242-1 et L2242-2</w:t>
      </w:r>
      <w:r w:rsidR="00EA3906">
        <w:rPr>
          <w:rFonts w:ascii="Vinci Sans" w:hAnsi="Vinci Sans"/>
          <w:sz w:val="20"/>
          <w:szCs w:val="18"/>
        </w:rPr>
        <w:t>,</w:t>
      </w:r>
      <w:r w:rsidRPr="00B14BEF">
        <w:rPr>
          <w:rFonts w:ascii="Vinci Sans" w:hAnsi="Vinci Sans"/>
          <w:sz w:val="20"/>
          <w:szCs w:val="18"/>
        </w:rPr>
        <w:t xml:space="preserve"> et suivants</w:t>
      </w:r>
      <w:r w:rsidR="006076D5">
        <w:rPr>
          <w:rFonts w:ascii="Vinci Sans" w:hAnsi="Vinci Sans"/>
          <w:sz w:val="20"/>
          <w:szCs w:val="18"/>
        </w:rPr>
        <w:t>,</w:t>
      </w:r>
      <w:r w:rsidRPr="00B14BEF">
        <w:rPr>
          <w:rFonts w:ascii="Vinci Sans" w:hAnsi="Vinci Sans"/>
          <w:sz w:val="20"/>
          <w:szCs w:val="18"/>
        </w:rPr>
        <w:t xml:space="preserve"> du code du travail, la Direction, représentée par </w:t>
      </w:r>
      <w:r w:rsidR="00587EFA">
        <w:rPr>
          <w:rFonts w:ascii="Vinci Sans" w:hAnsi="Vinci Sans"/>
          <w:b/>
          <w:sz w:val="20"/>
          <w:szCs w:val="18"/>
        </w:rPr>
        <w:t>Monsieur/Madame X</w:t>
      </w:r>
      <w:r w:rsidRPr="00B14BEF">
        <w:rPr>
          <w:rFonts w:ascii="Vinci Sans" w:hAnsi="Vinci Sans"/>
          <w:sz w:val="20"/>
          <w:szCs w:val="18"/>
        </w:rPr>
        <w:t xml:space="preserve"> a invité </w:t>
      </w:r>
      <w:r w:rsidR="00587EFA">
        <w:rPr>
          <w:rFonts w:ascii="Vinci Sans" w:hAnsi="Vinci Sans"/>
          <w:b/>
          <w:sz w:val="20"/>
          <w:szCs w:val="18"/>
        </w:rPr>
        <w:t>Monsieur/Madame X</w:t>
      </w:r>
      <w:r w:rsidRPr="00B14BEF">
        <w:rPr>
          <w:rFonts w:ascii="Vinci Sans" w:hAnsi="Vinci Sans"/>
          <w:sz w:val="20"/>
          <w:szCs w:val="18"/>
        </w:rPr>
        <w:t xml:space="preserve">, Délégué Syndical </w:t>
      </w:r>
      <w:r w:rsidRPr="00C57F9C">
        <w:rPr>
          <w:rFonts w:ascii="Vinci Sans" w:hAnsi="Vinci Sans"/>
          <w:sz w:val="20"/>
          <w:szCs w:val="18"/>
        </w:rPr>
        <w:t>CFDT</w:t>
      </w:r>
      <w:r w:rsidRPr="00B14BEF">
        <w:rPr>
          <w:rFonts w:ascii="Vinci Sans" w:hAnsi="Vinci Sans"/>
          <w:sz w:val="20"/>
          <w:szCs w:val="18"/>
        </w:rPr>
        <w:t xml:space="preserve"> de l’entreprise</w:t>
      </w:r>
      <w:r>
        <w:rPr>
          <w:rFonts w:ascii="Vinci Sans" w:hAnsi="Vinci Sans"/>
          <w:sz w:val="20"/>
          <w:szCs w:val="18"/>
        </w:rPr>
        <w:t xml:space="preserve"> et </w:t>
      </w:r>
      <w:r w:rsidR="00587EFA">
        <w:rPr>
          <w:rFonts w:ascii="Vinci Sans" w:hAnsi="Vinci Sans"/>
          <w:b/>
          <w:sz w:val="20"/>
          <w:szCs w:val="18"/>
        </w:rPr>
        <w:t>Monsieur/Madame X</w:t>
      </w:r>
      <w:bookmarkStart w:id="0" w:name="_GoBack"/>
      <w:bookmarkEnd w:id="0"/>
      <w:r w:rsidRPr="00B14BEF">
        <w:rPr>
          <w:rFonts w:ascii="Vinci Sans" w:hAnsi="Vinci Sans"/>
          <w:sz w:val="20"/>
          <w:szCs w:val="18"/>
        </w:rPr>
        <w:t xml:space="preserve">, Délégué Syndical </w:t>
      </w:r>
      <w:r w:rsidRPr="00C57F9C">
        <w:rPr>
          <w:rFonts w:ascii="Vinci Sans" w:hAnsi="Vinci Sans"/>
          <w:sz w:val="20"/>
          <w:szCs w:val="18"/>
        </w:rPr>
        <w:t>C</w:t>
      </w:r>
      <w:r>
        <w:rPr>
          <w:rFonts w:ascii="Vinci Sans" w:hAnsi="Vinci Sans"/>
          <w:sz w:val="20"/>
          <w:szCs w:val="18"/>
        </w:rPr>
        <w:t>G</w:t>
      </w:r>
      <w:r w:rsidRPr="00C57F9C">
        <w:rPr>
          <w:rFonts w:ascii="Vinci Sans" w:hAnsi="Vinci Sans"/>
          <w:sz w:val="20"/>
          <w:szCs w:val="18"/>
        </w:rPr>
        <w:t>T</w:t>
      </w:r>
      <w:r w:rsidRPr="00B14BEF">
        <w:rPr>
          <w:rFonts w:ascii="Vinci Sans" w:hAnsi="Vinci Sans"/>
          <w:sz w:val="20"/>
          <w:szCs w:val="18"/>
        </w:rPr>
        <w:t xml:space="preserve"> de l’entreprise, à venir négocier sur les thèmes suivants :</w:t>
      </w:r>
    </w:p>
    <w:p w14:paraId="48668EDF" w14:textId="77777777" w:rsidP="00C57F9C" w:rsidR="00C57F9C" w:rsidRDefault="00C57F9C" w:rsidRPr="00B14BEF">
      <w:pPr>
        <w:rPr>
          <w:rFonts w:ascii="Vinci Sans" w:hAnsi="Vinci Sans"/>
          <w:sz w:val="20"/>
          <w:szCs w:val="18"/>
        </w:rPr>
      </w:pPr>
    </w:p>
    <w:p w14:paraId="2183E844" w14:textId="77777777" w:rsidP="00C57F9C" w:rsidR="00C57F9C" w:rsidRDefault="00C57F9C" w:rsidRPr="00B14BEF">
      <w:pPr>
        <w:pStyle w:val="Paragraphedeliste"/>
        <w:numPr>
          <w:ilvl w:val="0"/>
          <w:numId w:val="2"/>
        </w:numPr>
        <w:spacing w:after="200" w:line="276" w:lineRule="auto"/>
        <w:contextualSpacing/>
        <w:jc w:val="both"/>
        <w:rPr>
          <w:rFonts w:ascii="Vinci Sans" w:hAnsi="Vinci Sans"/>
          <w:sz w:val="20"/>
          <w:szCs w:val="18"/>
        </w:rPr>
      </w:pPr>
      <w:r w:rsidRPr="00B14BEF">
        <w:rPr>
          <w:rFonts w:ascii="Vinci Sans" w:hAnsi="Vinci Sans"/>
          <w:sz w:val="20"/>
          <w:szCs w:val="18"/>
        </w:rPr>
        <w:t>La rémunération, le temps de travail et le partage de la valeur ajoutée dans l’entreprise</w:t>
      </w:r>
    </w:p>
    <w:p w14:paraId="5C7237B7" w14:textId="77777777" w:rsidP="00FC4461" w:rsidR="00EE30A9" w:rsidRDefault="00C57F9C">
      <w:pPr>
        <w:pStyle w:val="Paragraphedeliste"/>
        <w:numPr>
          <w:ilvl w:val="0"/>
          <w:numId w:val="2"/>
        </w:numPr>
        <w:spacing w:after="200" w:line="276" w:lineRule="auto"/>
        <w:contextualSpacing/>
        <w:jc w:val="both"/>
        <w:rPr>
          <w:rFonts w:ascii="Vinci Sans" w:hAnsi="Vinci Sans"/>
          <w:sz w:val="20"/>
          <w:szCs w:val="18"/>
        </w:rPr>
      </w:pPr>
      <w:r w:rsidRPr="00EE30A9">
        <w:rPr>
          <w:rFonts w:ascii="Vinci Sans" w:hAnsi="Vinci Sans"/>
          <w:sz w:val="20"/>
          <w:szCs w:val="18"/>
        </w:rPr>
        <w:t>L’égalité professionnelle entre les femmes et les hommes et la qualité de vie au travail</w:t>
      </w:r>
    </w:p>
    <w:p w14:paraId="24D05E78" w14:textId="77777777" w:rsidP="00FC4461" w:rsidR="00FC4461" w:rsidRDefault="00FC4461" w:rsidRPr="00EE30A9">
      <w:pPr>
        <w:pStyle w:val="Paragraphedeliste"/>
        <w:numPr>
          <w:ilvl w:val="0"/>
          <w:numId w:val="2"/>
        </w:numPr>
        <w:spacing w:after="200" w:line="276" w:lineRule="auto"/>
        <w:contextualSpacing/>
        <w:jc w:val="both"/>
        <w:rPr>
          <w:rFonts w:ascii="Vinci Sans" w:hAnsi="Vinci Sans"/>
          <w:sz w:val="20"/>
          <w:szCs w:val="18"/>
        </w:rPr>
      </w:pPr>
      <w:r w:rsidRPr="00EE30A9">
        <w:rPr>
          <w:rFonts w:ascii="Vinci Sans" w:hAnsi="Vinci Sans"/>
          <w:sz w:val="20"/>
          <w:szCs w:val="18"/>
        </w:rPr>
        <w:t>L</w:t>
      </w:r>
      <w:r w:rsidR="006076D5">
        <w:rPr>
          <w:rFonts w:ascii="Vinci Sans" w:hAnsi="Vinci Sans"/>
          <w:sz w:val="20"/>
          <w:szCs w:val="18"/>
        </w:rPr>
        <w:t>a</w:t>
      </w:r>
      <w:r w:rsidRPr="00EE30A9">
        <w:rPr>
          <w:rFonts w:ascii="Vinci Sans" w:hAnsi="Vinci Sans"/>
          <w:sz w:val="20"/>
          <w:szCs w:val="18"/>
        </w:rPr>
        <w:t xml:space="preserve"> GPEC ne sera pas abordé</w:t>
      </w:r>
      <w:r w:rsidR="006076D5">
        <w:rPr>
          <w:rFonts w:ascii="Vinci Sans" w:hAnsi="Vinci Sans"/>
          <w:sz w:val="20"/>
          <w:szCs w:val="18"/>
        </w:rPr>
        <w:t>e</w:t>
      </w:r>
      <w:r w:rsidRPr="00EE30A9">
        <w:rPr>
          <w:rFonts w:ascii="Vinci Sans" w:hAnsi="Vinci Sans"/>
          <w:sz w:val="20"/>
          <w:szCs w:val="18"/>
        </w:rPr>
        <w:t xml:space="preserve"> en raison de l’effectif</w:t>
      </w:r>
      <w:r w:rsidR="009D51FA" w:rsidRPr="00EE30A9">
        <w:rPr>
          <w:rFonts w:ascii="Vinci Sans" w:hAnsi="Vinci Sans"/>
          <w:sz w:val="20"/>
          <w:szCs w:val="18"/>
        </w:rPr>
        <w:t xml:space="preserve"> de l’établissement.</w:t>
      </w:r>
    </w:p>
    <w:p w14:paraId="7CFF9A37" w14:textId="77777777" w:rsidP="00C57F9C" w:rsidR="00C57F9C" w:rsidRDefault="00C57F9C">
      <w:pPr>
        <w:rPr>
          <w:rFonts w:ascii="Vinci Sans" w:hAnsi="Vinci Sans"/>
          <w:sz w:val="20"/>
          <w:szCs w:val="18"/>
        </w:rPr>
      </w:pPr>
    </w:p>
    <w:p w14:paraId="74CC3859" w14:textId="77777777" w:rsidP="00C57F9C" w:rsidR="00EE30A9" w:rsidRDefault="00EE30A9" w:rsidRPr="00B14BEF">
      <w:pPr>
        <w:rPr>
          <w:rFonts w:ascii="Vinci Sans" w:hAnsi="Vinci Sans"/>
          <w:sz w:val="20"/>
          <w:szCs w:val="18"/>
        </w:rPr>
      </w:pPr>
    </w:p>
    <w:p w14:paraId="599A9EA6" w14:textId="77777777" w:rsidP="00C57F9C" w:rsidR="00C57F9C" w:rsidRDefault="00C57F9C" w:rsidRPr="00B14BEF">
      <w:pPr>
        <w:pStyle w:val="Paragraphedeliste"/>
        <w:numPr>
          <w:ilvl w:val="0"/>
          <w:numId w:val="3"/>
        </w:numPr>
        <w:ind w:hanging="357" w:left="425"/>
        <w:contextualSpacing/>
        <w:rPr>
          <w:rFonts w:ascii="Vinci Sans" w:hAnsi="Vinci Sans"/>
          <w:b/>
          <w:sz w:val="20"/>
          <w:szCs w:val="18"/>
          <w:u w:val="single"/>
        </w:rPr>
      </w:pPr>
      <w:r w:rsidRPr="00B14BEF">
        <w:rPr>
          <w:rFonts w:ascii="Vinci Sans" w:hAnsi="Vinci Sans"/>
          <w:b/>
          <w:sz w:val="20"/>
          <w:szCs w:val="18"/>
          <w:u w:val="single"/>
        </w:rPr>
        <w:t>Calendrier</w:t>
      </w:r>
    </w:p>
    <w:p w14:paraId="1BC52AF0" w14:textId="77777777" w:rsidP="00C57F9C" w:rsidR="00C57F9C" w:rsidRDefault="00C57F9C" w:rsidRPr="00B14BEF">
      <w:pPr>
        <w:rPr>
          <w:rFonts w:ascii="Vinci Sans" w:hAnsi="Vinci Sans"/>
          <w:b/>
          <w:sz w:val="20"/>
          <w:szCs w:val="18"/>
          <w:u w:val="single"/>
        </w:rPr>
      </w:pPr>
    </w:p>
    <w:p w14:paraId="760CEA7D" w14:textId="77777777" w:rsidP="00C57F9C" w:rsidR="00C57F9C" w:rsidRDefault="00C57F9C" w:rsidRPr="00B14BEF">
      <w:pPr>
        <w:spacing w:line="480" w:lineRule="auto"/>
        <w:rPr>
          <w:rFonts w:ascii="Vinci Sans" w:hAnsi="Vinci Sans"/>
          <w:b/>
          <w:sz w:val="20"/>
          <w:szCs w:val="18"/>
          <w:u w:val="single"/>
        </w:rPr>
      </w:pPr>
      <w:r w:rsidRPr="00B14BEF">
        <w:rPr>
          <w:rFonts w:ascii="Vinci Sans" w:hAnsi="Vinci Sans"/>
          <w:sz w:val="20"/>
          <w:szCs w:val="18"/>
        </w:rPr>
        <w:t xml:space="preserve">Les parties </w:t>
      </w:r>
      <w:r w:rsidR="002C6BD7">
        <w:rPr>
          <w:rFonts w:ascii="Vinci Sans" w:hAnsi="Vinci Sans"/>
          <w:sz w:val="20"/>
          <w:szCs w:val="18"/>
        </w:rPr>
        <w:t>se sont rencontrées</w:t>
      </w:r>
      <w:r w:rsidRPr="00B14BEF">
        <w:rPr>
          <w:rFonts w:ascii="Vinci Sans" w:hAnsi="Vinci Sans"/>
          <w:sz w:val="20"/>
          <w:szCs w:val="18"/>
        </w:rPr>
        <w:t xml:space="preserve"> </w:t>
      </w:r>
      <w:r w:rsidR="00DD4233">
        <w:rPr>
          <w:rFonts w:ascii="Vinci Sans" w:hAnsi="Vinci Sans"/>
          <w:sz w:val="20"/>
          <w:szCs w:val="18"/>
        </w:rPr>
        <w:t>aux</w:t>
      </w:r>
      <w:r w:rsidRPr="00B14BEF">
        <w:rPr>
          <w:rFonts w:ascii="Vinci Sans" w:hAnsi="Vinci Sans"/>
          <w:sz w:val="20"/>
          <w:szCs w:val="18"/>
        </w:rPr>
        <w:t xml:space="preserve"> dates suivantes :</w:t>
      </w:r>
    </w:p>
    <w:p w14:paraId="688CAB2E" w14:textId="1FA2E374" w:rsidP="005674C8" w:rsidR="005674C8" w:rsidRDefault="005674C8" w:rsidRPr="00DB08EF">
      <w:pPr>
        <w:pStyle w:val="Paragraphedeliste"/>
        <w:numPr>
          <w:ilvl w:val="0"/>
          <w:numId w:val="4"/>
        </w:numPr>
        <w:spacing w:after="200" w:line="276" w:lineRule="auto"/>
        <w:ind w:left="1134"/>
        <w:contextualSpacing/>
        <w:rPr>
          <w:rFonts w:ascii="Vinci Sans" w:hAnsi="Vinci Sans"/>
          <w:b/>
          <w:sz w:val="20"/>
          <w:szCs w:val="18"/>
        </w:rPr>
      </w:pPr>
      <w:r>
        <w:rPr>
          <w:rFonts w:ascii="Vinci Sans" w:hAnsi="Vinci Sans"/>
          <w:b/>
          <w:sz w:val="20"/>
          <w:szCs w:val="18"/>
        </w:rPr>
        <w:t>1</w:t>
      </w:r>
      <w:r w:rsidRPr="004A5601">
        <w:rPr>
          <w:rFonts w:ascii="Vinci Sans" w:hAnsi="Vinci Sans"/>
          <w:b/>
          <w:sz w:val="20"/>
          <w:szCs w:val="18"/>
          <w:vertAlign w:val="superscript"/>
        </w:rPr>
        <w:t>er</w:t>
      </w:r>
      <w:r>
        <w:rPr>
          <w:rFonts w:ascii="Vinci Sans" w:hAnsi="Vinci Sans"/>
          <w:b/>
          <w:sz w:val="20"/>
          <w:szCs w:val="18"/>
        </w:rPr>
        <w:t xml:space="preserve"> Octobre </w:t>
      </w:r>
      <w:r w:rsidRPr="00DB08EF">
        <w:rPr>
          <w:rFonts w:ascii="Vinci Sans" w:hAnsi="Vinci Sans"/>
          <w:b/>
          <w:sz w:val="20"/>
          <w:szCs w:val="18"/>
        </w:rPr>
        <w:t>2020 à</w:t>
      </w:r>
      <w:r w:rsidR="00BC3F14" w:rsidRPr="00DB08EF">
        <w:rPr>
          <w:rFonts w:ascii="Vinci Sans" w:hAnsi="Vinci Sans"/>
          <w:b/>
          <w:sz w:val="20"/>
          <w:szCs w:val="18"/>
        </w:rPr>
        <w:t xml:space="preserve"> 14h30 </w:t>
      </w:r>
      <w:r w:rsidRPr="00DB08EF">
        <w:rPr>
          <w:rFonts w:ascii="Vinci Sans" w:hAnsi="Vinci Sans"/>
          <w:sz w:val="20"/>
          <w:szCs w:val="18"/>
        </w:rPr>
        <w:t>pour la réunion d’ouverture des NAO</w:t>
      </w:r>
    </w:p>
    <w:p w14:paraId="778FE198" w14:textId="77777777" w:rsidP="005674C8" w:rsidR="005674C8" w:rsidRDefault="005674C8" w:rsidRPr="005674C8">
      <w:pPr>
        <w:pStyle w:val="Paragraphedeliste"/>
        <w:numPr>
          <w:ilvl w:val="0"/>
          <w:numId w:val="4"/>
        </w:numPr>
        <w:spacing w:after="200" w:line="276" w:lineRule="auto"/>
        <w:ind w:left="1134"/>
        <w:contextualSpacing/>
        <w:rPr>
          <w:rFonts w:ascii="Vinci Sans" w:hAnsi="Vinci Sans"/>
          <w:b/>
          <w:sz w:val="20"/>
          <w:szCs w:val="18"/>
        </w:rPr>
      </w:pPr>
      <w:r w:rsidRPr="00DB08EF">
        <w:rPr>
          <w:rFonts w:ascii="Vinci Sans" w:hAnsi="Vinci Sans"/>
          <w:b/>
          <w:sz w:val="20"/>
          <w:szCs w:val="18"/>
        </w:rPr>
        <w:t>12 Novembre 2020 à 13h</w:t>
      </w:r>
      <w:r w:rsidRPr="00A56B01">
        <w:rPr>
          <w:rFonts w:ascii="Vinci Sans" w:hAnsi="Vinci Sans"/>
          <w:b/>
          <w:sz w:val="20"/>
          <w:szCs w:val="18"/>
        </w:rPr>
        <w:t>30</w:t>
      </w:r>
      <w:r>
        <w:rPr>
          <w:rFonts w:ascii="Vinci Sans" w:hAnsi="Vinci Sans"/>
          <w:b/>
          <w:sz w:val="20"/>
          <w:szCs w:val="18"/>
        </w:rPr>
        <w:t xml:space="preserve"> </w:t>
      </w:r>
      <w:r w:rsidRPr="00D45AD3">
        <w:rPr>
          <w:rFonts w:ascii="Vinci Sans" w:hAnsi="Vinci Sans"/>
          <w:sz w:val="20"/>
          <w:szCs w:val="18"/>
        </w:rPr>
        <w:t>pour la réunion n°2</w:t>
      </w:r>
    </w:p>
    <w:p w14:paraId="65CE74E9" w14:textId="77777777" w:rsidP="005674C8" w:rsidR="005674C8" w:rsidRDefault="005674C8" w:rsidRPr="00D45AD3">
      <w:pPr>
        <w:pStyle w:val="Paragraphedeliste"/>
        <w:numPr>
          <w:ilvl w:val="0"/>
          <w:numId w:val="4"/>
        </w:numPr>
        <w:spacing w:after="200" w:line="276" w:lineRule="auto"/>
        <w:ind w:left="1134"/>
        <w:contextualSpacing/>
        <w:rPr>
          <w:rFonts w:ascii="Vinci Sans" w:hAnsi="Vinci Sans"/>
          <w:b/>
          <w:sz w:val="20"/>
          <w:szCs w:val="18"/>
        </w:rPr>
      </w:pPr>
      <w:r>
        <w:rPr>
          <w:rFonts w:ascii="Vinci Sans" w:hAnsi="Vinci Sans"/>
          <w:b/>
          <w:sz w:val="20"/>
          <w:szCs w:val="18"/>
        </w:rPr>
        <w:t xml:space="preserve">25 Novembre 2020 à 9h00 </w:t>
      </w:r>
      <w:r w:rsidRPr="005674C8">
        <w:rPr>
          <w:rFonts w:ascii="Vinci Sans" w:hAnsi="Vinci Sans"/>
          <w:bCs/>
          <w:sz w:val="20"/>
          <w:szCs w:val="18"/>
        </w:rPr>
        <w:t>pour la réunion n°3</w:t>
      </w:r>
    </w:p>
    <w:p w14:paraId="3C67EFAD" w14:textId="77777777" w:rsidP="00C57F9C" w:rsidR="00C57F9C" w:rsidRDefault="00C57F9C" w:rsidRPr="00B14BEF">
      <w:pPr>
        <w:rPr>
          <w:rFonts w:ascii="Vinci Sans" w:hAnsi="Vinci Sans"/>
          <w:sz w:val="20"/>
          <w:szCs w:val="18"/>
        </w:rPr>
      </w:pPr>
      <w:r w:rsidRPr="00B14BEF">
        <w:rPr>
          <w:rFonts w:ascii="Vinci Sans" w:hAnsi="Vinci Sans"/>
          <w:sz w:val="20"/>
          <w:szCs w:val="18"/>
        </w:rPr>
        <w:t xml:space="preserve">Ces réunions ont </w:t>
      </w:r>
      <w:r w:rsidR="008E2F30">
        <w:rPr>
          <w:rFonts w:ascii="Vinci Sans" w:hAnsi="Vinci Sans"/>
          <w:sz w:val="20"/>
          <w:szCs w:val="18"/>
        </w:rPr>
        <w:t xml:space="preserve">eu </w:t>
      </w:r>
      <w:r w:rsidRPr="00B14BEF">
        <w:rPr>
          <w:rFonts w:ascii="Vinci Sans" w:hAnsi="Vinci Sans"/>
          <w:sz w:val="20"/>
          <w:szCs w:val="18"/>
        </w:rPr>
        <w:t xml:space="preserve">lieu dans les locaux de la société </w:t>
      </w:r>
      <w:r w:rsidR="00A56B01" w:rsidRPr="00EE30A9">
        <w:rPr>
          <w:rFonts w:ascii="Vinci Sans" w:hAnsi="Vinci Sans"/>
          <w:b/>
          <w:sz w:val="20"/>
          <w:szCs w:val="18"/>
        </w:rPr>
        <w:t>ROIRET SERVICES Gerzat</w:t>
      </w:r>
      <w:r w:rsidR="00A56B01">
        <w:rPr>
          <w:rFonts w:ascii="Vinci Sans" w:hAnsi="Vinci Sans"/>
          <w:sz w:val="20"/>
          <w:szCs w:val="18"/>
        </w:rPr>
        <w:t xml:space="preserve"> situé</w:t>
      </w:r>
      <w:r w:rsidR="00EE30A9">
        <w:rPr>
          <w:rFonts w:ascii="Vinci Sans" w:hAnsi="Vinci Sans"/>
          <w:sz w:val="20"/>
          <w:szCs w:val="18"/>
        </w:rPr>
        <w:t>e</w:t>
      </w:r>
      <w:r w:rsidR="00A56B01">
        <w:rPr>
          <w:rFonts w:ascii="Vinci Sans" w:hAnsi="Vinci Sans"/>
          <w:sz w:val="20"/>
          <w:szCs w:val="18"/>
        </w:rPr>
        <w:t xml:space="preserve"> 5 rue Robert Estienne à Gerzat</w:t>
      </w:r>
      <w:r w:rsidRPr="00B14BEF">
        <w:rPr>
          <w:rFonts w:ascii="Vinci Sans" w:hAnsi="Vinci Sans"/>
          <w:sz w:val="20"/>
          <w:szCs w:val="18"/>
        </w:rPr>
        <w:t>.</w:t>
      </w:r>
    </w:p>
    <w:p w14:paraId="7A62A24D" w14:textId="77777777" w:rsidP="00C57F9C" w:rsidR="00C57F9C" w:rsidRDefault="00A56B01">
      <w:pPr>
        <w:rPr>
          <w:rFonts w:ascii="Vinci Sans" w:hAnsi="Vinci Sans"/>
          <w:sz w:val="20"/>
          <w:szCs w:val="18"/>
        </w:rPr>
      </w:pPr>
      <w:r>
        <w:rPr>
          <w:rFonts w:ascii="Vinci Sans" w:hAnsi="Vinci Sans"/>
          <w:sz w:val="20"/>
          <w:szCs w:val="18"/>
        </w:rPr>
        <w:t xml:space="preserve"> </w:t>
      </w:r>
    </w:p>
    <w:p w14:paraId="34F957BD" w14:textId="77777777" w:rsidP="00C57F9C" w:rsidR="00047671" w:rsidRDefault="00047671">
      <w:pPr>
        <w:rPr>
          <w:rFonts w:ascii="Vinci Sans" w:hAnsi="Vinci Sans"/>
          <w:sz w:val="20"/>
          <w:szCs w:val="18"/>
        </w:rPr>
      </w:pPr>
    </w:p>
    <w:p w14:paraId="5CA7B990" w14:textId="77777777" w:rsidP="00C57F9C" w:rsidR="00EE30A9" w:rsidRDefault="002C6BD7" w:rsidRPr="00B14BEF">
      <w:pPr>
        <w:rPr>
          <w:rFonts w:ascii="Vinci Sans" w:hAnsi="Vinci Sans"/>
          <w:sz w:val="20"/>
          <w:szCs w:val="18"/>
        </w:rPr>
      </w:pPr>
      <w:r>
        <w:rPr>
          <w:rFonts w:ascii="Vinci Sans" w:hAnsi="Vinci Sans"/>
          <w:sz w:val="20"/>
          <w:szCs w:val="18"/>
        </w:rPr>
        <w:t xml:space="preserve">  </w:t>
      </w:r>
    </w:p>
    <w:p w14:paraId="2986A33A" w14:textId="77777777" w:rsidP="00C57F9C" w:rsidR="00C57F9C" w:rsidRDefault="00C57F9C" w:rsidRPr="00B14BEF">
      <w:pPr>
        <w:pStyle w:val="Paragraphedeliste"/>
        <w:numPr>
          <w:ilvl w:val="0"/>
          <w:numId w:val="3"/>
        </w:numPr>
        <w:ind w:hanging="357" w:left="425"/>
        <w:contextualSpacing/>
        <w:rPr>
          <w:rFonts w:ascii="Vinci Sans" w:hAnsi="Vinci Sans"/>
          <w:b/>
          <w:sz w:val="20"/>
          <w:szCs w:val="18"/>
          <w:u w:val="single"/>
        </w:rPr>
      </w:pPr>
      <w:r w:rsidRPr="00B14BEF">
        <w:rPr>
          <w:rFonts w:ascii="Vinci Sans" w:hAnsi="Vinci Sans"/>
          <w:b/>
          <w:sz w:val="20"/>
          <w:szCs w:val="18"/>
          <w:u w:val="single"/>
        </w:rPr>
        <w:t>Documents</w:t>
      </w:r>
    </w:p>
    <w:p w14:paraId="2D30C0B6" w14:textId="77777777" w:rsidP="00C57F9C" w:rsidR="00C57F9C" w:rsidRDefault="00C57F9C">
      <w:pPr>
        <w:rPr>
          <w:rFonts w:ascii="Vinci Sans" w:hAnsi="Vinci Sans"/>
          <w:b/>
          <w:sz w:val="20"/>
          <w:szCs w:val="18"/>
          <w:u w:val="single"/>
        </w:rPr>
      </w:pPr>
    </w:p>
    <w:p w14:paraId="425DDB63" w14:textId="77777777" w:rsidP="00C57F9C" w:rsidR="00A56B01" w:rsidRDefault="00C57F9C" w:rsidRPr="00B14BEF">
      <w:pPr>
        <w:ind w:left="66"/>
        <w:rPr>
          <w:rFonts w:ascii="Vinci Sans" w:hAnsi="Vinci Sans"/>
          <w:sz w:val="20"/>
          <w:szCs w:val="18"/>
        </w:rPr>
      </w:pPr>
      <w:r w:rsidRPr="00B14BEF">
        <w:rPr>
          <w:rFonts w:ascii="Vinci Sans" w:hAnsi="Vinci Sans"/>
          <w:sz w:val="20"/>
          <w:szCs w:val="18"/>
        </w:rPr>
        <w:t>L</w:t>
      </w:r>
      <w:r w:rsidR="003502B3">
        <w:rPr>
          <w:rFonts w:ascii="Vinci Sans" w:hAnsi="Vinci Sans"/>
          <w:sz w:val="20"/>
          <w:szCs w:val="18"/>
        </w:rPr>
        <w:t>ors de la 1</w:t>
      </w:r>
      <w:r w:rsidR="003502B3" w:rsidRPr="003502B3">
        <w:rPr>
          <w:rFonts w:ascii="Vinci Sans" w:hAnsi="Vinci Sans"/>
          <w:sz w:val="20"/>
          <w:szCs w:val="18"/>
          <w:vertAlign w:val="superscript"/>
        </w:rPr>
        <w:t>ère</w:t>
      </w:r>
      <w:r w:rsidR="003502B3">
        <w:rPr>
          <w:rFonts w:ascii="Vinci Sans" w:hAnsi="Vinci Sans"/>
          <w:sz w:val="20"/>
          <w:szCs w:val="18"/>
        </w:rPr>
        <w:t xml:space="preserve"> réunion du </w:t>
      </w:r>
      <w:r w:rsidR="005674C8">
        <w:rPr>
          <w:rFonts w:ascii="Vinci Sans" w:hAnsi="Vinci Sans"/>
          <w:sz w:val="20"/>
          <w:szCs w:val="18"/>
        </w:rPr>
        <w:t>1</w:t>
      </w:r>
      <w:r w:rsidR="005674C8" w:rsidRPr="005674C8">
        <w:rPr>
          <w:rFonts w:ascii="Vinci Sans" w:hAnsi="Vinci Sans"/>
          <w:sz w:val="20"/>
          <w:szCs w:val="18"/>
          <w:vertAlign w:val="superscript"/>
        </w:rPr>
        <w:t>er</w:t>
      </w:r>
      <w:r w:rsidR="005674C8">
        <w:rPr>
          <w:rFonts w:ascii="Vinci Sans" w:hAnsi="Vinci Sans"/>
          <w:sz w:val="20"/>
          <w:szCs w:val="18"/>
        </w:rPr>
        <w:t xml:space="preserve"> octobre</w:t>
      </w:r>
      <w:r w:rsidR="003502B3">
        <w:rPr>
          <w:rFonts w:ascii="Vinci Sans" w:hAnsi="Vinci Sans"/>
          <w:sz w:val="20"/>
          <w:szCs w:val="18"/>
        </w:rPr>
        <w:t xml:space="preserve"> 2020, l</w:t>
      </w:r>
      <w:r w:rsidRPr="00B14BEF">
        <w:rPr>
          <w:rFonts w:ascii="Vinci Sans" w:hAnsi="Vinci Sans"/>
          <w:sz w:val="20"/>
          <w:szCs w:val="18"/>
        </w:rPr>
        <w:t>es documents suivants ont été remis aux Délégués Syndic</w:t>
      </w:r>
      <w:del w:author="BOURG Stephane" w:date="2020-02-27T11:17:00Z" w:id="1">
        <w:r w:rsidDel="00213441" w:rsidRPr="00B14BEF">
          <w:rPr>
            <w:rFonts w:ascii="Vinci Sans" w:hAnsi="Vinci Sans"/>
            <w:sz w:val="20"/>
            <w:szCs w:val="18"/>
          </w:rPr>
          <w:delText>a</w:delText>
        </w:r>
      </w:del>
      <w:r w:rsidRPr="00B14BEF">
        <w:rPr>
          <w:rFonts w:ascii="Vinci Sans" w:hAnsi="Vinci Sans"/>
          <w:sz w:val="20"/>
          <w:szCs w:val="18"/>
        </w:rPr>
        <w:t>aux </w:t>
      </w:r>
      <w:r w:rsidRPr="00A56B01">
        <w:rPr>
          <w:rFonts w:ascii="Vinci Sans" w:hAnsi="Vinci Sans"/>
          <w:sz w:val="20"/>
          <w:szCs w:val="18"/>
        </w:rPr>
        <w:t>:</w:t>
      </w:r>
    </w:p>
    <w:p w14:paraId="25B63391"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Données relatives à l’évolution du coût de la consommation courante, des taux des crédits immobiliers et des salaires en France en 2020,</w:t>
      </w:r>
    </w:p>
    <w:p w14:paraId="59E509E8"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sidRPr="00116C5E">
        <w:rPr>
          <w:rFonts w:ascii="Vinci Sans" w:hAnsi="Vinci Sans"/>
          <w:sz w:val="20"/>
          <w:szCs w:val="18"/>
        </w:rPr>
        <w:t xml:space="preserve">Données relatives </w:t>
      </w:r>
      <w:r>
        <w:rPr>
          <w:rFonts w:ascii="Vinci Sans" w:hAnsi="Vinci Sans"/>
          <w:sz w:val="20"/>
          <w:szCs w:val="18"/>
        </w:rPr>
        <w:t>au personnel de Roiret Services Gerzat : Ages, Ancienneté, Affectation, Métiers, Contrats et Embauches</w:t>
      </w:r>
    </w:p>
    <w:p w14:paraId="42B9E704"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Analyse comparée des données sociales et économiques avec analyse femme / homme</w:t>
      </w:r>
    </w:p>
    <w:p w14:paraId="70E06735" w14:textId="77777777" w:rsidP="005674C8" w:rsidR="005674C8" w:rsidRDefault="005674C8" w:rsidRPr="00116C5E">
      <w:pPr>
        <w:pStyle w:val="Paragraphedeliste"/>
        <w:numPr>
          <w:ilvl w:val="0"/>
          <w:numId w:val="1"/>
        </w:numPr>
        <w:spacing w:after="200" w:line="276" w:lineRule="auto"/>
        <w:contextualSpacing/>
        <w:rPr>
          <w:rFonts w:ascii="Vinci Sans" w:hAnsi="Vinci Sans"/>
          <w:sz w:val="20"/>
          <w:szCs w:val="18"/>
        </w:rPr>
      </w:pPr>
      <w:r w:rsidRPr="00116C5E">
        <w:rPr>
          <w:rFonts w:ascii="Vinci Sans" w:hAnsi="Vinci Sans"/>
          <w:sz w:val="20"/>
          <w:szCs w:val="18"/>
        </w:rPr>
        <w:t>Effectifs par niveau de classification et par sexe,</w:t>
      </w:r>
    </w:p>
    <w:p w14:paraId="6BE44587" w14:textId="77777777" w:rsidP="005674C8" w:rsidR="005674C8" w:rsidRDefault="005674C8" w:rsidRPr="00116C5E">
      <w:pPr>
        <w:pStyle w:val="Paragraphedeliste"/>
        <w:numPr>
          <w:ilvl w:val="0"/>
          <w:numId w:val="1"/>
        </w:numPr>
        <w:spacing w:after="200" w:line="276" w:lineRule="auto"/>
        <w:contextualSpacing/>
        <w:rPr>
          <w:rFonts w:ascii="Vinci Sans" w:hAnsi="Vinci Sans"/>
          <w:sz w:val="20"/>
          <w:szCs w:val="18"/>
        </w:rPr>
      </w:pPr>
      <w:r w:rsidRPr="00116C5E">
        <w:rPr>
          <w:rFonts w:ascii="Vinci Sans" w:hAnsi="Vinci Sans"/>
          <w:sz w:val="20"/>
          <w:szCs w:val="18"/>
        </w:rPr>
        <w:t>Effectifs moyens par type de contrat,</w:t>
      </w:r>
    </w:p>
    <w:p w14:paraId="2F4C2DD3" w14:textId="77777777" w:rsidP="005674C8" w:rsidR="005674C8" w:rsidRDefault="005674C8" w:rsidRPr="00116C5E">
      <w:pPr>
        <w:pStyle w:val="Paragraphedeliste"/>
        <w:numPr>
          <w:ilvl w:val="0"/>
          <w:numId w:val="1"/>
        </w:numPr>
        <w:spacing w:after="200" w:line="276" w:lineRule="auto"/>
        <w:contextualSpacing/>
        <w:rPr>
          <w:rFonts w:ascii="Vinci Sans" w:hAnsi="Vinci Sans"/>
          <w:sz w:val="20"/>
          <w:szCs w:val="18"/>
        </w:rPr>
      </w:pPr>
      <w:r w:rsidRPr="00116C5E">
        <w:rPr>
          <w:rFonts w:ascii="Vinci Sans" w:hAnsi="Vinci Sans"/>
          <w:sz w:val="20"/>
          <w:szCs w:val="18"/>
        </w:rPr>
        <w:t>Données relatives aux rémunérations par niveau de classification et par sexe,</w:t>
      </w:r>
    </w:p>
    <w:p w14:paraId="1886D324" w14:textId="77777777" w:rsidP="005674C8" w:rsidR="005674C8" w:rsidRDefault="005674C8" w:rsidRPr="00EE30A9">
      <w:pPr>
        <w:pStyle w:val="Paragraphedeliste"/>
        <w:numPr>
          <w:ilvl w:val="0"/>
          <w:numId w:val="1"/>
        </w:numPr>
        <w:spacing w:after="200" w:line="276" w:lineRule="auto"/>
        <w:contextualSpacing/>
        <w:rPr>
          <w:rFonts w:ascii="Vinci Sans" w:hAnsi="Vinci Sans"/>
          <w:sz w:val="20"/>
          <w:szCs w:val="18"/>
        </w:rPr>
      </w:pPr>
      <w:r w:rsidRPr="00EE30A9">
        <w:rPr>
          <w:rFonts w:ascii="Vinci Sans" w:hAnsi="Vinci Sans"/>
          <w:sz w:val="20"/>
          <w:szCs w:val="18"/>
        </w:rPr>
        <w:t xml:space="preserve">Données relatives au résultat de l’entreprise et à la redistribution </w:t>
      </w:r>
      <w:r>
        <w:rPr>
          <w:rFonts w:ascii="Vinci Sans" w:hAnsi="Vinci Sans"/>
          <w:sz w:val="20"/>
          <w:szCs w:val="18"/>
        </w:rPr>
        <w:t>de celui-c</w:t>
      </w:r>
      <w:r w:rsidRPr="00EE30A9">
        <w:rPr>
          <w:rFonts w:ascii="Vinci Sans" w:hAnsi="Vinci Sans"/>
          <w:sz w:val="20"/>
          <w:szCs w:val="18"/>
        </w:rPr>
        <w:t>i.</w:t>
      </w:r>
    </w:p>
    <w:p w14:paraId="075EDD9B" w14:textId="77777777" w:rsidP="005674C8" w:rsidR="005674C8" w:rsidRDefault="005674C8">
      <w:pPr>
        <w:rPr>
          <w:rFonts w:ascii="Vinci Sans" w:hAnsi="Vinci Sans"/>
          <w:sz w:val="20"/>
          <w:szCs w:val="18"/>
        </w:rPr>
      </w:pPr>
    </w:p>
    <w:p w14:paraId="5D682866" w14:textId="77777777" w:rsidP="005674C8" w:rsidR="005674C8" w:rsidRDefault="005674C8">
      <w:pPr>
        <w:rPr>
          <w:rFonts w:ascii="Vinci Sans" w:hAnsi="Vinci Sans"/>
          <w:sz w:val="20"/>
          <w:szCs w:val="18"/>
        </w:rPr>
      </w:pPr>
      <w:r>
        <w:rPr>
          <w:rFonts w:ascii="Vinci Sans" w:hAnsi="Vinci Sans"/>
          <w:sz w:val="20"/>
          <w:szCs w:val="18"/>
        </w:rPr>
        <w:t xml:space="preserve">Les </w:t>
      </w:r>
      <w:r w:rsidRPr="00B14BEF">
        <w:rPr>
          <w:rFonts w:ascii="Vinci Sans" w:hAnsi="Vinci Sans"/>
          <w:sz w:val="20"/>
          <w:szCs w:val="18"/>
        </w:rPr>
        <w:t>Délégué</w:t>
      </w:r>
      <w:r>
        <w:rPr>
          <w:rFonts w:ascii="Vinci Sans" w:hAnsi="Vinci Sans"/>
          <w:sz w:val="20"/>
          <w:szCs w:val="18"/>
        </w:rPr>
        <w:t>s</w:t>
      </w:r>
      <w:r w:rsidRPr="00B14BEF">
        <w:rPr>
          <w:rFonts w:ascii="Vinci Sans" w:hAnsi="Vinci Sans"/>
          <w:sz w:val="20"/>
          <w:szCs w:val="18"/>
        </w:rPr>
        <w:t xml:space="preserve"> Syndica</w:t>
      </w:r>
      <w:r>
        <w:rPr>
          <w:rFonts w:ascii="Vinci Sans" w:hAnsi="Vinci Sans"/>
          <w:sz w:val="20"/>
          <w:szCs w:val="18"/>
        </w:rPr>
        <w:t>ux n’ont pas demandé de documents supplémentaires.</w:t>
      </w:r>
      <w:r w:rsidRPr="00B14BEF">
        <w:rPr>
          <w:rFonts w:ascii="Vinci Sans" w:hAnsi="Vinci Sans"/>
          <w:sz w:val="20"/>
          <w:szCs w:val="18"/>
        </w:rPr>
        <w:t xml:space="preserve"> </w:t>
      </w:r>
      <w:r>
        <w:rPr>
          <w:rFonts w:ascii="Vinci Sans" w:hAnsi="Vinci Sans"/>
          <w:sz w:val="20"/>
          <w:szCs w:val="18"/>
        </w:rPr>
        <w:t xml:space="preserve"> </w:t>
      </w:r>
    </w:p>
    <w:p w14:paraId="7FE2A785" w14:textId="77777777" w:rsidP="00C84BF5" w:rsidR="00CB3B0B" w:rsidRDefault="00CB3B0B">
      <w:pPr>
        <w:pStyle w:val="Paragraphedeliste"/>
        <w:spacing w:after="200" w:line="276" w:lineRule="auto"/>
        <w:ind w:left="1146"/>
        <w:contextualSpacing/>
        <w:rPr>
          <w:rFonts w:ascii="Vinci Sans" w:hAnsi="Vinci Sans"/>
          <w:sz w:val="20"/>
          <w:szCs w:val="18"/>
        </w:rPr>
      </w:pPr>
    </w:p>
    <w:p w14:paraId="35418AAF" w14:textId="77777777" w:rsidP="00C84BF5" w:rsidR="00047671" w:rsidRDefault="00047671">
      <w:pPr>
        <w:pStyle w:val="Paragraphedeliste"/>
        <w:spacing w:after="200" w:line="276" w:lineRule="auto"/>
        <w:ind w:left="1146"/>
        <w:contextualSpacing/>
        <w:rPr>
          <w:rFonts w:ascii="Vinci Sans" w:hAnsi="Vinci Sans"/>
          <w:sz w:val="20"/>
          <w:szCs w:val="18"/>
        </w:rPr>
      </w:pPr>
    </w:p>
    <w:p w14:paraId="2E722EAC" w14:textId="77777777" w:rsidP="00C84BF5" w:rsidR="005674C8" w:rsidRDefault="005674C8">
      <w:pPr>
        <w:pStyle w:val="Paragraphedeliste"/>
        <w:spacing w:after="200" w:line="276" w:lineRule="auto"/>
        <w:ind w:left="1146"/>
        <w:contextualSpacing/>
        <w:rPr>
          <w:rFonts w:ascii="Vinci Sans" w:hAnsi="Vinci Sans"/>
          <w:sz w:val="20"/>
          <w:szCs w:val="18"/>
        </w:rPr>
      </w:pPr>
    </w:p>
    <w:p w14:paraId="6D7540D1" w14:textId="77777777" w:rsidP="00C84BF5" w:rsidR="005674C8" w:rsidRDefault="005674C8" w:rsidRPr="00C84BF5">
      <w:pPr>
        <w:pStyle w:val="Paragraphedeliste"/>
        <w:spacing w:after="200" w:line="276" w:lineRule="auto"/>
        <w:ind w:left="1146"/>
        <w:contextualSpacing/>
        <w:rPr>
          <w:rFonts w:ascii="Vinci Sans" w:hAnsi="Vinci Sans"/>
          <w:sz w:val="20"/>
          <w:szCs w:val="18"/>
        </w:rPr>
      </w:pPr>
    </w:p>
    <w:p w14:paraId="464484F1" w14:textId="77777777" w:rsidP="00A93F41" w:rsidR="00A93F41" w:rsidRDefault="00C57F9C">
      <w:pPr>
        <w:pStyle w:val="Paragraphedeliste"/>
        <w:numPr>
          <w:ilvl w:val="0"/>
          <w:numId w:val="3"/>
        </w:numPr>
        <w:ind w:hanging="357" w:left="425"/>
        <w:contextualSpacing/>
        <w:rPr>
          <w:rFonts w:ascii="Vinci Sans" w:hAnsi="Vinci Sans"/>
          <w:b/>
          <w:sz w:val="20"/>
          <w:szCs w:val="18"/>
          <w:u w:val="single"/>
        </w:rPr>
      </w:pPr>
      <w:r w:rsidRPr="00B14BEF">
        <w:rPr>
          <w:rFonts w:ascii="Vinci Sans" w:hAnsi="Vinci Sans"/>
          <w:b/>
          <w:sz w:val="20"/>
          <w:szCs w:val="18"/>
          <w:u w:val="single"/>
        </w:rPr>
        <w:t>Propositions respectives des parties</w:t>
      </w:r>
    </w:p>
    <w:p w14:paraId="4DACE47F" w14:textId="77777777" w:rsidP="00A93F41" w:rsidR="00A93F41" w:rsidRDefault="00A93F41">
      <w:pPr>
        <w:pStyle w:val="Paragraphedeliste"/>
        <w:ind w:left="1440"/>
        <w:contextualSpacing/>
        <w:rPr>
          <w:rFonts w:ascii="Vinci Sans" w:hAnsi="Vinci Sans"/>
          <w:b/>
          <w:sz w:val="20"/>
          <w:szCs w:val="18"/>
          <w:u w:val="single"/>
        </w:rPr>
      </w:pPr>
    </w:p>
    <w:p w14:paraId="7CC6B8E5" w14:textId="77777777" w:rsidP="00A93F41" w:rsidR="00A93F41" w:rsidRDefault="00A93F41">
      <w:pPr>
        <w:pStyle w:val="Paragraphedeliste"/>
        <w:numPr>
          <w:ilvl w:val="1"/>
          <w:numId w:val="3"/>
        </w:numPr>
        <w:contextualSpacing/>
        <w:rPr>
          <w:rFonts w:ascii="Vinci Sans" w:hAnsi="Vinci Sans"/>
          <w:b/>
          <w:sz w:val="20"/>
          <w:szCs w:val="18"/>
          <w:u w:val="single"/>
        </w:rPr>
      </w:pPr>
      <w:bookmarkStart w:id="2" w:name="_Hlk32417198"/>
      <w:r>
        <w:rPr>
          <w:rFonts w:ascii="Vinci Sans" w:hAnsi="Vinci Sans"/>
          <w:b/>
          <w:sz w:val="20"/>
          <w:szCs w:val="18"/>
          <w:u w:val="single"/>
        </w:rPr>
        <w:t xml:space="preserve">Propositions </w:t>
      </w:r>
      <w:r w:rsidR="00B93669">
        <w:rPr>
          <w:rFonts w:ascii="Vinci Sans" w:hAnsi="Vinci Sans"/>
          <w:b/>
          <w:sz w:val="20"/>
          <w:szCs w:val="18"/>
          <w:u w:val="single"/>
        </w:rPr>
        <w:t xml:space="preserve">communes </w:t>
      </w:r>
      <w:r>
        <w:rPr>
          <w:rFonts w:ascii="Vinci Sans" w:hAnsi="Vinci Sans"/>
          <w:b/>
          <w:sz w:val="20"/>
          <w:szCs w:val="18"/>
          <w:u w:val="single"/>
        </w:rPr>
        <w:t>des syndicats :</w:t>
      </w:r>
    </w:p>
    <w:bookmarkEnd w:id="2"/>
    <w:p w14:paraId="6EB02472" w14:textId="77777777" w:rsidP="00A93F41" w:rsidR="00A93F41" w:rsidRDefault="00A93F41">
      <w:pPr>
        <w:contextualSpacing/>
        <w:rPr>
          <w:rFonts w:ascii="Vinci Sans" w:hAnsi="Vinci Sans"/>
          <w:b/>
          <w:sz w:val="20"/>
          <w:szCs w:val="18"/>
          <w:u w:val="single"/>
        </w:rPr>
      </w:pPr>
    </w:p>
    <w:p w14:paraId="767321F8" w14:textId="77777777" w:rsidP="005674C8" w:rsidR="005674C8" w:rsidRDefault="005674C8" w:rsidRPr="009F20C9">
      <w:pPr>
        <w:contextualSpacing/>
        <w:rPr>
          <w:rFonts w:ascii="Vinci Sans" w:hAnsi="Vinci Sans"/>
          <w:bCs/>
          <w:sz w:val="20"/>
          <w:szCs w:val="18"/>
        </w:rPr>
      </w:pPr>
      <w:r w:rsidRPr="009F20C9">
        <w:rPr>
          <w:rFonts w:ascii="Vinci Sans" w:hAnsi="Vinci Sans"/>
          <w:bCs/>
          <w:sz w:val="20"/>
          <w:szCs w:val="18"/>
        </w:rPr>
        <w:t>Suite à l’analyse des documents remis, les propositions suivantes ont été formulées conjointement par la CGT et la CFDT :</w:t>
      </w:r>
    </w:p>
    <w:p w14:paraId="39EB3156" w14:textId="77777777" w:rsidP="005674C8" w:rsidR="005674C8" w:rsidRDefault="005674C8" w:rsidRPr="009F20C9">
      <w:pPr>
        <w:pStyle w:val="Paragraphedeliste"/>
        <w:numPr>
          <w:ilvl w:val="0"/>
          <w:numId w:val="1"/>
        </w:numPr>
        <w:spacing w:after="200" w:line="276" w:lineRule="auto"/>
        <w:contextualSpacing/>
        <w:rPr>
          <w:rFonts w:ascii="Vinci Sans" w:hAnsi="Vinci Sans"/>
          <w:bCs/>
          <w:sz w:val="20"/>
          <w:szCs w:val="18"/>
        </w:rPr>
      </w:pPr>
      <w:bookmarkStart w:id="3" w:name="_Hlk56091135"/>
      <w:bookmarkStart w:id="4" w:name="_Hlk32419469"/>
      <w:r w:rsidRPr="009F20C9">
        <w:rPr>
          <w:rFonts w:ascii="Vinci Sans" w:hAnsi="Vinci Sans"/>
          <w:bCs/>
          <w:sz w:val="20"/>
          <w:szCs w:val="18"/>
        </w:rPr>
        <w:lastRenderedPageBreak/>
        <w:t>La création d’une surprime d’astreinte pour pallier une fréquence trop importante des sorties. Une gratification supplémentaire pour un technicien qui remplace un de ses collègues ne pouvant pas assurer sa rotation en dernière minute (cas de force majeur, maladie, …), dans le cas où ce technicien ‘remplaçant’ a déjà été d’astreinte dans les 3 ou 4 semaines précédentes.</w:t>
      </w:r>
    </w:p>
    <w:p w14:paraId="0ED08F08" w14:textId="77777777" w:rsidP="005674C8" w:rsidR="005674C8" w:rsidRDefault="005674C8" w:rsidRPr="009F20C9">
      <w:pPr>
        <w:pStyle w:val="Paragraphedeliste"/>
        <w:numPr>
          <w:ilvl w:val="0"/>
          <w:numId w:val="1"/>
        </w:numPr>
        <w:spacing w:after="200" w:line="276" w:lineRule="auto"/>
        <w:contextualSpacing/>
        <w:rPr>
          <w:rFonts w:ascii="Vinci Sans" w:hAnsi="Vinci Sans"/>
          <w:bCs/>
          <w:sz w:val="20"/>
          <w:szCs w:val="18"/>
        </w:rPr>
      </w:pPr>
      <w:r w:rsidRPr="009F20C9">
        <w:rPr>
          <w:rFonts w:ascii="Vinci Sans" w:hAnsi="Vinci Sans"/>
          <w:bCs/>
          <w:sz w:val="20"/>
          <w:szCs w:val="18"/>
        </w:rPr>
        <w:t>La renégociation des Accords sur le Temps de Travail et Intéressement en 2021 pour permettre le paiement au mois des samedis travaillés par les collaborateurs de l’agence et une gestion plus claire des compteurs de modulation.</w:t>
      </w:r>
    </w:p>
    <w:bookmarkEnd w:id="3"/>
    <w:p w14:paraId="720BD0C3"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La conservation des mandats de l’Agence VF Auvergne jusqu’à la tenue des élections de la future entité pour permettre que les salariés VF Auvergne soient toujours représentés lors des futures négociations d’accords d’entreprises (notamment Accords Temps de Travail)</w:t>
      </w:r>
    </w:p>
    <w:p w14:paraId="4A54C525"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Une étude d’ergonomie des postes de travail de l’agence VF Auvergne pour lutter notamment contre les maux de dos</w:t>
      </w:r>
    </w:p>
    <w:p w14:paraId="311C0378"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Pour les augmentations individuelles, une enveloppe représentant 1,5% de la masse salariale globale et répartie à l’ensemble des collaborateurs</w:t>
      </w:r>
    </w:p>
    <w:p w14:paraId="1ABDE312" w14:textId="77777777" w:rsidP="005674C8" w:rsidR="005674C8" w:rsidRDefault="005674C8">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Pour les cas particuliers (promotion, mérite, pénibilité, frais supplémentaires liés à la modification de l’adresse de l’agence pour les salariés non véhiculés par l’entreprise…), une enveloppe supplémentaire de 1,5% de la masse salariale des salariés concernés</w:t>
      </w:r>
    </w:p>
    <w:p w14:paraId="01BCE02A" w14:textId="77777777" w:rsidP="005674C8" w:rsidR="005674C8" w:rsidRDefault="005674C8" w:rsidRPr="00F65DE0">
      <w:pPr>
        <w:pStyle w:val="Paragraphedeliste"/>
        <w:numPr>
          <w:ilvl w:val="0"/>
          <w:numId w:val="1"/>
        </w:numPr>
        <w:spacing w:after="200" w:line="276" w:lineRule="auto"/>
        <w:contextualSpacing/>
        <w:rPr>
          <w:rFonts w:ascii="Vinci Sans" w:hAnsi="Vinci Sans"/>
          <w:sz w:val="20"/>
          <w:szCs w:val="18"/>
        </w:rPr>
      </w:pPr>
      <w:r>
        <w:rPr>
          <w:rFonts w:ascii="Vinci Sans" w:hAnsi="Vinci Sans"/>
          <w:sz w:val="20"/>
          <w:szCs w:val="18"/>
        </w:rPr>
        <w:t>Maintien de la valeur faciale des tickets restaurants</w:t>
      </w:r>
    </w:p>
    <w:p w14:paraId="45F06EB1" w14:textId="77777777" w:rsidP="005674C8" w:rsidR="005674C8" w:rsidRDefault="005674C8">
      <w:pPr>
        <w:pStyle w:val="Paragraphedeliste"/>
        <w:numPr>
          <w:ilvl w:val="0"/>
          <w:numId w:val="1"/>
        </w:numPr>
        <w:spacing w:after="200" w:line="276" w:lineRule="auto"/>
        <w:contextualSpacing/>
        <w:rPr>
          <w:rFonts w:ascii="Vinci Sans" w:eastAsia="Times New Roman" w:hAnsi="Vinci Sans"/>
          <w:sz w:val="20"/>
          <w:szCs w:val="18"/>
        </w:rPr>
      </w:pPr>
      <w:bookmarkStart w:id="5" w:name="_Hlk32419407"/>
      <w:r w:rsidRPr="00FC600F">
        <w:rPr>
          <w:rFonts w:ascii="Vinci Sans" w:hAnsi="Vinci Sans"/>
          <w:sz w:val="20"/>
          <w:szCs w:val="18"/>
        </w:rPr>
        <w:t xml:space="preserve">L’élargissement des options et du montant des options de la mutuelle obligatoire entre l’option de </w:t>
      </w:r>
      <w:bookmarkEnd w:id="5"/>
      <w:r w:rsidRPr="00FC600F">
        <w:rPr>
          <w:rFonts w:ascii="Vinci Sans" w:eastAsia="Times New Roman" w:hAnsi="Vinci Sans"/>
          <w:sz w:val="20"/>
          <w:szCs w:val="18"/>
        </w:rPr>
        <w:t>base et l’option familiale</w:t>
      </w:r>
      <w:r>
        <w:rPr>
          <w:rFonts w:ascii="Vinci Sans" w:eastAsia="Times New Roman" w:hAnsi="Vinci Sans"/>
          <w:sz w:val="20"/>
          <w:szCs w:val="18"/>
        </w:rPr>
        <w:t xml:space="preserve"> en commun avec les actuels salariés de Cegelec Loire Auvergne.</w:t>
      </w:r>
    </w:p>
    <w:p w14:paraId="33D3686D" w14:textId="77777777" w:rsidP="005674C8" w:rsidR="005674C8" w:rsidRDefault="005674C8" w:rsidRPr="005674C8">
      <w:pPr>
        <w:spacing w:after="200" w:line="276" w:lineRule="auto"/>
        <w:contextualSpacing/>
        <w:rPr>
          <w:rFonts w:ascii="Vinci Sans" w:hAnsi="Vinci Sans"/>
          <w:sz w:val="20"/>
          <w:szCs w:val="18"/>
        </w:rPr>
      </w:pPr>
    </w:p>
    <w:bookmarkEnd w:id="4"/>
    <w:p w14:paraId="5059EC32" w14:textId="77777777" w:rsidP="007377F6" w:rsidR="007377F6" w:rsidRDefault="007377F6">
      <w:pPr>
        <w:pStyle w:val="Paragraphedeliste"/>
        <w:spacing w:after="200" w:line="276" w:lineRule="auto"/>
        <w:ind w:left="1146"/>
        <w:contextualSpacing/>
        <w:rPr>
          <w:rFonts w:ascii="Vinci Sans" w:hAnsi="Vinci Sans"/>
          <w:sz w:val="20"/>
          <w:szCs w:val="18"/>
        </w:rPr>
      </w:pPr>
    </w:p>
    <w:p w14:paraId="24C728C3" w14:textId="77777777" w:rsidP="007377F6" w:rsidR="007377F6" w:rsidRDefault="007377F6" w:rsidRPr="007377F6">
      <w:pPr>
        <w:pStyle w:val="Paragraphedeliste"/>
        <w:numPr>
          <w:ilvl w:val="1"/>
          <w:numId w:val="3"/>
        </w:numPr>
        <w:contextualSpacing/>
        <w:rPr>
          <w:rFonts w:ascii="Vinci Sans" w:hAnsi="Vinci Sans"/>
          <w:b/>
          <w:sz w:val="20"/>
          <w:szCs w:val="18"/>
          <w:u w:val="single"/>
        </w:rPr>
      </w:pPr>
      <w:r w:rsidRPr="007377F6">
        <w:rPr>
          <w:rFonts w:ascii="Vinci Sans" w:hAnsi="Vinci Sans"/>
          <w:b/>
          <w:sz w:val="20"/>
          <w:szCs w:val="18"/>
          <w:u w:val="single"/>
        </w:rPr>
        <w:t xml:space="preserve">Propositions de </w:t>
      </w:r>
      <w:r w:rsidR="00B22E23">
        <w:rPr>
          <w:rFonts w:ascii="Vinci Sans" w:hAnsi="Vinci Sans"/>
          <w:b/>
          <w:sz w:val="20"/>
          <w:szCs w:val="18"/>
          <w:u w:val="single"/>
        </w:rPr>
        <w:t>la Direction</w:t>
      </w:r>
      <w:r w:rsidRPr="007377F6">
        <w:rPr>
          <w:rFonts w:ascii="Vinci Sans" w:hAnsi="Vinci Sans"/>
          <w:b/>
          <w:sz w:val="20"/>
          <w:szCs w:val="18"/>
          <w:u w:val="single"/>
        </w:rPr>
        <w:t> :</w:t>
      </w:r>
    </w:p>
    <w:p w14:paraId="07737837" w14:textId="77777777" w:rsidP="009C7A17" w:rsidR="009C7A17" w:rsidRDefault="009C7A17">
      <w:pPr>
        <w:pStyle w:val="Paragraphedeliste"/>
        <w:spacing w:after="200" w:line="276" w:lineRule="auto"/>
        <w:ind w:left="1146"/>
        <w:contextualSpacing/>
        <w:rPr>
          <w:rFonts w:ascii="Vinci Sans" w:hAnsi="Vinci Sans"/>
          <w:sz w:val="20"/>
          <w:szCs w:val="18"/>
        </w:rPr>
      </w:pPr>
    </w:p>
    <w:p w14:paraId="73D7925F" w14:textId="77777777" w:rsidP="00B93669" w:rsidR="00B93669" w:rsidRDefault="00B93669" w:rsidRPr="00C35D5B">
      <w:pPr>
        <w:pStyle w:val="Paragraphedeliste"/>
        <w:numPr>
          <w:ilvl w:val="0"/>
          <w:numId w:val="7"/>
        </w:numPr>
        <w:spacing w:after="200" w:line="276" w:lineRule="auto"/>
        <w:contextualSpacing/>
        <w:jc w:val="both"/>
        <w:rPr>
          <w:rFonts w:ascii="Vinci Sans" w:cs="Arial" w:eastAsia="Times New Roman" w:hAnsi="Vinci Sans"/>
          <w:b/>
          <w:sz w:val="20"/>
          <w:szCs w:val="20"/>
          <w:u w:val="single"/>
        </w:rPr>
      </w:pPr>
      <w:r w:rsidRPr="00C35D5B">
        <w:rPr>
          <w:rFonts w:ascii="Vinci Sans" w:cs="Arial" w:eastAsia="Times New Roman" w:hAnsi="Vinci Sans"/>
          <w:b/>
          <w:sz w:val="20"/>
          <w:szCs w:val="20"/>
          <w:u w:val="single"/>
        </w:rPr>
        <w:t>Rémunération, le temps de travail et le partage de la valeur ajoutée dans l’entreprise</w:t>
      </w:r>
    </w:p>
    <w:p w14:paraId="30172FCA" w14:textId="77777777" w:rsidP="009C7A17" w:rsidR="00B93669" w:rsidRDefault="00B93669">
      <w:pPr>
        <w:pStyle w:val="Paragraphedeliste"/>
        <w:spacing w:after="200" w:line="276" w:lineRule="auto"/>
        <w:ind w:left="1146"/>
        <w:contextualSpacing/>
        <w:rPr>
          <w:rFonts w:ascii="Vinci Sans" w:hAnsi="Vinci Sans"/>
          <w:sz w:val="20"/>
          <w:szCs w:val="18"/>
        </w:rPr>
      </w:pPr>
    </w:p>
    <w:p w14:paraId="049113CE" w14:textId="46FBF98E" w:rsidP="00C852BD" w:rsidR="00B93669" w:rsidRDefault="00B93669" w:rsidRPr="00C852BD">
      <w:pPr>
        <w:spacing w:after="200" w:line="276" w:lineRule="auto"/>
        <w:contextualSpacing/>
        <w:rPr>
          <w:rFonts w:ascii="Vinci Sans" w:hAnsi="Vinci Sans"/>
          <w:sz w:val="20"/>
          <w:szCs w:val="18"/>
        </w:rPr>
      </w:pPr>
    </w:p>
    <w:p w14:paraId="4CB17AE2" w14:textId="77777777" w:rsidP="00463F2C" w:rsidR="00B93669" w:rsidRDefault="00B93669">
      <w:pPr>
        <w:pStyle w:val="Paragraphedeliste"/>
        <w:numPr>
          <w:ilvl w:val="0"/>
          <w:numId w:val="7"/>
        </w:numPr>
        <w:spacing w:after="200" w:line="276" w:lineRule="auto"/>
        <w:contextualSpacing/>
        <w:jc w:val="both"/>
        <w:rPr>
          <w:rFonts w:ascii="Vinci Sans" w:cs="Arial" w:eastAsia="Times New Roman" w:hAnsi="Vinci Sans"/>
          <w:b/>
          <w:sz w:val="20"/>
          <w:szCs w:val="20"/>
          <w:u w:val="single"/>
        </w:rPr>
      </w:pPr>
      <w:r>
        <w:rPr>
          <w:rFonts w:ascii="Vinci Sans" w:cs="Arial" w:eastAsia="Times New Roman" w:hAnsi="Vinci Sans"/>
          <w:b/>
          <w:sz w:val="20"/>
          <w:szCs w:val="20"/>
          <w:u w:val="single"/>
        </w:rPr>
        <w:t>E</w:t>
      </w:r>
      <w:r w:rsidRPr="00B14BEF">
        <w:rPr>
          <w:rFonts w:ascii="Vinci Sans" w:cs="Arial" w:eastAsia="Times New Roman" w:hAnsi="Vinci Sans"/>
          <w:b/>
          <w:sz w:val="20"/>
          <w:szCs w:val="20"/>
          <w:u w:val="single"/>
        </w:rPr>
        <w:t>galité professionnelle entre les femmes et les hommes e</w:t>
      </w:r>
      <w:r>
        <w:rPr>
          <w:rFonts w:ascii="Vinci Sans" w:cs="Arial" w:eastAsia="Times New Roman" w:hAnsi="Vinci Sans"/>
          <w:b/>
          <w:sz w:val="20"/>
          <w:szCs w:val="20"/>
          <w:u w:val="single"/>
        </w:rPr>
        <w:t>t la qualité de vie au travail</w:t>
      </w:r>
    </w:p>
    <w:p w14:paraId="4FC42105"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Engagement de la direction sur l’exercice 2021 à négocier un accord Egalité Professionnelle / QVT / Handicap, incluant le sujet des trajets domicile – lieu de travail au travers d’une partie dédiée au sujet de la mobilité durable</w:t>
      </w:r>
    </w:p>
    <w:p w14:paraId="32338C64" w14:textId="77777777" w:rsidP="005674C8" w:rsidR="008B157B" w:rsidRDefault="008B157B">
      <w:pPr>
        <w:pStyle w:val="Paragraphedeliste"/>
        <w:spacing w:after="200" w:line="276" w:lineRule="auto"/>
        <w:ind w:left="1416"/>
        <w:contextualSpacing/>
        <w:jc w:val="both"/>
        <w:rPr>
          <w:rFonts w:ascii="Vinci Sans" w:eastAsia="Times New Roman" w:hAnsi="Vinci Sans"/>
          <w:sz w:val="20"/>
          <w:szCs w:val="20"/>
        </w:rPr>
      </w:pPr>
    </w:p>
    <w:p w14:paraId="7E9DAE6B" w14:textId="77777777" w:rsidP="00463F2C" w:rsidR="008B157B" w:rsidRDefault="008B157B" w:rsidRPr="00151F34">
      <w:pPr>
        <w:pStyle w:val="Paragraphedeliste"/>
        <w:numPr>
          <w:ilvl w:val="0"/>
          <w:numId w:val="7"/>
        </w:numPr>
        <w:spacing w:after="200" w:line="276" w:lineRule="auto"/>
        <w:contextualSpacing/>
        <w:jc w:val="both"/>
        <w:rPr>
          <w:rFonts w:ascii="Vinci Sans" w:cs="Arial" w:eastAsia="Times New Roman" w:hAnsi="Vinci Sans"/>
          <w:b/>
          <w:sz w:val="20"/>
          <w:szCs w:val="20"/>
          <w:u w:val="single"/>
        </w:rPr>
      </w:pPr>
      <w:r w:rsidRPr="00151F34">
        <w:rPr>
          <w:rFonts w:ascii="Vinci Sans" w:cs="Arial" w:eastAsia="Times New Roman" w:hAnsi="Vinci Sans"/>
          <w:b/>
          <w:sz w:val="20"/>
          <w:szCs w:val="20"/>
          <w:u w:val="single"/>
        </w:rPr>
        <w:t>L</w:t>
      </w:r>
      <w:r w:rsidR="00463F2C" w:rsidRPr="00151F34">
        <w:rPr>
          <w:rFonts w:ascii="Vinci Sans" w:cs="Arial" w:eastAsia="Times New Roman" w:hAnsi="Vinci Sans"/>
          <w:b/>
          <w:sz w:val="20"/>
          <w:szCs w:val="20"/>
          <w:u w:val="single"/>
        </w:rPr>
        <w:t>a</w:t>
      </w:r>
      <w:r w:rsidRPr="00151F34">
        <w:rPr>
          <w:rFonts w:ascii="Vinci Sans" w:cs="Arial" w:eastAsia="Times New Roman" w:hAnsi="Vinci Sans"/>
          <w:b/>
          <w:sz w:val="20"/>
          <w:szCs w:val="20"/>
          <w:u w:val="single"/>
        </w:rPr>
        <w:t xml:space="preserve"> GPEC</w:t>
      </w:r>
    </w:p>
    <w:p w14:paraId="023933C3" w14:textId="5B517E68" w:rsidP="00463F2C" w:rsidR="008B157B" w:rsidRDefault="008B157B">
      <w:pPr>
        <w:spacing w:after="200" w:line="276" w:lineRule="auto"/>
        <w:contextualSpacing/>
        <w:rPr>
          <w:rFonts w:ascii="Vinci Sans" w:hAnsi="Vinci Sans"/>
          <w:sz w:val="20"/>
          <w:szCs w:val="18"/>
        </w:rPr>
      </w:pPr>
    </w:p>
    <w:p w14:paraId="606B3D56" w14:textId="0D1CF91E" w:rsidP="00463F2C" w:rsidR="00DB08EF" w:rsidRDefault="00DB08EF">
      <w:pPr>
        <w:spacing w:after="200" w:line="276" w:lineRule="auto"/>
        <w:contextualSpacing/>
        <w:rPr>
          <w:rFonts w:ascii="Vinci Sans" w:hAnsi="Vinci Sans"/>
          <w:sz w:val="20"/>
          <w:szCs w:val="18"/>
        </w:rPr>
      </w:pPr>
    </w:p>
    <w:p w14:paraId="2B8DA474" w14:textId="73EAC496" w:rsidP="00463F2C" w:rsidR="00DB08EF" w:rsidRDefault="00DB08EF">
      <w:pPr>
        <w:spacing w:after="200" w:line="276" w:lineRule="auto"/>
        <w:contextualSpacing/>
        <w:rPr>
          <w:rFonts w:ascii="Vinci Sans" w:hAnsi="Vinci Sans"/>
          <w:sz w:val="20"/>
          <w:szCs w:val="18"/>
        </w:rPr>
      </w:pPr>
    </w:p>
    <w:p w14:paraId="1084B584" w14:textId="4E3448B7" w:rsidP="00463F2C" w:rsidR="00DB08EF" w:rsidRDefault="00DB08EF">
      <w:pPr>
        <w:spacing w:after="200" w:line="276" w:lineRule="auto"/>
        <w:contextualSpacing/>
        <w:rPr>
          <w:rFonts w:ascii="Vinci Sans" w:hAnsi="Vinci Sans"/>
          <w:sz w:val="20"/>
          <w:szCs w:val="18"/>
        </w:rPr>
      </w:pPr>
    </w:p>
    <w:p w14:paraId="46D6846C" w14:textId="5B3A3EB0" w:rsidP="00463F2C" w:rsidR="00DB08EF" w:rsidRDefault="00DB08EF">
      <w:pPr>
        <w:spacing w:after="200" w:line="276" w:lineRule="auto"/>
        <w:contextualSpacing/>
        <w:rPr>
          <w:rFonts w:ascii="Vinci Sans" w:hAnsi="Vinci Sans"/>
          <w:sz w:val="20"/>
          <w:szCs w:val="18"/>
        </w:rPr>
      </w:pPr>
    </w:p>
    <w:p w14:paraId="6483DBF3" w14:textId="3199D657" w:rsidP="00463F2C" w:rsidR="00091395" w:rsidRDefault="00091395">
      <w:pPr>
        <w:spacing w:after="200" w:line="276" w:lineRule="auto"/>
        <w:contextualSpacing/>
        <w:rPr>
          <w:rFonts w:ascii="Vinci Sans" w:hAnsi="Vinci Sans"/>
          <w:sz w:val="20"/>
          <w:szCs w:val="18"/>
        </w:rPr>
      </w:pPr>
    </w:p>
    <w:p w14:paraId="75C09202" w14:textId="77AE3EB9" w:rsidP="00463F2C" w:rsidR="00091395" w:rsidRDefault="00091395">
      <w:pPr>
        <w:spacing w:after="200" w:line="276" w:lineRule="auto"/>
        <w:contextualSpacing/>
        <w:rPr>
          <w:rFonts w:ascii="Vinci Sans" w:hAnsi="Vinci Sans"/>
          <w:sz w:val="20"/>
          <w:szCs w:val="18"/>
        </w:rPr>
      </w:pPr>
    </w:p>
    <w:p w14:paraId="72A943E7" w14:textId="629EE921" w:rsidP="00463F2C" w:rsidR="00091395" w:rsidRDefault="00091395">
      <w:pPr>
        <w:spacing w:after="200" w:line="276" w:lineRule="auto"/>
        <w:contextualSpacing/>
        <w:rPr>
          <w:rFonts w:ascii="Vinci Sans" w:hAnsi="Vinci Sans"/>
          <w:sz w:val="20"/>
          <w:szCs w:val="18"/>
        </w:rPr>
      </w:pPr>
    </w:p>
    <w:p w14:paraId="05628CB4" w14:textId="30BC9694" w:rsidP="00463F2C" w:rsidR="00091395" w:rsidRDefault="00091395">
      <w:pPr>
        <w:spacing w:after="200" w:line="276" w:lineRule="auto"/>
        <w:contextualSpacing/>
        <w:rPr>
          <w:rFonts w:ascii="Vinci Sans" w:hAnsi="Vinci Sans"/>
          <w:sz w:val="20"/>
          <w:szCs w:val="18"/>
        </w:rPr>
      </w:pPr>
    </w:p>
    <w:p w14:paraId="4DE986A7" w14:textId="12DF9B2C" w:rsidP="00463F2C" w:rsidR="00091395" w:rsidRDefault="00091395">
      <w:pPr>
        <w:spacing w:after="200" w:line="276" w:lineRule="auto"/>
        <w:contextualSpacing/>
        <w:rPr>
          <w:rFonts w:ascii="Vinci Sans" w:hAnsi="Vinci Sans"/>
          <w:sz w:val="20"/>
          <w:szCs w:val="18"/>
        </w:rPr>
      </w:pPr>
    </w:p>
    <w:p w14:paraId="2750AD0B" w14:textId="5D0B5277" w:rsidP="00463F2C" w:rsidR="00091395" w:rsidRDefault="00091395">
      <w:pPr>
        <w:spacing w:after="200" w:line="276" w:lineRule="auto"/>
        <w:contextualSpacing/>
        <w:rPr>
          <w:rFonts w:ascii="Vinci Sans" w:hAnsi="Vinci Sans"/>
          <w:sz w:val="20"/>
          <w:szCs w:val="18"/>
        </w:rPr>
      </w:pPr>
    </w:p>
    <w:p w14:paraId="16678669" w14:textId="77777777" w:rsidP="00463F2C" w:rsidR="00091395" w:rsidRDefault="00091395" w:rsidRPr="00463F2C">
      <w:pPr>
        <w:spacing w:after="200" w:line="276" w:lineRule="auto"/>
        <w:contextualSpacing/>
        <w:rPr>
          <w:rFonts w:ascii="Vinci Sans" w:hAnsi="Vinci Sans"/>
          <w:sz w:val="20"/>
          <w:szCs w:val="18"/>
        </w:rPr>
      </w:pPr>
    </w:p>
    <w:p w14:paraId="6783811A" w14:textId="77777777" w:rsidP="00463F2C" w:rsidR="00B93669" w:rsidRDefault="00B93669" w:rsidRPr="00463F2C">
      <w:pPr>
        <w:spacing w:after="200" w:line="276" w:lineRule="auto"/>
        <w:contextualSpacing/>
        <w:rPr>
          <w:rFonts w:ascii="Vinci Sans" w:hAnsi="Vinci Sans"/>
          <w:sz w:val="20"/>
          <w:szCs w:val="18"/>
        </w:rPr>
      </w:pPr>
    </w:p>
    <w:p w14:paraId="3AFCA44E" w14:textId="77777777" w:rsidP="00C57F9C" w:rsidR="00C57F9C" w:rsidRDefault="00C57F9C" w:rsidRPr="00B14BEF">
      <w:pPr>
        <w:rPr>
          <w:rFonts w:ascii="Vinci Sans" w:hAnsi="Vinci Sans"/>
          <w:sz w:val="20"/>
          <w:szCs w:val="18"/>
        </w:rPr>
      </w:pPr>
    </w:p>
    <w:p w14:paraId="0938175C" w14:textId="77777777" w:rsidP="00EF2F8A" w:rsidR="00C84BF5" w:rsidRDefault="00EF2F8A">
      <w:pPr>
        <w:pStyle w:val="Paragraphedeliste"/>
        <w:numPr>
          <w:ilvl w:val="0"/>
          <w:numId w:val="3"/>
        </w:numPr>
        <w:ind w:hanging="357" w:left="425"/>
        <w:contextualSpacing/>
        <w:rPr>
          <w:rFonts w:ascii="Vinci Sans" w:hAnsi="Vinci Sans"/>
          <w:b/>
          <w:sz w:val="20"/>
          <w:szCs w:val="18"/>
          <w:u w:val="single"/>
        </w:rPr>
      </w:pPr>
      <w:r w:rsidRPr="00EF2F8A">
        <w:rPr>
          <w:rFonts w:ascii="Vinci Sans" w:hAnsi="Vinci Sans"/>
          <w:b/>
          <w:sz w:val="20"/>
          <w:szCs w:val="18"/>
          <w:u w:val="single"/>
        </w:rPr>
        <w:lastRenderedPageBreak/>
        <w:t>Mesures ayant faits l’objet d’un accord</w:t>
      </w:r>
    </w:p>
    <w:p w14:paraId="47E4E1CA" w14:textId="77777777" w:rsidP="00EF2F8A" w:rsidR="00EF2F8A" w:rsidRDefault="00EF2F8A">
      <w:pPr>
        <w:pStyle w:val="Paragraphedeliste"/>
        <w:ind w:left="425"/>
        <w:contextualSpacing/>
        <w:rPr>
          <w:rFonts w:ascii="Vinci Sans" w:hAnsi="Vinci Sans"/>
          <w:b/>
          <w:sz w:val="20"/>
          <w:szCs w:val="18"/>
          <w:u w:val="single"/>
        </w:rPr>
      </w:pPr>
    </w:p>
    <w:p w14:paraId="32B6D328" w14:textId="77777777" w:rsidP="00EF2F8A" w:rsidR="00EF2F8A" w:rsidRDefault="00EF2F8A">
      <w:pPr>
        <w:pStyle w:val="Paragraphedeliste"/>
        <w:numPr>
          <w:ilvl w:val="1"/>
          <w:numId w:val="3"/>
        </w:numPr>
        <w:contextualSpacing/>
        <w:rPr>
          <w:rFonts w:ascii="Vinci Sans" w:hAnsi="Vinci Sans"/>
          <w:b/>
          <w:sz w:val="20"/>
          <w:szCs w:val="18"/>
          <w:u w:val="single"/>
        </w:rPr>
      </w:pPr>
      <w:r>
        <w:rPr>
          <w:rFonts w:ascii="Vinci Sans" w:hAnsi="Vinci Sans"/>
          <w:b/>
          <w:sz w:val="20"/>
          <w:szCs w:val="18"/>
          <w:u w:val="single"/>
        </w:rPr>
        <w:t>Champ d’application :</w:t>
      </w:r>
    </w:p>
    <w:p w14:paraId="2ACF7807" w14:textId="77777777" w:rsidP="00EF2F8A" w:rsidR="00EF2F8A" w:rsidRDefault="00EF2F8A">
      <w:pPr>
        <w:contextualSpacing/>
        <w:rPr>
          <w:rFonts w:ascii="Vinci Sans" w:hAnsi="Vinci Sans"/>
          <w:b/>
          <w:sz w:val="20"/>
          <w:szCs w:val="18"/>
          <w:u w:val="single"/>
        </w:rPr>
      </w:pPr>
    </w:p>
    <w:p w14:paraId="743C7DDB" w14:textId="77777777" w:rsidP="00EF2F8A" w:rsidR="00EF2F8A" w:rsidRDefault="00EF2F8A">
      <w:pPr>
        <w:contextualSpacing/>
        <w:rPr>
          <w:rFonts w:ascii="Vinci Sans" w:hAnsi="Vinci Sans"/>
          <w:sz w:val="20"/>
          <w:szCs w:val="18"/>
        </w:rPr>
      </w:pPr>
      <w:r w:rsidRPr="00EF2F8A">
        <w:rPr>
          <w:rFonts w:ascii="Vinci Sans" w:hAnsi="Vinci Sans"/>
          <w:sz w:val="20"/>
          <w:szCs w:val="18"/>
        </w:rPr>
        <w:t>Le présent accord s’applique aux salariés rattachés à l’établissement Roiret Gerzat de la société Roiret Services.</w:t>
      </w:r>
      <w:r>
        <w:rPr>
          <w:rFonts w:ascii="Vinci Sans" w:hAnsi="Vinci Sans"/>
          <w:sz w:val="20"/>
          <w:szCs w:val="18"/>
        </w:rPr>
        <w:t xml:space="preserve"> Les mesures sont prises rétroactivement au 1</w:t>
      </w:r>
      <w:r w:rsidRPr="00EF2F8A">
        <w:rPr>
          <w:rFonts w:ascii="Vinci Sans" w:hAnsi="Vinci Sans"/>
          <w:sz w:val="20"/>
          <w:szCs w:val="18"/>
          <w:vertAlign w:val="superscript"/>
        </w:rPr>
        <w:t>er</w:t>
      </w:r>
      <w:r>
        <w:rPr>
          <w:rFonts w:ascii="Vinci Sans" w:hAnsi="Vinci Sans"/>
          <w:sz w:val="20"/>
          <w:szCs w:val="18"/>
        </w:rPr>
        <w:t xml:space="preserve"> janvier 20</w:t>
      </w:r>
      <w:r w:rsidR="005674C8">
        <w:rPr>
          <w:rFonts w:ascii="Vinci Sans" w:hAnsi="Vinci Sans"/>
          <w:sz w:val="20"/>
          <w:szCs w:val="18"/>
        </w:rPr>
        <w:t>21</w:t>
      </w:r>
      <w:r>
        <w:rPr>
          <w:rFonts w:ascii="Vinci Sans" w:hAnsi="Vinci Sans"/>
          <w:sz w:val="20"/>
          <w:szCs w:val="18"/>
        </w:rPr>
        <w:t>.</w:t>
      </w:r>
    </w:p>
    <w:p w14:paraId="4FB5282E" w14:textId="77777777" w:rsidP="00EF2F8A" w:rsidR="00EF2F8A" w:rsidRDefault="00EF2F8A">
      <w:pPr>
        <w:contextualSpacing/>
        <w:rPr>
          <w:rFonts w:ascii="Vinci Sans" w:hAnsi="Vinci Sans"/>
          <w:sz w:val="20"/>
          <w:szCs w:val="18"/>
        </w:rPr>
      </w:pPr>
      <w:r>
        <w:rPr>
          <w:rFonts w:ascii="Vinci Sans" w:hAnsi="Vinci Sans"/>
          <w:sz w:val="20"/>
          <w:szCs w:val="18"/>
        </w:rPr>
        <w:t>Par ailleurs, les propositions relatives à la rémunérations, énoncées, sont applicables au personnel ETAM et Cadre de l’établissement Roiret Services de Gerzat et ne concernent pas les jeunes sous contrats spécifiques (apprentissage, professionnalisation, …) car leur rémunération est fixée par décret.</w:t>
      </w:r>
    </w:p>
    <w:p w14:paraId="73D33CA8" w14:textId="77777777" w:rsidP="00EF2F8A" w:rsidR="00722A9A" w:rsidRDefault="00722A9A">
      <w:pPr>
        <w:contextualSpacing/>
        <w:rPr>
          <w:rFonts w:ascii="Vinci Sans" w:hAnsi="Vinci Sans"/>
          <w:sz w:val="20"/>
          <w:szCs w:val="18"/>
        </w:rPr>
      </w:pPr>
    </w:p>
    <w:p w14:paraId="09CAF1F8" w14:textId="77777777" w:rsidP="00EF2F8A" w:rsidR="00EF2F8A" w:rsidRDefault="00EF2F8A">
      <w:pPr>
        <w:contextualSpacing/>
        <w:rPr>
          <w:rFonts w:ascii="Vinci Sans" w:hAnsi="Vinci Sans"/>
          <w:sz w:val="20"/>
          <w:szCs w:val="18"/>
        </w:rPr>
      </w:pPr>
    </w:p>
    <w:p w14:paraId="49B1712A" w14:textId="77777777" w:rsidP="00EF2F8A" w:rsidR="00EF2F8A" w:rsidRDefault="00EF2F8A" w:rsidRPr="00722A9A">
      <w:pPr>
        <w:pStyle w:val="Paragraphedeliste"/>
        <w:numPr>
          <w:ilvl w:val="1"/>
          <w:numId w:val="3"/>
        </w:numPr>
        <w:contextualSpacing/>
        <w:rPr>
          <w:rFonts w:ascii="Vinci Sans" w:hAnsi="Vinci Sans"/>
          <w:b/>
          <w:sz w:val="20"/>
          <w:szCs w:val="18"/>
          <w:u w:val="single"/>
        </w:rPr>
      </w:pPr>
      <w:r w:rsidRPr="00722A9A">
        <w:rPr>
          <w:rFonts w:ascii="Vinci Sans" w:hAnsi="Vinci Sans"/>
          <w:b/>
          <w:sz w:val="20"/>
          <w:szCs w:val="18"/>
          <w:u w:val="single"/>
        </w:rPr>
        <w:t>Base de l’accord :</w:t>
      </w:r>
    </w:p>
    <w:p w14:paraId="374F2955" w14:textId="77777777" w:rsidP="00EF2F8A" w:rsidR="00EF2F8A" w:rsidRDefault="00EF2F8A">
      <w:pPr>
        <w:contextualSpacing/>
        <w:rPr>
          <w:rFonts w:ascii="Vinci Sans" w:hAnsi="Vinci Sans"/>
          <w:b/>
          <w:sz w:val="20"/>
          <w:szCs w:val="18"/>
          <w:u w:val="single"/>
        </w:rPr>
      </w:pPr>
    </w:p>
    <w:p w14:paraId="72F169E2" w14:textId="77777777" w:rsidP="008B157B" w:rsidR="008B157B" w:rsidRDefault="008B157B">
      <w:pPr>
        <w:rPr>
          <w:rFonts w:ascii="Vinci Sans" w:hAnsi="Vinci Sans"/>
          <w:sz w:val="20"/>
          <w:szCs w:val="20"/>
        </w:rPr>
      </w:pPr>
      <w:r w:rsidRPr="00953236">
        <w:rPr>
          <w:rFonts w:ascii="Vinci Sans" w:hAnsi="Vinci Sans"/>
          <w:sz w:val="20"/>
          <w:szCs w:val="20"/>
        </w:rPr>
        <w:t>Les mesures suivantes ont fait l’objet d’</w:t>
      </w:r>
      <w:r>
        <w:rPr>
          <w:rFonts w:ascii="Vinci Sans" w:hAnsi="Vinci Sans"/>
          <w:sz w:val="20"/>
          <w:szCs w:val="20"/>
        </w:rPr>
        <w:t>un accord entre les parties :</w:t>
      </w:r>
    </w:p>
    <w:p w14:paraId="3277F24C" w14:textId="77777777" w:rsidP="00EF2F8A" w:rsidR="008B157B" w:rsidRDefault="008B157B">
      <w:pPr>
        <w:contextualSpacing/>
        <w:rPr>
          <w:rFonts w:ascii="Vinci Sans" w:hAnsi="Vinci Sans"/>
          <w:b/>
          <w:sz w:val="20"/>
          <w:szCs w:val="18"/>
          <w:u w:val="single"/>
        </w:rPr>
      </w:pPr>
    </w:p>
    <w:p w14:paraId="3E97165D" w14:textId="77777777" w:rsidP="00EF2F8A" w:rsidR="008B157B" w:rsidRDefault="008B157B">
      <w:pPr>
        <w:contextualSpacing/>
        <w:rPr>
          <w:rFonts w:ascii="Vinci Sans" w:hAnsi="Vinci Sans"/>
          <w:b/>
          <w:sz w:val="20"/>
          <w:szCs w:val="18"/>
          <w:u w:val="single"/>
        </w:rPr>
      </w:pPr>
    </w:p>
    <w:p w14:paraId="4541D5EF" w14:textId="77777777" w:rsidP="005674C8" w:rsidR="008B157B" w:rsidRDefault="008B157B">
      <w:pPr>
        <w:pStyle w:val="Paragraphedeliste"/>
        <w:numPr>
          <w:ilvl w:val="0"/>
          <w:numId w:val="7"/>
        </w:numPr>
        <w:spacing w:after="200" w:line="276" w:lineRule="auto"/>
        <w:contextualSpacing/>
        <w:jc w:val="both"/>
        <w:rPr>
          <w:rFonts w:ascii="Vinci Sans" w:cs="Arial" w:eastAsia="Times New Roman" w:hAnsi="Vinci Sans"/>
          <w:b/>
          <w:sz w:val="20"/>
          <w:szCs w:val="20"/>
          <w:u w:val="single"/>
        </w:rPr>
      </w:pPr>
      <w:r>
        <w:rPr>
          <w:rFonts w:ascii="Vinci Sans" w:cs="Arial" w:eastAsia="Times New Roman" w:hAnsi="Vinci Sans"/>
          <w:b/>
          <w:sz w:val="20"/>
          <w:szCs w:val="20"/>
          <w:u w:val="single"/>
        </w:rPr>
        <w:t>R</w:t>
      </w:r>
      <w:r w:rsidRPr="00B14BEF">
        <w:rPr>
          <w:rFonts w:ascii="Vinci Sans" w:cs="Arial" w:eastAsia="Times New Roman" w:hAnsi="Vinci Sans"/>
          <w:b/>
          <w:sz w:val="20"/>
          <w:szCs w:val="20"/>
          <w:u w:val="single"/>
        </w:rPr>
        <w:t>émunération, le temps de travail et le partage de la va</w:t>
      </w:r>
      <w:r>
        <w:rPr>
          <w:rFonts w:ascii="Vinci Sans" w:cs="Arial" w:eastAsia="Times New Roman" w:hAnsi="Vinci Sans"/>
          <w:b/>
          <w:sz w:val="20"/>
          <w:szCs w:val="20"/>
          <w:u w:val="single"/>
        </w:rPr>
        <w:t>leur ajoutée dans l’entreprise</w:t>
      </w:r>
    </w:p>
    <w:p w14:paraId="09B91E19"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Création d’une surprime d’astreinte de 90 € brut à chaque semaine d’astreinte supplémentaire à compter de la 12ème semaine d’astreinte entre le 1er Janvier et le 31 Décembre. La surprime sera payée en fin d’année. A noter : la mise à disposition du personnel concernant l’activité évènementiel (exemple : matchs au stade G. Montpied) pour une durée de quelques heures n’est pas concernée par ce dispositif.</w:t>
      </w:r>
    </w:p>
    <w:p w14:paraId="1DC46A9E"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Engagement à renégocier l’accord Temps de Travail et l’accord d’Intéressement au 1er semestre 2021.</w:t>
      </w:r>
    </w:p>
    <w:p w14:paraId="133AF875"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Maintien de la valeur faciale et de la part employeur des tickets restaurants.</w:t>
      </w:r>
    </w:p>
    <w:p w14:paraId="585A57CD"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Augmentation de la masse salariale : augmentation de 1% de la masse salariale de base « présent – présent ». L’augmentation proposée ne comprend pas les réévaluations des minimas conventionnels et des indemnités de petits déplacements (Panier, Trajet, Transport) ni les changements de postes</w:t>
      </w:r>
    </w:p>
    <w:p w14:paraId="1CE72F43" w14:textId="77777777" w:rsidP="00463F2C" w:rsidR="008B157B" w:rsidRDefault="008B157B" w:rsidRPr="00722A9A">
      <w:pPr>
        <w:pStyle w:val="Paragraphedeliste"/>
        <w:spacing w:after="200" w:line="276" w:lineRule="auto"/>
        <w:ind w:left="1146"/>
        <w:contextualSpacing/>
        <w:rPr>
          <w:rFonts w:ascii="Vinci Sans" w:eastAsia="Times New Roman" w:hAnsi="Vinci Sans"/>
          <w:sz w:val="20"/>
          <w:szCs w:val="18"/>
        </w:rPr>
      </w:pPr>
    </w:p>
    <w:p w14:paraId="6C0CE45F" w14:textId="77777777" w:rsidP="008B157B" w:rsidR="008B157B" w:rsidRDefault="008B157B">
      <w:pPr>
        <w:pStyle w:val="Paragraphedeliste"/>
        <w:numPr>
          <w:ilvl w:val="0"/>
          <w:numId w:val="7"/>
        </w:numPr>
        <w:spacing w:after="200" w:line="276" w:lineRule="auto"/>
        <w:contextualSpacing/>
        <w:jc w:val="both"/>
        <w:rPr>
          <w:rFonts w:ascii="Vinci Sans" w:cs="Arial" w:eastAsia="Times New Roman" w:hAnsi="Vinci Sans"/>
          <w:b/>
          <w:sz w:val="20"/>
          <w:szCs w:val="20"/>
          <w:u w:val="single"/>
        </w:rPr>
      </w:pPr>
      <w:r>
        <w:rPr>
          <w:rFonts w:ascii="Vinci Sans" w:cs="Arial" w:eastAsia="Times New Roman" w:hAnsi="Vinci Sans"/>
          <w:b/>
          <w:sz w:val="20"/>
          <w:szCs w:val="20"/>
          <w:u w:val="single"/>
        </w:rPr>
        <w:t>E</w:t>
      </w:r>
      <w:r w:rsidRPr="00B14BEF">
        <w:rPr>
          <w:rFonts w:ascii="Vinci Sans" w:cs="Arial" w:eastAsia="Times New Roman" w:hAnsi="Vinci Sans"/>
          <w:b/>
          <w:sz w:val="20"/>
          <w:szCs w:val="20"/>
          <w:u w:val="single"/>
        </w:rPr>
        <w:t>galité professionnelle entre les femmes et les hommes e</w:t>
      </w:r>
      <w:r>
        <w:rPr>
          <w:rFonts w:ascii="Vinci Sans" w:cs="Arial" w:eastAsia="Times New Roman" w:hAnsi="Vinci Sans"/>
          <w:b/>
          <w:sz w:val="20"/>
          <w:szCs w:val="20"/>
          <w:u w:val="single"/>
        </w:rPr>
        <w:t>t la qualité de vie au travail</w:t>
      </w:r>
    </w:p>
    <w:p w14:paraId="45A1F1D8" w14:textId="421952A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Féminisation des effectifs </w:t>
      </w:r>
    </w:p>
    <w:p w14:paraId="70C7C382"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Engagement sur 2021 : participation à 3 évènements Relations Ecoles à minima puis 4 en 2022 dont 1 en collège</w:t>
      </w:r>
    </w:p>
    <w:p w14:paraId="3AA43C7A" w14:textId="46562F8B"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QVT : Investissement en travaux sur le futur siège de l’adresse 26 rue Pierre Boulanger, 63000 Clermont F</w:t>
      </w:r>
      <w:r w:rsidR="00871BB9">
        <w:rPr>
          <w:rFonts w:ascii="Vinci Sans" w:hAnsi="Vinci Sans"/>
          <w:sz w:val="20"/>
          <w:szCs w:val="18"/>
        </w:rPr>
        <w:t>erran</w:t>
      </w:r>
      <w:r w:rsidRPr="005674C8">
        <w:rPr>
          <w:rFonts w:ascii="Vinci Sans" w:hAnsi="Vinci Sans"/>
          <w:sz w:val="20"/>
          <w:szCs w:val="18"/>
        </w:rPr>
        <w:t>d pour préparer l’intégration des salariés VF Auvergne chez Cegelec</w:t>
      </w:r>
    </w:p>
    <w:p w14:paraId="49B0DDAD"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Cooptation : Prime de cooptation de 500€ à l’exclusion des cadres et recrutement à poste au moins égal</w:t>
      </w:r>
    </w:p>
    <w:p w14:paraId="21350905" w14:textId="62EC88A6"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Engagement à organiser des élections dans les 6 mois suivant la fusion des établissements. D’ici là l</w:t>
      </w:r>
      <w:r w:rsidR="007C07EF">
        <w:rPr>
          <w:rFonts w:ascii="Vinci Sans" w:hAnsi="Vinci Sans"/>
          <w:sz w:val="20"/>
          <w:szCs w:val="18"/>
        </w:rPr>
        <w:t>e</w:t>
      </w:r>
      <w:r w:rsidRPr="005674C8">
        <w:rPr>
          <w:rFonts w:ascii="Vinci Sans" w:hAnsi="Vinci Sans"/>
          <w:sz w:val="20"/>
          <w:szCs w:val="18"/>
        </w:rPr>
        <w:t>s mandats des élus Roiret Services établissement de Gerzat seront conservés</w:t>
      </w:r>
    </w:p>
    <w:p w14:paraId="0AA7D01F" w14:textId="77777777" w:rsidP="005674C8" w:rsidR="005674C8" w:rsidRDefault="005674C8" w:rsidRPr="005674C8">
      <w:pPr>
        <w:pStyle w:val="Paragraphedeliste"/>
        <w:numPr>
          <w:ilvl w:val="0"/>
          <w:numId w:val="1"/>
        </w:numPr>
        <w:spacing w:after="200" w:line="276" w:lineRule="auto"/>
        <w:contextualSpacing/>
        <w:rPr>
          <w:rFonts w:ascii="Vinci Sans" w:hAnsi="Vinci Sans"/>
          <w:sz w:val="20"/>
          <w:szCs w:val="18"/>
        </w:rPr>
      </w:pPr>
      <w:r w:rsidRPr="005674C8">
        <w:rPr>
          <w:rFonts w:ascii="Vinci Sans" w:hAnsi="Vinci Sans"/>
          <w:sz w:val="20"/>
          <w:szCs w:val="18"/>
        </w:rPr>
        <w:t>Mobilité durable : Un diagnostic environnemental sera fait en 2021 par un groupe d’étudiants de l’université de Fès. L’entreprise se fixe comme objectif de doter un collaborateur de chaque portefeuille de Responsable d’Affaires d’un véhicule électrique.</w:t>
      </w:r>
    </w:p>
    <w:p w14:paraId="62E7FDCA" w14:textId="77777777" w:rsidP="008B157B" w:rsidR="008B157B" w:rsidRDefault="008B157B">
      <w:pPr>
        <w:pStyle w:val="Paragraphedeliste"/>
        <w:spacing w:after="200" w:line="276" w:lineRule="auto"/>
        <w:ind w:left="1146"/>
        <w:contextualSpacing/>
        <w:jc w:val="both"/>
        <w:rPr>
          <w:rFonts w:ascii="Vinci Sans" w:eastAsia="Times New Roman" w:hAnsi="Vinci Sans"/>
          <w:sz w:val="20"/>
          <w:szCs w:val="20"/>
        </w:rPr>
      </w:pPr>
    </w:p>
    <w:p w14:paraId="790027FD" w14:textId="77777777" w:rsidP="008B157B" w:rsidR="008B157B" w:rsidRDefault="008B157B" w:rsidRPr="00993FDC">
      <w:pPr>
        <w:spacing w:after="200" w:line="276" w:lineRule="auto"/>
        <w:contextualSpacing/>
        <w:jc w:val="both"/>
        <w:rPr>
          <w:rFonts w:ascii="Vinci Sans" w:cs="Arial" w:hAnsi="Vinci Sans"/>
          <w:b/>
          <w:sz w:val="20"/>
          <w:szCs w:val="20"/>
          <w:u w:val="single"/>
        </w:rPr>
      </w:pPr>
      <w:r w:rsidRPr="00993FDC">
        <w:rPr>
          <w:rFonts w:ascii="Vinci Sans" w:cs="Arial" w:hAnsi="Vinci Sans"/>
          <w:b/>
          <w:sz w:val="20"/>
          <w:szCs w:val="20"/>
          <w:u w:val="single"/>
        </w:rPr>
        <w:t>- LA GPEC</w:t>
      </w:r>
    </w:p>
    <w:p w14:paraId="160B0D8C" w14:textId="77777777" w:rsidP="00722A9A" w:rsidR="00722A9A" w:rsidRDefault="00722A9A">
      <w:pPr>
        <w:spacing w:after="200" w:line="276" w:lineRule="auto"/>
        <w:contextualSpacing/>
        <w:rPr>
          <w:rFonts w:ascii="Vinci Sans" w:hAnsi="Vinci Sans"/>
          <w:sz w:val="20"/>
          <w:szCs w:val="18"/>
        </w:rPr>
      </w:pPr>
    </w:p>
    <w:p w14:paraId="4113786B" w14:textId="77777777" w:rsidP="00722A9A" w:rsidR="00722A9A" w:rsidRDefault="00722A9A">
      <w:pPr>
        <w:spacing w:after="200" w:line="276" w:lineRule="auto"/>
        <w:contextualSpacing/>
        <w:rPr>
          <w:rFonts w:ascii="Vinci Sans" w:hAnsi="Vinci Sans"/>
          <w:sz w:val="20"/>
          <w:szCs w:val="18"/>
        </w:rPr>
      </w:pPr>
    </w:p>
    <w:p w14:paraId="22FF826E" w14:textId="3408A1D2" w:rsidP="00722A9A" w:rsidR="00722A9A" w:rsidRDefault="00722A9A">
      <w:pPr>
        <w:spacing w:after="200" w:line="276" w:lineRule="auto"/>
        <w:contextualSpacing/>
        <w:rPr>
          <w:rFonts w:ascii="Vinci Sans" w:hAnsi="Vinci Sans"/>
          <w:sz w:val="20"/>
          <w:szCs w:val="18"/>
        </w:rPr>
      </w:pPr>
    </w:p>
    <w:p w14:paraId="4A34D160" w14:textId="67513E48" w:rsidP="00722A9A" w:rsidR="007100FA" w:rsidRDefault="007100FA">
      <w:pPr>
        <w:spacing w:after="200" w:line="276" w:lineRule="auto"/>
        <w:contextualSpacing/>
        <w:rPr>
          <w:rFonts w:ascii="Vinci Sans" w:hAnsi="Vinci Sans"/>
          <w:sz w:val="20"/>
          <w:szCs w:val="18"/>
        </w:rPr>
      </w:pPr>
    </w:p>
    <w:p w14:paraId="32CF2F9E" w14:textId="1C9C2232" w:rsidP="00722A9A" w:rsidR="007100FA" w:rsidRDefault="007100FA">
      <w:pPr>
        <w:spacing w:after="200" w:line="276" w:lineRule="auto"/>
        <w:contextualSpacing/>
        <w:rPr>
          <w:rFonts w:ascii="Vinci Sans" w:hAnsi="Vinci Sans"/>
          <w:sz w:val="20"/>
          <w:szCs w:val="18"/>
        </w:rPr>
      </w:pPr>
    </w:p>
    <w:p w14:paraId="2CD8868C" w14:textId="77777777" w:rsidP="00722A9A" w:rsidR="00091395" w:rsidRDefault="00091395">
      <w:pPr>
        <w:spacing w:after="200" w:line="276" w:lineRule="auto"/>
        <w:contextualSpacing/>
        <w:rPr>
          <w:rFonts w:ascii="Vinci Sans" w:hAnsi="Vinci Sans"/>
          <w:sz w:val="20"/>
          <w:szCs w:val="18"/>
        </w:rPr>
      </w:pPr>
    </w:p>
    <w:p w14:paraId="3F3B7C78" w14:textId="77777777" w:rsidP="00722A9A" w:rsidR="00722A9A" w:rsidRDefault="00722A9A" w:rsidRPr="00E16337">
      <w:pPr>
        <w:pStyle w:val="Paragraphedeliste"/>
        <w:numPr>
          <w:ilvl w:val="0"/>
          <w:numId w:val="3"/>
        </w:numPr>
        <w:spacing w:after="200" w:line="276" w:lineRule="auto"/>
        <w:contextualSpacing/>
        <w:rPr>
          <w:rFonts w:ascii="Vinci Sans" w:hAnsi="Vinci Sans"/>
          <w:b/>
          <w:sz w:val="20"/>
          <w:szCs w:val="18"/>
          <w:u w:val="single"/>
        </w:rPr>
      </w:pPr>
      <w:r w:rsidRPr="00E16337">
        <w:rPr>
          <w:rFonts w:ascii="Vinci Sans" w:hAnsi="Vinci Sans"/>
          <w:b/>
          <w:sz w:val="20"/>
          <w:szCs w:val="18"/>
          <w:u w:val="single"/>
        </w:rPr>
        <w:lastRenderedPageBreak/>
        <w:t>Formalités de dépôt</w:t>
      </w:r>
    </w:p>
    <w:p w14:paraId="6822DE82" w14:textId="77777777" w:rsidP="00722A9A" w:rsidR="00E16337" w:rsidRDefault="00722A9A">
      <w:pPr>
        <w:spacing w:after="200" w:line="276" w:lineRule="auto"/>
        <w:contextualSpacing/>
        <w:rPr>
          <w:rFonts w:ascii="Vinci Sans" w:hAnsi="Vinci Sans"/>
          <w:sz w:val="20"/>
          <w:szCs w:val="18"/>
        </w:rPr>
      </w:pPr>
      <w:r>
        <w:rPr>
          <w:rFonts w:ascii="Vinci Sans" w:hAnsi="Vinci Sans"/>
          <w:sz w:val="20"/>
          <w:szCs w:val="18"/>
        </w:rPr>
        <w:t xml:space="preserve">Le procès-verbal fera l’objet d’un dépôt </w:t>
      </w:r>
      <w:r w:rsidR="00E16337">
        <w:rPr>
          <w:rFonts w:ascii="Vinci Sans" w:hAnsi="Vinci Sans"/>
          <w:sz w:val="20"/>
          <w:szCs w:val="18"/>
        </w:rPr>
        <w:t>en 2 exemplaires originaux à la Direction Départementale du Travail et de l’Emploi dont une version papier par lettre recommandé avec accusé de réception et une version sur support électronique à l’initiative de la direction de la société.</w:t>
      </w:r>
    </w:p>
    <w:p w14:paraId="1CBF160B" w14:textId="77777777" w:rsidP="00722A9A" w:rsidR="00722A9A" w:rsidRDefault="00722A9A">
      <w:pPr>
        <w:spacing w:after="200" w:line="276" w:lineRule="auto"/>
        <w:contextualSpacing/>
        <w:rPr>
          <w:rFonts w:ascii="Vinci Sans" w:hAnsi="Vinci Sans"/>
          <w:sz w:val="20"/>
          <w:szCs w:val="18"/>
        </w:rPr>
      </w:pPr>
    </w:p>
    <w:p w14:paraId="69BD5E4A" w14:textId="77777777" w:rsidP="00722A9A" w:rsidR="00E16337" w:rsidRDefault="008B157B" w:rsidRPr="00C35D5B">
      <w:pPr>
        <w:spacing w:after="200" w:line="276" w:lineRule="auto"/>
        <w:contextualSpacing/>
        <w:rPr>
          <w:rFonts w:ascii="Vinci Sans" w:hAnsi="Vinci Sans"/>
          <w:sz w:val="20"/>
          <w:szCs w:val="18"/>
        </w:rPr>
      </w:pPr>
      <w:r>
        <w:rPr>
          <w:rFonts w:ascii="Vinci Sans" w:hAnsi="Vinci Sans"/>
          <w:sz w:val="20"/>
          <w:szCs w:val="20"/>
        </w:rPr>
        <w:t xml:space="preserve">Un exemplaire original sera, en </w:t>
      </w:r>
      <w:r w:rsidRPr="00C35D5B">
        <w:rPr>
          <w:rFonts w:ascii="Vinci Sans" w:hAnsi="Vinci Sans"/>
          <w:sz w:val="20"/>
          <w:szCs w:val="20"/>
        </w:rPr>
        <w:t>outre, déposé au Secrétariat-Greffe du Tribunal Judiciaire de Clermont </w:t>
      </w:r>
    </w:p>
    <w:p w14:paraId="20D722DD" w14:textId="77777777" w:rsidP="00722A9A" w:rsidR="00E16337" w:rsidRDefault="00E16337" w:rsidRPr="00C35D5B">
      <w:pPr>
        <w:spacing w:after="200" w:line="276" w:lineRule="auto"/>
        <w:contextualSpacing/>
        <w:rPr>
          <w:rFonts w:ascii="Vinci Sans" w:hAnsi="Vinci Sans"/>
          <w:sz w:val="20"/>
          <w:szCs w:val="18"/>
        </w:rPr>
      </w:pPr>
      <w:r w:rsidRPr="00C35D5B">
        <w:rPr>
          <w:rFonts w:ascii="Vinci Sans" w:hAnsi="Vinci Sans"/>
          <w:sz w:val="20"/>
          <w:szCs w:val="18"/>
        </w:rPr>
        <w:t>Un exemplaire original est remis au parties signataires.</w:t>
      </w:r>
    </w:p>
    <w:p w14:paraId="786133ED" w14:textId="77777777" w:rsidP="00722A9A" w:rsidR="00E16337" w:rsidRDefault="00E16337" w:rsidRPr="00C35D5B">
      <w:pPr>
        <w:spacing w:after="200" w:line="276" w:lineRule="auto"/>
        <w:contextualSpacing/>
        <w:rPr>
          <w:rFonts w:ascii="Vinci Sans" w:hAnsi="Vinci Sans"/>
          <w:sz w:val="20"/>
          <w:szCs w:val="18"/>
        </w:rPr>
      </w:pPr>
    </w:p>
    <w:p w14:paraId="4411FB6A" w14:textId="77777777" w:rsidP="00722A9A" w:rsidR="00E16337" w:rsidRDefault="00E16337" w:rsidRPr="00722A9A">
      <w:pPr>
        <w:spacing w:after="200" w:line="276" w:lineRule="auto"/>
        <w:contextualSpacing/>
        <w:rPr>
          <w:rFonts w:ascii="Vinci Sans" w:hAnsi="Vinci Sans"/>
          <w:sz w:val="20"/>
          <w:szCs w:val="18"/>
        </w:rPr>
      </w:pPr>
      <w:r w:rsidRPr="00C35D5B">
        <w:rPr>
          <w:rFonts w:ascii="Vinci Sans" w:hAnsi="Vinci Sans"/>
          <w:sz w:val="20"/>
          <w:szCs w:val="18"/>
        </w:rPr>
        <w:t>La direction procèdera à l’affichage du présent procès-verbal d’accord</w:t>
      </w:r>
      <w:r>
        <w:rPr>
          <w:rFonts w:ascii="Vinci Sans" w:hAnsi="Vinci Sans"/>
          <w:sz w:val="20"/>
          <w:szCs w:val="18"/>
        </w:rPr>
        <w:t xml:space="preserve"> sur les panneaux d’affichage prévus à cet effet.</w:t>
      </w:r>
    </w:p>
    <w:p w14:paraId="00E6F624" w14:textId="77777777" w:rsidP="00C57F9C" w:rsidR="00EE30A9" w:rsidRDefault="00EE30A9">
      <w:pPr>
        <w:rPr>
          <w:rFonts w:ascii="Vinci Sans" w:hAnsi="Vinci Sans"/>
          <w:bCs/>
          <w:sz w:val="20"/>
          <w:szCs w:val="18"/>
        </w:rPr>
      </w:pPr>
    </w:p>
    <w:p w14:paraId="377D7462" w14:textId="77777777" w:rsidP="00C57F9C" w:rsidR="00EE30A9" w:rsidRDefault="00EE30A9">
      <w:pPr>
        <w:rPr>
          <w:rFonts w:ascii="Vinci Sans" w:hAnsi="Vinci Sans"/>
          <w:bCs/>
          <w:sz w:val="20"/>
          <w:szCs w:val="18"/>
        </w:rPr>
      </w:pPr>
    </w:p>
    <w:p w14:paraId="62E69B02" w14:textId="77777777" w:rsidP="00C57F9C" w:rsidR="00E16337" w:rsidRDefault="00E16337" w:rsidRPr="00B14BEF">
      <w:pPr>
        <w:rPr>
          <w:rFonts w:ascii="Vinci Sans" w:hAnsi="Vinci Sans"/>
          <w:bCs/>
          <w:sz w:val="20"/>
          <w:szCs w:val="18"/>
        </w:rPr>
      </w:pPr>
    </w:p>
    <w:tbl>
      <w:tblPr>
        <w:tblW w:type="auto" w:w="0"/>
        <w:jc w:val="center"/>
        <w:tblLook w:firstColumn="1" w:firstRow="1" w:lastColumn="0" w:lastRow="0" w:noHBand="0" w:noVBand="1" w:val="04A0"/>
      </w:tblPr>
      <w:tblGrid>
        <w:gridCol w:w="4531"/>
        <w:gridCol w:w="4531"/>
      </w:tblGrid>
      <w:tr w14:paraId="79121E32" w14:textId="77777777" w:rsidR="00C57F9C" w:rsidRPr="00B14BEF" w:rsidTr="00175BB1">
        <w:trPr>
          <w:jc w:val="center"/>
        </w:trPr>
        <w:tc>
          <w:tcPr>
            <w:tcW w:type="dxa" w:w="4531"/>
            <w:shd w:color="auto" w:fill="auto" w:val="clear"/>
            <w:vAlign w:val="center"/>
          </w:tcPr>
          <w:p w14:paraId="43D58500" w14:textId="77777777" w:rsidP="00175BB1" w:rsidR="00C57F9C" w:rsidRDefault="00C57F9C" w:rsidRPr="00B14BEF">
            <w:pPr>
              <w:jc w:val="center"/>
              <w:rPr>
                <w:rFonts w:ascii="Vinci Sans" w:hAnsi="Vinci Sans"/>
                <w:bCs/>
                <w:sz w:val="20"/>
                <w:szCs w:val="18"/>
              </w:rPr>
            </w:pPr>
          </w:p>
        </w:tc>
        <w:tc>
          <w:tcPr>
            <w:tcW w:type="dxa" w:w="4531"/>
            <w:shd w:color="auto" w:fill="auto" w:val="clear"/>
            <w:vAlign w:val="center"/>
          </w:tcPr>
          <w:p w14:paraId="715C32B4" w14:textId="77777777" w:rsidP="00175BB1" w:rsidR="00C57F9C" w:rsidRDefault="00C57F9C" w:rsidRPr="00B14BEF">
            <w:pPr>
              <w:jc w:val="center"/>
              <w:rPr>
                <w:rFonts w:ascii="Vinci Sans" w:hAnsi="Vinci Sans"/>
                <w:bCs/>
                <w:sz w:val="20"/>
                <w:szCs w:val="18"/>
              </w:rPr>
            </w:pPr>
          </w:p>
        </w:tc>
      </w:tr>
      <w:tr w14:paraId="1DDC5EE9" w14:textId="77777777" w:rsidR="005D5226" w:rsidRPr="00B14BEF" w:rsidTr="00175BB1">
        <w:trPr>
          <w:jc w:val="center"/>
        </w:trPr>
        <w:tc>
          <w:tcPr>
            <w:tcW w:type="dxa" w:w="4531"/>
            <w:shd w:color="auto" w:fill="auto" w:val="clear"/>
            <w:vAlign w:val="center"/>
          </w:tcPr>
          <w:p w14:paraId="471D5947" w14:textId="77777777" w:rsidP="00175BB1" w:rsidR="005D5226" w:rsidRDefault="005D5226">
            <w:pPr>
              <w:jc w:val="center"/>
              <w:rPr>
                <w:rFonts w:ascii="Vinci Sans" w:hAnsi="Vinci Sans"/>
                <w:bCs/>
                <w:sz w:val="20"/>
                <w:szCs w:val="18"/>
              </w:rPr>
            </w:pPr>
            <w:r>
              <w:rPr>
                <w:rFonts w:ascii="Vinci Sans" w:hAnsi="Vinci Sans"/>
                <w:bCs/>
                <w:sz w:val="20"/>
                <w:szCs w:val="18"/>
              </w:rPr>
              <w:t>Fait à GERZAT, le m</w:t>
            </w:r>
            <w:r w:rsidR="00E16337">
              <w:rPr>
                <w:rFonts w:ascii="Vinci Sans" w:hAnsi="Vinci Sans"/>
                <w:bCs/>
                <w:sz w:val="20"/>
                <w:szCs w:val="18"/>
              </w:rPr>
              <w:t>ar</w:t>
            </w:r>
            <w:r>
              <w:rPr>
                <w:rFonts w:ascii="Vinci Sans" w:hAnsi="Vinci Sans"/>
                <w:bCs/>
                <w:sz w:val="20"/>
                <w:szCs w:val="18"/>
              </w:rPr>
              <w:t xml:space="preserve">di </w:t>
            </w:r>
            <w:r w:rsidR="005674C8">
              <w:rPr>
                <w:rFonts w:ascii="Vinci Sans" w:hAnsi="Vinci Sans"/>
                <w:bCs/>
                <w:sz w:val="20"/>
                <w:szCs w:val="18"/>
              </w:rPr>
              <w:t>25 novembre 2020</w:t>
            </w:r>
            <w:r>
              <w:rPr>
                <w:rFonts w:ascii="Vinci Sans" w:hAnsi="Vinci Sans"/>
                <w:bCs/>
                <w:sz w:val="20"/>
                <w:szCs w:val="18"/>
              </w:rPr>
              <w:t>, par</w:t>
            </w:r>
          </w:p>
          <w:p w14:paraId="4BF6CF09" w14:textId="77777777" w:rsidP="00175BB1" w:rsidR="005D5226" w:rsidRDefault="005D5226">
            <w:pPr>
              <w:jc w:val="center"/>
              <w:rPr>
                <w:rFonts w:ascii="Vinci Sans" w:hAnsi="Vinci Sans"/>
                <w:bCs/>
                <w:sz w:val="20"/>
                <w:szCs w:val="18"/>
              </w:rPr>
            </w:pPr>
          </w:p>
          <w:p w14:paraId="567168BB" w14:textId="77777777" w:rsidP="005D5226" w:rsidR="005D5226" w:rsidRDefault="005D5226">
            <w:pPr>
              <w:rPr>
                <w:rFonts w:ascii="Vinci Sans" w:hAnsi="Vinci Sans"/>
                <w:bCs/>
                <w:sz w:val="20"/>
                <w:szCs w:val="18"/>
              </w:rPr>
            </w:pPr>
          </w:p>
          <w:p w14:paraId="57CBAD51" w14:textId="77777777" w:rsidP="005D5226" w:rsidR="00E16337" w:rsidRDefault="00E16337">
            <w:pPr>
              <w:rPr>
                <w:rFonts w:ascii="Vinci Sans" w:hAnsi="Vinci Sans"/>
                <w:bCs/>
                <w:sz w:val="20"/>
                <w:szCs w:val="18"/>
              </w:rPr>
            </w:pPr>
          </w:p>
          <w:p w14:paraId="3BC4DF08" w14:textId="50D50008" w:rsidP="005D5226" w:rsidR="005D5226" w:rsidRDefault="006D43AE">
            <w:pPr>
              <w:rPr>
                <w:rFonts w:ascii="Vinci Sans" w:hAnsi="Vinci Sans"/>
                <w:bCs/>
                <w:sz w:val="20"/>
                <w:szCs w:val="18"/>
              </w:rPr>
            </w:pPr>
            <w:r>
              <w:rPr>
                <w:rFonts w:ascii="Vinci Sans" w:hAnsi="Vinci Sans"/>
                <w:bCs/>
                <w:sz w:val="20"/>
                <w:szCs w:val="18"/>
              </w:rPr>
              <w:t>Monsieur/Madame X</w:t>
            </w:r>
            <w:r>
              <w:rPr>
                <w:rFonts w:ascii="Vinci Sans" w:hAnsi="Vinci Sans"/>
                <w:bCs/>
                <w:sz w:val="20"/>
                <w:szCs w:val="18"/>
              </w:rPr>
              <w:t xml:space="preserve"> </w:t>
            </w:r>
            <w:r w:rsidR="005D5226">
              <w:rPr>
                <w:rFonts w:ascii="Vinci Sans" w:hAnsi="Vinci Sans"/>
                <w:bCs/>
                <w:sz w:val="20"/>
                <w:szCs w:val="18"/>
              </w:rPr>
              <w:t>en sa qualité de Président</w:t>
            </w:r>
          </w:p>
          <w:p w14:paraId="0AAD113F" w14:textId="77777777" w:rsidP="005D5226" w:rsidR="005D5226" w:rsidRDefault="005D5226">
            <w:pPr>
              <w:rPr>
                <w:rFonts w:ascii="Vinci Sans" w:hAnsi="Vinci Sans"/>
                <w:bCs/>
                <w:sz w:val="20"/>
                <w:szCs w:val="18"/>
              </w:rPr>
            </w:pPr>
          </w:p>
          <w:p w14:paraId="2C7B6179" w14:textId="77777777" w:rsidP="005D5226" w:rsidR="00E16337" w:rsidRDefault="00E16337">
            <w:pPr>
              <w:rPr>
                <w:rFonts w:ascii="Vinci Sans" w:hAnsi="Vinci Sans"/>
                <w:bCs/>
                <w:sz w:val="20"/>
                <w:szCs w:val="18"/>
              </w:rPr>
            </w:pPr>
          </w:p>
          <w:p w14:paraId="145732A8" w14:textId="77777777" w:rsidP="005D5226" w:rsidR="005D5226" w:rsidRDefault="005D5226">
            <w:pPr>
              <w:rPr>
                <w:rFonts w:ascii="Vinci Sans" w:hAnsi="Vinci Sans"/>
                <w:bCs/>
                <w:sz w:val="20"/>
                <w:szCs w:val="18"/>
              </w:rPr>
            </w:pPr>
          </w:p>
          <w:p w14:paraId="703F0662" w14:textId="77777777" w:rsidP="005D5226" w:rsidR="005D5226" w:rsidRDefault="005D5226">
            <w:pPr>
              <w:rPr>
                <w:rFonts w:ascii="Vinci Sans" w:hAnsi="Vinci Sans"/>
                <w:bCs/>
                <w:sz w:val="20"/>
                <w:szCs w:val="18"/>
              </w:rPr>
            </w:pPr>
            <w:r>
              <w:rPr>
                <w:rFonts w:ascii="Vinci Sans" w:hAnsi="Vinci Sans"/>
                <w:bCs/>
                <w:sz w:val="20"/>
                <w:szCs w:val="18"/>
              </w:rPr>
              <w:t>D’une part</w:t>
            </w:r>
          </w:p>
          <w:p w14:paraId="3CE4D603" w14:textId="77777777" w:rsidP="005D5226" w:rsidR="005D5226" w:rsidRDefault="005D5226">
            <w:pPr>
              <w:rPr>
                <w:rFonts w:ascii="Vinci Sans" w:hAnsi="Vinci Sans"/>
                <w:bCs/>
                <w:sz w:val="20"/>
                <w:szCs w:val="18"/>
              </w:rPr>
            </w:pPr>
          </w:p>
          <w:p w14:paraId="31F30709" w14:textId="77777777" w:rsidP="005D5226" w:rsidR="005D5226" w:rsidRDefault="005D5226">
            <w:pPr>
              <w:rPr>
                <w:rFonts w:ascii="Vinci Sans" w:hAnsi="Vinci Sans"/>
                <w:bCs/>
                <w:sz w:val="20"/>
                <w:szCs w:val="18"/>
              </w:rPr>
            </w:pPr>
          </w:p>
          <w:p w14:paraId="5361A4DB" w14:textId="77777777" w:rsidP="005D5226" w:rsidR="005D5226" w:rsidRDefault="005D5226">
            <w:pPr>
              <w:rPr>
                <w:rFonts w:ascii="Vinci Sans" w:hAnsi="Vinci Sans"/>
                <w:bCs/>
                <w:sz w:val="20"/>
                <w:szCs w:val="18"/>
              </w:rPr>
            </w:pPr>
          </w:p>
          <w:p w14:paraId="63FE556D" w14:textId="77777777" w:rsidP="005D5226" w:rsidR="005D5226" w:rsidRDefault="005D5226">
            <w:pPr>
              <w:rPr>
                <w:rFonts w:ascii="Vinci Sans" w:hAnsi="Vinci Sans"/>
                <w:bCs/>
                <w:sz w:val="20"/>
                <w:szCs w:val="18"/>
              </w:rPr>
            </w:pPr>
            <w:r>
              <w:rPr>
                <w:rFonts w:ascii="Vinci Sans" w:hAnsi="Vinci Sans"/>
                <w:bCs/>
                <w:sz w:val="20"/>
                <w:szCs w:val="18"/>
              </w:rPr>
              <w:t>Et les organisations syndicales représentatives :</w:t>
            </w:r>
          </w:p>
          <w:p w14:paraId="2F2017B5" w14:textId="77777777" w:rsidP="005D5226" w:rsidR="005D5226" w:rsidRDefault="005D5226">
            <w:pPr>
              <w:rPr>
                <w:rFonts w:ascii="Vinci Sans" w:hAnsi="Vinci Sans"/>
                <w:bCs/>
                <w:sz w:val="20"/>
                <w:szCs w:val="18"/>
              </w:rPr>
            </w:pPr>
          </w:p>
          <w:p w14:paraId="7D3A3DD0" w14:textId="77777777" w:rsidP="005D5226" w:rsidR="005D5226" w:rsidRDefault="005D5226">
            <w:pPr>
              <w:rPr>
                <w:rFonts w:ascii="Vinci Sans" w:hAnsi="Vinci Sans"/>
                <w:bCs/>
                <w:sz w:val="20"/>
                <w:szCs w:val="18"/>
              </w:rPr>
            </w:pPr>
          </w:p>
          <w:p w14:paraId="3E624435" w14:textId="77777777" w:rsidP="005D5226" w:rsidR="00E16337" w:rsidRDefault="00E16337">
            <w:pPr>
              <w:rPr>
                <w:rFonts w:ascii="Vinci Sans" w:hAnsi="Vinci Sans"/>
                <w:bCs/>
                <w:sz w:val="20"/>
                <w:szCs w:val="18"/>
              </w:rPr>
            </w:pPr>
          </w:p>
          <w:p w14:paraId="491624AB" w14:textId="5241CA71" w:rsidP="005D5226" w:rsidR="005D5226" w:rsidRDefault="005D5226">
            <w:pPr>
              <w:rPr>
                <w:rFonts w:ascii="Vinci Sans" w:hAnsi="Vinci Sans"/>
                <w:bCs/>
                <w:sz w:val="20"/>
                <w:szCs w:val="18"/>
              </w:rPr>
            </w:pPr>
            <w:r>
              <w:rPr>
                <w:rFonts w:ascii="Vinci Sans" w:hAnsi="Vinci Sans"/>
                <w:bCs/>
                <w:sz w:val="20"/>
                <w:szCs w:val="18"/>
              </w:rPr>
              <w:t xml:space="preserve">La CFDT, représentée par </w:t>
            </w:r>
            <w:r w:rsidR="00C35D5B">
              <w:rPr>
                <w:rFonts w:ascii="Vinci Sans" w:hAnsi="Vinci Sans"/>
                <w:bCs/>
                <w:sz w:val="20"/>
                <w:szCs w:val="18"/>
              </w:rPr>
              <w:t>Monsieur/Madame X</w:t>
            </w:r>
            <w:r w:rsidR="00C35D5B">
              <w:rPr>
                <w:rFonts w:ascii="Vinci Sans" w:hAnsi="Vinci Sans"/>
                <w:bCs/>
                <w:sz w:val="20"/>
                <w:szCs w:val="18"/>
              </w:rPr>
              <w:t xml:space="preserve"> </w:t>
            </w:r>
          </w:p>
          <w:p w14:paraId="71899A65" w14:textId="77777777" w:rsidP="005D5226" w:rsidR="00E16337" w:rsidRDefault="00E16337">
            <w:pPr>
              <w:rPr>
                <w:rFonts w:ascii="Vinci Sans" w:hAnsi="Vinci Sans"/>
                <w:bCs/>
                <w:sz w:val="20"/>
                <w:szCs w:val="18"/>
              </w:rPr>
            </w:pPr>
          </w:p>
          <w:p w14:paraId="46F51292" w14:textId="77777777" w:rsidP="005D5226" w:rsidR="005D5226" w:rsidRDefault="005D5226">
            <w:pPr>
              <w:rPr>
                <w:rFonts w:ascii="Vinci Sans" w:hAnsi="Vinci Sans"/>
                <w:bCs/>
                <w:sz w:val="20"/>
                <w:szCs w:val="18"/>
              </w:rPr>
            </w:pPr>
          </w:p>
          <w:p w14:paraId="42D64ADF" w14:textId="4077079C" w:rsidP="005D5226" w:rsidR="005D5226" w:rsidRDefault="005D5226">
            <w:pPr>
              <w:rPr>
                <w:rFonts w:ascii="Vinci Sans" w:hAnsi="Vinci Sans"/>
                <w:bCs/>
                <w:sz w:val="20"/>
                <w:szCs w:val="18"/>
              </w:rPr>
            </w:pPr>
            <w:r>
              <w:rPr>
                <w:rFonts w:ascii="Vinci Sans" w:hAnsi="Vinci Sans"/>
                <w:bCs/>
                <w:sz w:val="20"/>
                <w:szCs w:val="18"/>
              </w:rPr>
              <w:t xml:space="preserve">La CGT, représentée par </w:t>
            </w:r>
            <w:r w:rsidR="00C35D5B">
              <w:rPr>
                <w:rFonts w:ascii="Vinci Sans" w:hAnsi="Vinci Sans"/>
                <w:bCs/>
                <w:sz w:val="20"/>
                <w:szCs w:val="18"/>
              </w:rPr>
              <w:t>Monsieur/Madame X</w:t>
            </w:r>
          </w:p>
          <w:p w14:paraId="32033311" w14:textId="77777777" w:rsidP="00175BB1" w:rsidR="005D5226" w:rsidRDefault="005D5226">
            <w:pPr>
              <w:jc w:val="center"/>
              <w:rPr>
                <w:rFonts w:ascii="Vinci Sans" w:hAnsi="Vinci Sans"/>
                <w:bCs/>
                <w:sz w:val="20"/>
                <w:szCs w:val="18"/>
              </w:rPr>
            </w:pPr>
          </w:p>
          <w:p w14:paraId="3FCAD5CA" w14:textId="77777777" w:rsidP="005D5226" w:rsidR="005D5226" w:rsidRDefault="005D5226" w:rsidRPr="00B14BEF">
            <w:pPr>
              <w:rPr>
                <w:rFonts w:ascii="Vinci Sans" w:hAnsi="Vinci Sans"/>
                <w:bCs/>
                <w:sz w:val="20"/>
                <w:szCs w:val="18"/>
              </w:rPr>
            </w:pPr>
          </w:p>
        </w:tc>
        <w:tc>
          <w:tcPr>
            <w:tcW w:type="dxa" w:w="4531"/>
            <w:shd w:color="auto" w:fill="auto" w:val="clear"/>
            <w:vAlign w:val="center"/>
          </w:tcPr>
          <w:p w14:paraId="63786C37" w14:textId="77777777" w:rsidP="00175BB1" w:rsidR="005D5226" w:rsidRDefault="005D5226" w:rsidRPr="00B14BEF">
            <w:pPr>
              <w:jc w:val="center"/>
              <w:rPr>
                <w:rFonts w:ascii="Vinci Sans" w:hAnsi="Vinci Sans"/>
                <w:bCs/>
                <w:sz w:val="20"/>
                <w:szCs w:val="18"/>
              </w:rPr>
            </w:pPr>
          </w:p>
        </w:tc>
      </w:tr>
    </w:tbl>
    <w:p w14:paraId="2A31DDD3" w14:textId="77777777" w:rsidP="00C84BF5" w:rsidR="0026250A" w:rsidRDefault="00587EFA"/>
    <w:sectPr w:rsidR="0026250A">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inci Sans">
    <w:panose1 w:val="02000000000000000000"/>
    <w:charset w:val="00"/>
    <w:family w:val="modern"/>
    <w:notTrueType/>
    <w:pitch w:val="variable"/>
    <w:sig w:usb0="A00000AF" w:usb1="4000205B" w:usb2="00000000" w:usb3="00000000" w:csb0="0000009B"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C902114"/>
    <w:multiLevelType w:val="hybridMultilevel"/>
    <w:tmpl w:val="454A942A"/>
    <w:lvl w:ilvl="0" w:tplc="1FECFFC2">
      <w:start w:val="2"/>
      <w:numFmt w:val="bullet"/>
      <w:lvlText w:val="-"/>
      <w:lvlJc w:val="left"/>
      <w:pPr>
        <w:ind w:hanging="360" w:left="1776"/>
      </w:pPr>
      <w:rPr>
        <w:rFonts w:ascii="Arial" w:cs="Arial" w:eastAsiaTheme="minorEastAsia" w:hAnsi="Arial" w:hint="default"/>
      </w:rPr>
    </w:lvl>
    <w:lvl w:ilvl="1" w:tplc="040C0003">
      <w:start w:val="1"/>
      <w:numFmt w:val="bullet"/>
      <w:lvlText w:val="o"/>
      <w:lvlJc w:val="left"/>
      <w:pPr>
        <w:ind w:hanging="360" w:left="2496"/>
      </w:pPr>
      <w:rPr>
        <w:rFonts w:ascii="Courier New" w:cs="Courier New" w:hAnsi="Courier New" w:hint="default"/>
      </w:rPr>
    </w:lvl>
    <w:lvl w:ilvl="2"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
    <w:nsid w:val="21EF026D"/>
    <w:multiLevelType w:val="hybridMultilevel"/>
    <w:tmpl w:val="9C1C89FC"/>
    <w:lvl w:ilvl="0" w:tplc="040C000B">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
    <w:nsid w:val="2F6979E8"/>
    <w:multiLevelType w:val="hybridMultilevel"/>
    <w:tmpl w:val="1A5A5544"/>
    <w:lvl w:ilvl="0" w:tplc="0914C2B4">
      <w:start w:val="17"/>
      <w:numFmt w:val="bullet"/>
      <w:lvlText w:val="-"/>
      <w:lvlJc w:val="left"/>
      <w:pPr>
        <w:ind w:hanging="360" w:left="360"/>
      </w:pPr>
      <w:rPr>
        <w:rFonts w:ascii="Times New Roman" w:cs="Times New Roman" w:eastAsia="Times New Roman" w:hAnsi="Times New Roman" w:hint="default"/>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
    <w:nsid w:val="345314A8"/>
    <w:multiLevelType w:val="hybridMultilevel"/>
    <w:tmpl w:val="14E84B9C"/>
    <w:lvl w:ilvl="0" w:tplc="898E7056">
      <w:start w:val="2"/>
      <w:numFmt w:val="bullet"/>
      <w:lvlText w:val="-"/>
      <w:lvlJc w:val="left"/>
      <w:pPr>
        <w:ind w:hanging="360" w:left="1068"/>
      </w:pPr>
      <w:rPr>
        <w:rFonts w:ascii="Vinci Sans" w:cs="Times New Roman" w:eastAsia="Times New Roman" w:hAnsi="Vinci San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
    <w:nsid w:val="390121C4"/>
    <w:multiLevelType w:val="hybridMultilevel"/>
    <w:tmpl w:val="79C29772"/>
    <w:lvl w:ilvl="0" w:tplc="040C000B">
      <w:start w:val="1"/>
      <w:numFmt w:val="bullet"/>
      <w:lvlText w:val=""/>
      <w:lvlJc w:val="left"/>
      <w:pPr>
        <w:ind w:hanging="360" w:left="1146"/>
      </w:pPr>
      <w:rPr>
        <w:rFonts w:ascii="Wingdings" w:hAnsi="Wingdings" w:hint="default"/>
      </w:rPr>
    </w:lvl>
    <w:lvl w:ilvl="1" w:tplc="040C000F">
      <w:start w:val="1"/>
      <w:numFmt w:val="decimal"/>
      <w:lvlText w:val="%2."/>
      <w:lvlJc w:val="left"/>
      <w:pPr>
        <w:ind w:hanging="360" w:left="1866"/>
      </w:pPr>
      <w:rPr>
        <w:rFonts w:hint="default"/>
      </w:rPr>
    </w:lvl>
    <w:lvl w:ilvl="2"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5">
    <w:nsid w:val="39D67A9B"/>
    <w:multiLevelType w:val="hybridMultilevel"/>
    <w:tmpl w:val="B5921D54"/>
    <w:lvl w:ilvl="0" w:tplc="040C0013">
      <w:start w:val="1"/>
      <w:numFmt w:val="upperRoman"/>
      <w:lvlText w:val="%1."/>
      <w:lvlJc w:val="righ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5D0C697F"/>
    <w:multiLevelType w:val="hybridMultilevel"/>
    <w:tmpl w:val="176A9482"/>
    <w:lvl w:ilvl="0" w:tplc="7F50B256">
      <w:numFmt w:val="bullet"/>
      <w:lvlText w:val="-"/>
      <w:lvlJc w:val="left"/>
      <w:pPr>
        <w:ind w:hanging="360" w:left="1068"/>
      </w:pPr>
      <w:rPr>
        <w:rFonts w:ascii="Vinci Sans" w:cs="Times New Roman" w:eastAsia="Times New Roman" w:hAnsi="Vinci San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7">
    <w:nsid w:val="5DAE1CE1"/>
    <w:multiLevelType w:val="hybridMultilevel"/>
    <w:tmpl w:val="36B6499A"/>
    <w:lvl w:ilvl="0" w:tplc="040C0001">
      <w:start w:val="1"/>
      <w:numFmt w:val="bullet"/>
      <w:lvlText w:val=""/>
      <w:lvlJc w:val="left"/>
      <w:pPr>
        <w:ind w:hanging="360" w:left="1440"/>
      </w:pPr>
      <w:rPr>
        <w:rFonts w:ascii="Symbol" w:hAnsi="Symbol" w:hint="default"/>
      </w:rPr>
    </w:lvl>
    <w:lvl w:ilvl="1" w:tplc="040C0003">
      <w:start w:val="1"/>
      <w:numFmt w:val="bullet"/>
      <w:lvlText w:val="o"/>
      <w:lvlJc w:val="left"/>
      <w:pPr>
        <w:ind w:hanging="360" w:left="2160"/>
      </w:pPr>
      <w:rPr>
        <w:rFonts w:ascii="Courier New" w:cs="Courier New" w:hAnsi="Courier New" w:hint="default"/>
      </w:rPr>
    </w:lvl>
    <w:lvl w:ilvl="2" w:tplc="040C0005">
      <w:start w:val="1"/>
      <w:numFmt w:val="bullet"/>
      <w:lvlText w:val=""/>
      <w:lvlJc w:val="left"/>
      <w:pPr>
        <w:ind w:hanging="360" w:left="2880"/>
      </w:pPr>
      <w:rPr>
        <w:rFonts w:ascii="Wingdings" w:hAnsi="Wingdings" w:hint="default"/>
      </w:rPr>
    </w:lvl>
    <w:lvl w:ilvl="3" w:tplc="040C0001">
      <w:start w:val="1"/>
      <w:numFmt w:val="bullet"/>
      <w:lvlText w:val=""/>
      <w:lvlJc w:val="left"/>
      <w:pPr>
        <w:ind w:hanging="360" w:left="3600"/>
      </w:pPr>
      <w:rPr>
        <w:rFonts w:ascii="Symbol" w:hAnsi="Symbol" w:hint="default"/>
      </w:rPr>
    </w:lvl>
    <w:lvl w:ilvl="4" w:tplc="040C0003">
      <w:start w:val="1"/>
      <w:numFmt w:val="bullet"/>
      <w:lvlText w:val="o"/>
      <w:lvlJc w:val="left"/>
      <w:pPr>
        <w:ind w:hanging="360" w:left="4320"/>
      </w:pPr>
      <w:rPr>
        <w:rFonts w:ascii="Courier New" w:cs="Courier New" w:hAnsi="Courier New" w:hint="default"/>
      </w:rPr>
    </w:lvl>
    <w:lvl w:ilvl="5" w:tplc="040C0005">
      <w:start w:val="1"/>
      <w:numFmt w:val="bullet"/>
      <w:lvlText w:val=""/>
      <w:lvlJc w:val="left"/>
      <w:pPr>
        <w:ind w:hanging="360" w:left="5040"/>
      </w:pPr>
      <w:rPr>
        <w:rFonts w:ascii="Wingdings" w:hAnsi="Wingdings" w:hint="default"/>
      </w:rPr>
    </w:lvl>
    <w:lvl w:ilvl="6" w:tplc="040C0001">
      <w:start w:val="1"/>
      <w:numFmt w:val="bullet"/>
      <w:lvlText w:val=""/>
      <w:lvlJc w:val="left"/>
      <w:pPr>
        <w:ind w:hanging="360" w:left="5760"/>
      </w:pPr>
      <w:rPr>
        <w:rFonts w:ascii="Symbol" w:hAnsi="Symbol" w:hint="default"/>
      </w:rPr>
    </w:lvl>
    <w:lvl w:ilvl="7" w:tplc="040C0003">
      <w:start w:val="1"/>
      <w:numFmt w:val="bullet"/>
      <w:lvlText w:val="o"/>
      <w:lvlJc w:val="left"/>
      <w:pPr>
        <w:ind w:hanging="360" w:left="6480"/>
      </w:pPr>
      <w:rPr>
        <w:rFonts w:ascii="Courier New" w:cs="Courier New" w:hAnsi="Courier New" w:hint="default"/>
      </w:rPr>
    </w:lvl>
    <w:lvl w:ilvl="8" w:tplc="040C0005">
      <w:start w:val="1"/>
      <w:numFmt w:val="bullet"/>
      <w:lvlText w:val=""/>
      <w:lvlJc w:val="left"/>
      <w:pPr>
        <w:ind w:hanging="360" w:left="7200"/>
      </w:pPr>
      <w:rPr>
        <w:rFonts w:ascii="Wingdings" w:hAnsi="Wingdings" w:hint="default"/>
      </w:rPr>
    </w:lvl>
  </w:abstractNum>
  <w:abstractNum w15:restartNumberingAfterBreak="0" w:abstractNumId="8">
    <w:nsid w:val="6AC02060"/>
    <w:multiLevelType w:val="hybridMultilevel"/>
    <w:tmpl w:val="3B7EB9D0"/>
    <w:lvl w:ilvl="0" w:tplc="0409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num w:numId="1">
    <w:abstractNumId w:val="4"/>
  </w:num>
  <w:num w:numId="2">
    <w:abstractNumId w:val="7"/>
  </w:num>
  <w:num w:numId="3">
    <w:abstractNumId w:val="5"/>
  </w:num>
  <w:num w:numId="4">
    <w:abstractNumId w:val="1"/>
  </w:num>
  <w:num w:numId="5">
    <w:abstractNumId w:val="6"/>
  </w:num>
  <w:num w:numId="6">
    <w:abstractNumId w:val="3"/>
  </w:num>
  <w:num w:numId="7">
    <w:abstractNumId w:val="2"/>
  </w:num>
  <w:num w:numId="8">
    <w:abstractNumId w:val="8"/>
  </w:num>
  <w:num w:numId="9">
    <w:abstractNumId w:val="8"/>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URG Stephane">
    <w15:presenceInfo w15:providerId="AD" w15:userId="S-1-5-21-2473865291-2479799406-1312266313-12808"/>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9C"/>
    <w:rsid w:val="00047671"/>
    <w:rsid w:val="00091395"/>
    <w:rsid w:val="000B1AD0"/>
    <w:rsid w:val="00106770"/>
    <w:rsid w:val="00116C5E"/>
    <w:rsid w:val="00151654"/>
    <w:rsid w:val="00151F34"/>
    <w:rsid w:val="0018690B"/>
    <w:rsid w:val="001A73F2"/>
    <w:rsid w:val="00213441"/>
    <w:rsid w:val="002141B7"/>
    <w:rsid w:val="0026417B"/>
    <w:rsid w:val="00266BE2"/>
    <w:rsid w:val="002862F7"/>
    <w:rsid w:val="002B7826"/>
    <w:rsid w:val="002C6BD7"/>
    <w:rsid w:val="003502B3"/>
    <w:rsid w:val="00371993"/>
    <w:rsid w:val="00381287"/>
    <w:rsid w:val="003E64B2"/>
    <w:rsid w:val="004408BC"/>
    <w:rsid w:val="00463F2C"/>
    <w:rsid w:val="00470877"/>
    <w:rsid w:val="0049434D"/>
    <w:rsid w:val="004B25A9"/>
    <w:rsid w:val="005375A6"/>
    <w:rsid w:val="00542929"/>
    <w:rsid w:val="0056477F"/>
    <w:rsid w:val="005674C8"/>
    <w:rsid w:val="00587EFA"/>
    <w:rsid w:val="005D5226"/>
    <w:rsid w:val="006076D5"/>
    <w:rsid w:val="006D43AE"/>
    <w:rsid w:val="007100FA"/>
    <w:rsid w:val="00716281"/>
    <w:rsid w:val="00722A9A"/>
    <w:rsid w:val="007377F6"/>
    <w:rsid w:val="0078262F"/>
    <w:rsid w:val="007C07EF"/>
    <w:rsid w:val="00822640"/>
    <w:rsid w:val="00871BB9"/>
    <w:rsid w:val="008B157B"/>
    <w:rsid w:val="008E2F30"/>
    <w:rsid w:val="00900DDA"/>
    <w:rsid w:val="009B53FB"/>
    <w:rsid w:val="009C7A17"/>
    <w:rsid w:val="009D2BF5"/>
    <w:rsid w:val="009D51FA"/>
    <w:rsid w:val="00A56B01"/>
    <w:rsid w:val="00A74316"/>
    <w:rsid w:val="00A93F41"/>
    <w:rsid w:val="00B22E23"/>
    <w:rsid w:val="00B93669"/>
    <w:rsid w:val="00BC3F14"/>
    <w:rsid w:val="00C32AD3"/>
    <w:rsid w:val="00C35D5B"/>
    <w:rsid w:val="00C57F9C"/>
    <w:rsid w:val="00C84BF5"/>
    <w:rsid w:val="00C852BD"/>
    <w:rsid w:val="00CB3B0B"/>
    <w:rsid w:val="00D45AD3"/>
    <w:rsid w:val="00DB08EF"/>
    <w:rsid w:val="00DD4233"/>
    <w:rsid w:val="00DE5459"/>
    <w:rsid w:val="00E16337"/>
    <w:rsid w:val="00E26B06"/>
    <w:rsid w:val="00E455E2"/>
    <w:rsid w:val="00E639EA"/>
    <w:rsid w:val="00E80547"/>
    <w:rsid w:val="00EA3906"/>
    <w:rsid w:val="00EE30A9"/>
    <w:rsid w:val="00EF2F8A"/>
    <w:rsid w:val="00FB6EDD"/>
    <w:rsid w:val="00FC446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440E6572"/>
  <w15:chartTrackingRefBased/>
  <w15:docId w15:val="{BA70830D-A08A-4521-B2AF-AE54C6A1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7"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rsid w:val="00C57F9C"/>
    <w:pPr>
      <w:spacing w:after="0" w:line="240" w:lineRule="auto"/>
    </w:pPr>
    <w:rPr>
      <w:rFonts w:ascii="Times New Roman" w:cs="Times New Roman" w:eastAsia="Times New Roman" w:hAnsi="Times New Roman"/>
      <w:sz w:val="24"/>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57F9C"/>
    <w:pPr>
      <w:ind w:left="720"/>
    </w:pPr>
    <w:rPr>
      <w:rFonts w:eastAsia="Calibri"/>
    </w:rPr>
  </w:style>
  <w:style w:styleId="Textedebulles" w:type="paragraph">
    <w:name w:val="Balloon Text"/>
    <w:basedOn w:val="Normal"/>
    <w:link w:val="TextedebullesCar"/>
    <w:uiPriority w:val="99"/>
    <w:semiHidden/>
    <w:unhideWhenUsed/>
    <w:rsid w:val="00B93669"/>
    <w:rPr>
      <w:rFonts w:ascii="Segoe UI" w:cs="Segoe UI" w:hAnsi="Segoe UI"/>
      <w:sz w:val="18"/>
      <w:szCs w:val="18"/>
    </w:rPr>
  </w:style>
  <w:style w:customStyle="1" w:styleId="TextedebullesCar" w:type="character">
    <w:name w:val="Texte de bulles Car"/>
    <w:basedOn w:val="Policepardfaut"/>
    <w:link w:val="Textedebulles"/>
    <w:uiPriority w:val="99"/>
    <w:semiHidden/>
    <w:rsid w:val="00B93669"/>
    <w:rPr>
      <w:rFonts w:ascii="Segoe UI" w:cs="Segoe UI" w:eastAsia="Times New Roman" w:hAnsi="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436099">
      <w:bodyDiv w:val="1"/>
      <w:marLeft w:val="0"/>
      <w:marRight w:val="0"/>
      <w:marTop w:val="0"/>
      <w:marBottom w:val="0"/>
      <w:divBdr>
        <w:top w:val="none" w:sz="0" w:space="0" w:color="auto"/>
        <w:left w:val="none" w:sz="0" w:space="0" w:color="auto"/>
        <w:bottom w:val="none" w:sz="0" w:space="0" w:color="auto"/>
        <w:right w:val="none" w:sz="0" w:space="0" w:color="auto"/>
      </w:divBdr>
    </w:div>
    <w:div w:id="1040283435">
      <w:bodyDiv w:val="1"/>
      <w:marLeft w:val="0"/>
      <w:marRight w:val="0"/>
      <w:marTop w:val="0"/>
      <w:marBottom w:val="0"/>
      <w:divBdr>
        <w:top w:val="none" w:sz="0" w:space="0" w:color="auto"/>
        <w:left w:val="none" w:sz="0" w:space="0" w:color="auto"/>
        <w:bottom w:val="none" w:sz="0" w:space="0" w:color="auto"/>
        <w:right w:val="none" w:sz="0" w:space="0" w:color="auto"/>
      </w:divBdr>
    </w:div>
    <w:div w:id="1344363007">
      <w:bodyDiv w:val="1"/>
      <w:marLeft w:val="0"/>
      <w:marRight w:val="0"/>
      <w:marTop w:val="0"/>
      <w:marBottom w:val="0"/>
      <w:divBdr>
        <w:top w:val="none" w:sz="0" w:space="0" w:color="auto"/>
        <w:left w:val="none" w:sz="0" w:space="0" w:color="auto"/>
        <w:bottom w:val="none" w:sz="0" w:space="0" w:color="auto"/>
        <w:right w:val="none" w:sz="0" w:space="0" w:color="auto"/>
      </w:divBdr>
    </w:div>
    <w:div w:id="197729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ntTable.xml" Type="http://schemas.openxmlformats.org/officeDocument/2006/relationships/fontTable"/><Relationship Id="rId9" Target="people.xml" Type="http://schemas.microsoft.com/office/2011/relationships/peop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A534116DC7FC4E957CE3BC0F09FB43" ma:contentTypeVersion="11" ma:contentTypeDescription="Crée un document." ma:contentTypeScope="" ma:versionID="0966267f110a5fefb65688674db7fa94">
  <xsd:schema xmlns:xsd="http://www.w3.org/2001/XMLSchema" xmlns:xs="http://www.w3.org/2001/XMLSchema" xmlns:p="http://schemas.microsoft.com/office/2006/metadata/properties" xmlns:ns3="66bd0a36-b6f8-4962-9eb0-c405eef95775" xmlns:ns4="ca2fa4e8-0e0a-4461-807f-b2dccb801c99" targetNamespace="http://schemas.microsoft.com/office/2006/metadata/properties" ma:root="true" ma:fieldsID="6904d59d00a8279874097a7c943e3f4f" ns3:_="" ns4:_="">
    <xsd:import namespace="66bd0a36-b6f8-4962-9eb0-c405eef95775"/>
    <xsd:import namespace="ca2fa4e8-0e0a-4461-807f-b2dccb801c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d0a36-b6f8-4962-9eb0-c405eef957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fa4e8-0e0a-4461-807f-b2dccb801c99"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SharingHintHash" ma:index="18"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03673-8EF2-45B0-81B5-52B48EECA13D}">
  <ds:schemaRefs>
    <ds:schemaRef ds:uri="66bd0a36-b6f8-4962-9eb0-c405eef95775"/>
    <ds:schemaRef ds:uri="http://purl.org/dc/elements/1.1/"/>
    <ds:schemaRef ds:uri="http://purl.org/dc/terms/"/>
    <ds:schemaRef ds:uri="http://schemas.microsoft.com/office/2006/metadata/properties"/>
    <ds:schemaRef ds:uri="http://schemas.openxmlformats.org/package/2006/metadata/core-properties"/>
    <ds:schemaRef ds:uri="ca2fa4e8-0e0a-4461-807f-b2dccb801c99"/>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4B12306-1988-42D2-A7EA-FE9113756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d0a36-b6f8-4962-9eb0-c405eef95775"/>
    <ds:schemaRef ds:uri="ca2fa4e8-0e0a-4461-807f-b2dccb801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2FCCB5-FECE-41D8-82D8-5533323524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4</Pages>
  <Words>1146</Words>
  <Characters>6304</Characters>
  <Application>Microsoft Office Word</Application>
  <DocSecurity>0</DocSecurity>
  <Lines>52</Lines>
  <Paragraphs>14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2021-02-26T10:47:00Z</dcterms:created>
  <cp:lastPrinted>2020-02-11T14:54:00Z</cp:lastPrinted>
  <dcterms:modified xsi:type="dcterms:W3CDTF">2021-04-08T15:23:00Z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0x0101000AA534116DC7FC4E957CE3BC0F09FB43</vt:lpwstr>
  </property>
</Properties>
</file>